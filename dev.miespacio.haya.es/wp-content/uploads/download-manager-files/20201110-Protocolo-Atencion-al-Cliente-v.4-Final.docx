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07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3"/>
        <w:gridCol w:w="3969"/>
      </w:tblGrid>
      <w:tr w:rsidR="0019592D" w:rsidRPr="00F8438E" w14:paraId="6FA3AF0D" w14:textId="77777777" w:rsidTr="00D962EE">
        <w:trPr>
          <w:trHeight w:val="10399"/>
        </w:trPr>
        <w:tc>
          <w:tcPr>
            <w:tcW w:w="9072" w:type="dxa"/>
            <w:gridSpan w:val="2"/>
            <w:vAlign w:val="center"/>
          </w:tcPr>
          <w:p w14:paraId="5BC2C54C" w14:textId="68209CFD" w:rsidR="00E74092" w:rsidRDefault="00E74092" w:rsidP="004E6B5B">
            <w:pPr>
              <w:pStyle w:val="Piedepgina"/>
              <w:jc w:val="center"/>
              <w:rPr>
                <w:noProof/>
                <w:lang w:eastAsia="es-ES"/>
              </w:rPr>
            </w:pPr>
          </w:p>
          <w:p w14:paraId="66903AAD" w14:textId="6070A04E" w:rsidR="004E6B5B" w:rsidRDefault="004E6B5B" w:rsidP="004E6B5B">
            <w:pPr>
              <w:pStyle w:val="Piedepgina"/>
              <w:jc w:val="center"/>
              <w:rPr>
                <w:b/>
                <w:color w:val="0A94D6"/>
                <w:sz w:val="48"/>
                <w:szCs w:val="36"/>
              </w:rPr>
            </w:pPr>
            <w:r w:rsidRPr="00320C76">
              <w:rPr>
                <w:noProof/>
                <w:lang w:eastAsia="es-ES"/>
              </w:rPr>
              <w:drawing>
                <wp:inline distT="0" distB="0" distL="0" distR="0" wp14:anchorId="0E8A8D8F" wp14:editId="746552A1">
                  <wp:extent cx="1124585" cy="1669415"/>
                  <wp:effectExtent l="0" t="0" r="0" b="6985"/>
                  <wp:docPr id="6" name="Imagen 6" descr="C:\Users\asuarez\Desktop\logo haya buen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suarez\Desktop\logo haya buen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4585" cy="1669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27E8CC" w14:textId="77777777" w:rsidR="004E6B5B" w:rsidRDefault="004E6B5B" w:rsidP="004E6B5B">
            <w:pPr>
              <w:pStyle w:val="Piedepgina"/>
              <w:jc w:val="center"/>
              <w:rPr>
                <w:b/>
                <w:color w:val="0A94D6"/>
                <w:sz w:val="48"/>
                <w:szCs w:val="36"/>
              </w:rPr>
            </w:pPr>
          </w:p>
          <w:p w14:paraId="1B719667" w14:textId="516073F1" w:rsidR="0019592D" w:rsidRPr="00511E62" w:rsidRDefault="00E74092" w:rsidP="004E6B5B">
            <w:pPr>
              <w:pStyle w:val="Piedepgina"/>
              <w:jc w:val="center"/>
              <w:rPr>
                <w:b/>
                <w:color w:val="0A94D6"/>
                <w:sz w:val="48"/>
                <w:szCs w:val="36"/>
              </w:rPr>
            </w:pPr>
            <w:r>
              <w:rPr>
                <w:b/>
                <w:color w:val="0A94D6"/>
                <w:sz w:val="48"/>
                <w:szCs w:val="36"/>
              </w:rPr>
              <w:t>Protocolo</w:t>
            </w:r>
            <w:r w:rsidR="00124015">
              <w:rPr>
                <w:b/>
                <w:color w:val="0A94D6"/>
                <w:sz w:val="48"/>
                <w:szCs w:val="36"/>
              </w:rPr>
              <w:t xml:space="preserve"> Atención al Cliente - </w:t>
            </w:r>
            <w:r w:rsidR="00C36A52">
              <w:rPr>
                <w:b/>
                <w:color w:val="0A94D6"/>
                <w:sz w:val="48"/>
                <w:szCs w:val="36"/>
              </w:rPr>
              <w:t>BBVA</w:t>
            </w:r>
          </w:p>
        </w:tc>
      </w:tr>
      <w:tr w:rsidR="00D962EE" w:rsidRPr="000C05FE" w14:paraId="55161885" w14:textId="77777777" w:rsidTr="00D962EE">
        <w:trPr>
          <w:trHeight w:val="279"/>
        </w:trPr>
        <w:tc>
          <w:tcPr>
            <w:tcW w:w="5103" w:type="dxa"/>
            <w:vAlign w:val="bottom"/>
          </w:tcPr>
          <w:p w14:paraId="083E569E" w14:textId="4CE0DB26" w:rsidR="00D962EE" w:rsidRDefault="00112A9A" w:rsidP="000C05FE">
            <w:pPr>
              <w:pStyle w:val="Piedepgina"/>
              <w:jc w:val="right"/>
              <w:rPr>
                <w:color w:val="0A94D6"/>
                <w:sz w:val="24"/>
                <w:szCs w:val="36"/>
              </w:rPr>
            </w:pPr>
            <w:r>
              <w:rPr>
                <w:color w:val="0A94D6"/>
                <w:sz w:val="24"/>
                <w:szCs w:val="36"/>
              </w:rPr>
              <w:t xml:space="preserve"> </w:t>
            </w:r>
          </w:p>
        </w:tc>
        <w:tc>
          <w:tcPr>
            <w:tcW w:w="3969" w:type="dxa"/>
            <w:vAlign w:val="bottom"/>
          </w:tcPr>
          <w:p w14:paraId="1EC9813F" w14:textId="77777777" w:rsidR="00D962EE" w:rsidRDefault="00D962EE" w:rsidP="00D962EE">
            <w:pPr>
              <w:pStyle w:val="Piedepgina"/>
              <w:jc w:val="center"/>
              <w:rPr>
                <w:color w:val="0A94D6"/>
                <w:sz w:val="24"/>
                <w:szCs w:val="36"/>
              </w:rPr>
            </w:pPr>
          </w:p>
          <w:p w14:paraId="6BC5D4E2" w14:textId="77777777" w:rsidR="00112A9A" w:rsidRDefault="00112A9A" w:rsidP="00D962EE">
            <w:pPr>
              <w:pStyle w:val="Piedepgina"/>
              <w:jc w:val="center"/>
              <w:rPr>
                <w:color w:val="0A94D6"/>
                <w:sz w:val="24"/>
                <w:szCs w:val="36"/>
              </w:rPr>
            </w:pPr>
          </w:p>
          <w:p w14:paraId="4824197F" w14:textId="77777777" w:rsidR="00112A9A" w:rsidRDefault="00112A9A" w:rsidP="00D962EE">
            <w:pPr>
              <w:pStyle w:val="Piedepgina"/>
              <w:jc w:val="center"/>
              <w:rPr>
                <w:color w:val="0A94D6"/>
                <w:sz w:val="24"/>
                <w:szCs w:val="36"/>
              </w:rPr>
            </w:pPr>
          </w:p>
          <w:p w14:paraId="2E06C73C" w14:textId="1F84E3CE" w:rsidR="00112A9A" w:rsidRPr="000C05FE" w:rsidRDefault="00112A9A" w:rsidP="00D962EE">
            <w:pPr>
              <w:pStyle w:val="Piedepgina"/>
              <w:jc w:val="center"/>
              <w:rPr>
                <w:color w:val="0A94D6"/>
                <w:sz w:val="24"/>
                <w:szCs w:val="36"/>
              </w:rPr>
            </w:pPr>
          </w:p>
        </w:tc>
      </w:tr>
    </w:tbl>
    <w:p w14:paraId="28D2531E" w14:textId="479C6C1F" w:rsidR="0019592D" w:rsidRDefault="0019592D" w:rsidP="00DA578D">
      <w:pPr>
        <w:spacing w:after="160" w:line="259" w:lineRule="auto"/>
      </w:pPr>
    </w:p>
    <w:p w14:paraId="56ECB93A" w14:textId="528AC959" w:rsidR="00112A9A" w:rsidRDefault="00112A9A" w:rsidP="00DA578D">
      <w:pPr>
        <w:spacing w:after="160" w:line="259" w:lineRule="auto"/>
      </w:pPr>
    </w:p>
    <w:p w14:paraId="315B4F06" w14:textId="14E0CEF6" w:rsidR="00112A9A" w:rsidRDefault="00112A9A" w:rsidP="00DA578D">
      <w:pPr>
        <w:spacing w:after="160" w:line="259" w:lineRule="auto"/>
      </w:pPr>
    </w:p>
    <w:p w14:paraId="0F707169" w14:textId="77777777" w:rsidR="00112A9A" w:rsidRDefault="00112A9A" w:rsidP="00DA578D">
      <w:pPr>
        <w:spacing w:after="160" w:line="259" w:lineRule="auto"/>
      </w:pPr>
    </w:p>
    <w:tbl>
      <w:tblPr>
        <w:tblStyle w:val="Tablaconcuadrcula"/>
        <w:tblW w:w="0" w:type="auto"/>
        <w:tblBorders>
          <w:top w:val="single" w:sz="2" w:space="0" w:color="808080" w:themeColor="background1" w:themeShade="80"/>
          <w:left w:val="single" w:sz="2" w:space="0" w:color="808080" w:themeColor="background1" w:themeShade="80"/>
          <w:bottom w:val="single" w:sz="2" w:space="0" w:color="808080" w:themeColor="background1" w:themeShade="80"/>
          <w:right w:val="single" w:sz="2" w:space="0" w:color="808080" w:themeColor="background1" w:themeShade="80"/>
          <w:insideH w:val="single" w:sz="2" w:space="0" w:color="808080" w:themeColor="background1" w:themeShade="80"/>
          <w:insideV w:val="single" w:sz="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848"/>
        <w:gridCol w:w="992"/>
        <w:gridCol w:w="142"/>
        <w:gridCol w:w="1347"/>
        <w:gridCol w:w="3613"/>
        <w:gridCol w:w="992"/>
        <w:gridCol w:w="1130"/>
      </w:tblGrid>
      <w:tr w:rsidR="00B7159B" w:rsidRPr="005851B9" w14:paraId="7DB196B4" w14:textId="77777777" w:rsidTr="005513A7">
        <w:tc>
          <w:tcPr>
            <w:tcW w:w="1840" w:type="dxa"/>
            <w:gridSpan w:val="2"/>
            <w:shd w:val="clear" w:color="auto" w:fill="F2F2F2" w:themeFill="background1" w:themeFillShade="F2"/>
            <w:vAlign w:val="center"/>
          </w:tcPr>
          <w:p w14:paraId="5493C211" w14:textId="78925DB4" w:rsidR="004F7028" w:rsidRPr="004F7028" w:rsidRDefault="004F7028" w:rsidP="00D8242A">
            <w:pPr>
              <w:spacing w:before="20" w:after="20"/>
              <w:rPr>
                <w:b/>
                <w:color w:val="0A94D6"/>
                <w:sz w:val="18"/>
                <w:szCs w:val="18"/>
              </w:rPr>
            </w:pPr>
            <w:bookmarkStart w:id="0" w:name="_Ref462139903"/>
            <w:r w:rsidRPr="004F7028">
              <w:rPr>
                <w:b/>
                <w:color w:val="0A94D6"/>
                <w:sz w:val="18"/>
                <w:szCs w:val="18"/>
              </w:rPr>
              <w:t>Tipo de Proceso</w:t>
            </w:r>
          </w:p>
        </w:tc>
        <w:tc>
          <w:tcPr>
            <w:tcW w:w="1489" w:type="dxa"/>
            <w:gridSpan w:val="2"/>
            <w:shd w:val="clear" w:color="auto" w:fill="F2F2F2" w:themeFill="background1" w:themeFillShade="F2"/>
            <w:vAlign w:val="center"/>
          </w:tcPr>
          <w:p w14:paraId="5C108088" w14:textId="28E6CE09" w:rsidR="004F7028" w:rsidRPr="004F7028" w:rsidRDefault="004F7028" w:rsidP="00D8242A">
            <w:pPr>
              <w:spacing w:before="20" w:after="20"/>
              <w:jc w:val="center"/>
              <w:rPr>
                <w:b/>
                <w:color w:val="0A94D6"/>
                <w:sz w:val="18"/>
                <w:szCs w:val="18"/>
              </w:rPr>
            </w:pPr>
            <w:r>
              <w:rPr>
                <w:b/>
                <w:color w:val="0A94D6"/>
                <w:sz w:val="18"/>
                <w:szCs w:val="18"/>
              </w:rPr>
              <w:t>N</w:t>
            </w:r>
            <w:r w:rsidR="00D72AC3">
              <w:rPr>
                <w:b/>
                <w:color w:val="0A94D6"/>
                <w:sz w:val="18"/>
                <w:szCs w:val="18"/>
              </w:rPr>
              <w:t xml:space="preserve"> </w:t>
            </w:r>
            <w:r>
              <w:rPr>
                <w:b/>
                <w:color w:val="0A94D6"/>
                <w:sz w:val="18"/>
                <w:szCs w:val="18"/>
              </w:rPr>
              <w:t>º Total Páginas</w:t>
            </w:r>
          </w:p>
        </w:tc>
        <w:tc>
          <w:tcPr>
            <w:tcW w:w="3613" w:type="dxa"/>
            <w:shd w:val="clear" w:color="auto" w:fill="F2F2F2" w:themeFill="background1" w:themeFillShade="F2"/>
            <w:vAlign w:val="center"/>
          </w:tcPr>
          <w:p w14:paraId="67B1400F" w14:textId="3EB5639A" w:rsidR="004F7028" w:rsidRPr="004F7028" w:rsidRDefault="00F33D21" w:rsidP="00D8242A">
            <w:pPr>
              <w:spacing w:before="20" w:after="20"/>
              <w:rPr>
                <w:b/>
                <w:color w:val="0A94D6"/>
                <w:sz w:val="18"/>
                <w:szCs w:val="18"/>
              </w:rPr>
            </w:pPr>
            <w:r>
              <w:rPr>
                <w:b/>
                <w:color w:val="0A94D6"/>
                <w:sz w:val="18"/>
                <w:szCs w:val="18"/>
              </w:rPr>
              <w:t>Nombre del Proceso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15F36EB8" w14:textId="2D2244EA" w:rsidR="004F7028" w:rsidRPr="00B3155E" w:rsidRDefault="004F7028" w:rsidP="00D8242A">
            <w:pPr>
              <w:spacing w:before="20" w:after="20"/>
              <w:jc w:val="center"/>
              <w:rPr>
                <w:b/>
                <w:color w:val="0A94D6"/>
                <w:sz w:val="18"/>
                <w:szCs w:val="18"/>
              </w:rPr>
            </w:pPr>
            <w:r w:rsidRPr="00B3155E">
              <w:rPr>
                <w:b/>
                <w:color w:val="0A94D6"/>
                <w:sz w:val="18"/>
                <w:szCs w:val="18"/>
              </w:rPr>
              <w:t>Versión</w:t>
            </w:r>
          </w:p>
        </w:tc>
        <w:tc>
          <w:tcPr>
            <w:tcW w:w="1130" w:type="dxa"/>
            <w:shd w:val="clear" w:color="auto" w:fill="F2F2F2" w:themeFill="background1" w:themeFillShade="F2"/>
            <w:vAlign w:val="center"/>
          </w:tcPr>
          <w:p w14:paraId="36EB5891" w14:textId="0F06898B" w:rsidR="004F7028" w:rsidRPr="00B3155E" w:rsidRDefault="004F7028" w:rsidP="00D8242A">
            <w:pPr>
              <w:spacing w:before="20" w:after="20"/>
              <w:jc w:val="center"/>
              <w:rPr>
                <w:b/>
                <w:color w:val="0A94D6"/>
                <w:sz w:val="18"/>
                <w:szCs w:val="18"/>
              </w:rPr>
            </w:pPr>
            <w:r w:rsidRPr="00B3155E">
              <w:rPr>
                <w:b/>
                <w:color w:val="0A94D6"/>
                <w:sz w:val="18"/>
                <w:szCs w:val="18"/>
              </w:rPr>
              <w:t>Fecha</w:t>
            </w:r>
          </w:p>
        </w:tc>
      </w:tr>
      <w:tr w:rsidR="00B7159B" w14:paraId="4250606E" w14:textId="77777777" w:rsidTr="005513A7">
        <w:tc>
          <w:tcPr>
            <w:tcW w:w="1840" w:type="dxa"/>
            <w:gridSpan w:val="2"/>
            <w:vAlign w:val="center"/>
          </w:tcPr>
          <w:p w14:paraId="19BE05B5" w14:textId="718D3AF6" w:rsidR="004F7028" w:rsidRPr="004F7028" w:rsidRDefault="00A546FE" w:rsidP="004F7028">
            <w:pPr>
              <w:spacing w:before="60" w:after="60"/>
              <w:rPr>
                <w:sz w:val="18"/>
                <w:szCs w:val="18"/>
              </w:rPr>
            </w:pPr>
            <w:sdt>
              <w:sdtPr>
                <w:rPr>
                  <w:sz w:val="18"/>
                  <w:szCs w:val="18"/>
                </w:rPr>
                <w:alias w:val="Tipo de Proceso"/>
                <w:tag w:val="Tipo de Proceso"/>
                <w:id w:val="1099607595"/>
                <w:lock w:val="sdtLocked"/>
                <w:placeholder>
                  <w:docPart w:val="E704B28E2F80433BB4A5C9C355BEC0E9"/>
                </w:placeholder>
                <w:showingPlcHdr/>
                <w:comboBox>
                  <w:listItem w:value="Elija un elemento."/>
                  <w:listItem w:displayText="Proceso de Negocio" w:value="Proceso de Negocio"/>
                  <w:listItem w:displayText="Proceso de Soporte" w:value="Proceso de Soporte"/>
                  <w:listItem w:displayText="Proceso de Gestión" w:value="Proceso de Gestión"/>
                </w:comboBox>
              </w:sdtPr>
              <w:sdtEndPr/>
              <w:sdtContent>
                <w:r w:rsidR="00F86021" w:rsidRPr="004921C5">
                  <w:rPr>
                    <w:rStyle w:val="Textodelmarcadordeposicin"/>
                  </w:rPr>
                  <w:t>Elija un elemento.</w:t>
                </w:r>
              </w:sdtContent>
            </w:sdt>
          </w:p>
        </w:tc>
        <w:tc>
          <w:tcPr>
            <w:tcW w:w="1489" w:type="dxa"/>
            <w:gridSpan w:val="2"/>
            <w:vAlign w:val="center"/>
          </w:tcPr>
          <w:p w14:paraId="76929314" w14:textId="2C170C45" w:rsidR="004F7028" w:rsidRPr="00F97D1B" w:rsidRDefault="00373468" w:rsidP="004F702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</w:rPr>
              <w:t>9</w:t>
            </w:r>
          </w:p>
        </w:tc>
        <w:tc>
          <w:tcPr>
            <w:tcW w:w="3613" w:type="dxa"/>
            <w:vAlign w:val="center"/>
          </w:tcPr>
          <w:p w14:paraId="20EF640A" w14:textId="0237915E" w:rsidR="004F7028" w:rsidRPr="004F7028" w:rsidRDefault="00E74092" w:rsidP="004F7028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Protocolo </w:t>
            </w:r>
            <w:r w:rsidR="00124015">
              <w:rPr>
                <w:sz w:val="18"/>
                <w:szCs w:val="18"/>
              </w:rPr>
              <w:t xml:space="preserve">Atención al Cliente - </w:t>
            </w:r>
            <w:r w:rsidR="00C36A52">
              <w:rPr>
                <w:sz w:val="18"/>
                <w:szCs w:val="18"/>
              </w:rPr>
              <w:t>BBVA</w:t>
            </w:r>
          </w:p>
        </w:tc>
        <w:tc>
          <w:tcPr>
            <w:tcW w:w="992" w:type="dxa"/>
            <w:vAlign w:val="center"/>
          </w:tcPr>
          <w:p w14:paraId="1ADD95CC" w14:textId="20316446" w:rsidR="004F7028" w:rsidRPr="00B3155E" w:rsidRDefault="004D7F5D" w:rsidP="004F702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  <w:r w:rsidR="00ED4796">
              <w:rPr>
                <w:sz w:val="18"/>
                <w:szCs w:val="18"/>
              </w:rPr>
              <w:t>.</w:t>
            </w:r>
            <w:r w:rsidR="00F33D21">
              <w:rPr>
                <w:sz w:val="18"/>
                <w:szCs w:val="18"/>
              </w:rPr>
              <w:t>0</w:t>
            </w:r>
          </w:p>
        </w:tc>
        <w:tc>
          <w:tcPr>
            <w:tcW w:w="1130" w:type="dxa"/>
            <w:vAlign w:val="center"/>
          </w:tcPr>
          <w:p w14:paraId="41C8757F" w14:textId="278EF20E" w:rsidR="004F7028" w:rsidRPr="00C60A6C" w:rsidRDefault="00CB3D34" w:rsidP="00A54771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05/10/2020</w:t>
            </w:r>
          </w:p>
        </w:tc>
      </w:tr>
      <w:tr w:rsidR="00D8242A" w:rsidRPr="00D8242A" w14:paraId="42CF8AF0" w14:textId="77777777" w:rsidTr="00D962EE">
        <w:tc>
          <w:tcPr>
            <w:tcW w:w="9064" w:type="dxa"/>
            <w:gridSpan w:val="7"/>
            <w:tcBorders>
              <w:bottom w:val="single" w:sz="2" w:space="0" w:color="808080" w:themeColor="background1" w:themeShade="80"/>
            </w:tcBorders>
            <w:shd w:val="clear" w:color="auto" w:fill="F2F2F2" w:themeFill="background1" w:themeFillShade="F2"/>
            <w:vAlign w:val="center"/>
          </w:tcPr>
          <w:p w14:paraId="5C36F12F" w14:textId="0E193803" w:rsidR="00D8242A" w:rsidRPr="00B3155E" w:rsidRDefault="00D8242A" w:rsidP="00124072">
            <w:pPr>
              <w:spacing w:before="20" w:after="20"/>
              <w:rPr>
                <w:b/>
                <w:color w:val="0A94D6"/>
                <w:sz w:val="18"/>
                <w:szCs w:val="18"/>
              </w:rPr>
            </w:pPr>
            <w:r>
              <w:rPr>
                <w:b/>
                <w:color w:val="0A94D6"/>
                <w:sz w:val="18"/>
                <w:szCs w:val="18"/>
              </w:rPr>
              <w:t>Control de cambios</w:t>
            </w:r>
          </w:p>
        </w:tc>
      </w:tr>
      <w:tr w:rsidR="00D8242A" w:rsidRPr="00D962EE" w14:paraId="32E0E036" w14:textId="77777777" w:rsidTr="00D962EE">
        <w:tc>
          <w:tcPr>
            <w:tcW w:w="848" w:type="dxa"/>
            <w:tcBorders>
              <w:bottom w:val="single" w:sz="2" w:space="0" w:color="808080" w:themeColor="background1" w:themeShade="80"/>
              <w:right w:val="nil"/>
            </w:tcBorders>
            <w:vAlign w:val="center"/>
          </w:tcPr>
          <w:p w14:paraId="560EC973" w14:textId="5064C6EF" w:rsidR="00D8242A" w:rsidRPr="00D962EE" w:rsidRDefault="00D962EE" w:rsidP="00D962EE">
            <w:pPr>
              <w:spacing w:before="20" w:after="20"/>
              <w:jc w:val="center"/>
              <w:rPr>
                <w:sz w:val="18"/>
                <w:szCs w:val="18"/>
              </w:rPr>
            </w:pPr>
            <w:r w:rsidRPr="00D962EE">
              <w:rPr>
                <w:sz w:val="18"/>
                <w:szCs w:val="18"/>
              </w:rPr>
              <w:t>Versión</w:t>
            </w:r>
          </w:p>
        </w:tc>
        <w:tc>
          <w:tcPr>
            <w:tcW w:w="1134" w:type="dxa"/>
            <w:gridSpan w:val="2"/>
            <w:tcBorders>
              <w:left w:val="nil"/>
              <w:bottom w:val="single" w:sz="2" w:space="0" w:color="808080" w:themeColor="background1" w:themeShade="80"/>
              <w:right w:val="nil"/>
            </w:tcBorders>
            <w:vAlign w:val="center"/>
          </w:tcPr>
          <w:p w14:paraId="1053244A" w14:textId="632A68B9" w:rsidR="00D8242A" w:rsidRPr="00D962EE" w:rsidRDefault="00D962EE" w:rsidP="00D962EE">
            <w:pPr>
              <w:spacing w:before="20" w:after="20"/>
              <w:jc w:val="center"/>
              <w:rPr>
                <w:sz w:val="18"/>
                <w:szCs w:val="18"/>
              </w:rPr>
            </w:pPr>
            <w:r w:rsidRPr="00D962EE">
              <w:rPr>
                <w:sz w:val="18"/>
                <w:szCs w:val="18"/>
              </w:rPr>
              <w:t>Fecha</w:t>
            </w:r>
          </w:p>
        </w:tc>
        <w:tc>
          <w:tcPr>
            <w:tcW w:w="7082" w:type="dxa"/>
            <w:gridSpan w:val="4"/>
            <w:tcBorders>
              <w:left w:val="nil"/>
              <w:bottom w:val="single" w:sz="2" w:space="0" w:color="808080" w:themeColor="background1" w:themeShade="80"/>
            </w:tcBorders>
            <w:vAlign w:val="center"/>
          </w:tcPr>
          <w:p w14:paraId="3E0076F8" w14:textId="2F6E6E2F" w:rsidR="00D8242A" w:rsidRPr="00D962EE" w:rsidRDefault="00D962EE" w:rsidP="00D962EE">
            <w:pPr>
              <w:spacing w:before="20" w:after="20"/>
              <w:rPr>
                <w:sz w:val="18"/>
                <w:szCs w:val="18"/>
              </w:rPr>
            </w:pPr>
            <w:r w:rsidRPr="00D962EE">
              <w:rPr>
                <w:sz w:val="18"/>
                <w:szCs w:val="18"/>
              </w:rPr>
              <w:t>Resumen de cambios</w:t>
            </w:r>
          </w:p>
        </w:tc>
      </w:tr>
      <w:tr w:rsidR="00D8242A" w:rsidRPr="005513A7" w14:paraId="07B2A9FF" w14:textId="77777777" w:rsidTr="00D962EE">
        <w:tc>
          <w:tcPr>
            <w:tcW w:w="848" w:type="dxa"/>
            <w:tcBorders>
              <w:top w:val="single" w:sz="2" w:space="0" w:color="808080" w:themeColor="background1" w:themeShade="80"/>
              <w:bottom w:val="dotted" w:sz="4" w:space="0" w:color="808080" w:themeColor="background1" w:themeShade="80"/>
              <w:right w:val="nil"/>
            </w:tcBorders>
            <w:vAlign w:val="center"/>
          </w:tcPr>
          <w:p w14:paraId="16D6E810" w14:textId="3C1D7E97" w:rsidR="00D8242A" w:rsidRPr="005513A7" w:rsidRDefault="00D67951" w:rsidP="00124072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  <w:r w:rsidR="00DD2FF6" w:rsidRPr="005513A7">
              <w:rPr>
                <w:sz w:val="18"/>
                <w:szCs w:val="18"/>
              </w:rPr>
              <w:t>.0</w:t>
            </w:r>
          </w:p>
        </w:tc>
        <w:tc>
          <w:tcPr>
            <w:tcW w:w="1134" w:type="dxa"/>
            <w:gridSpan w:val="2"/>
            <w:tcBorders>
              <w:top w:val="single" w:sz="2" w:space="0" w:color="808080" w:themeColor="background1" w:themeShade="80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14:paraId="4D91791B" w14:textId="1B90DD49" w:rsidR="00D8242A" w:rsidRPr="005513A7" w:rsidRDefault="00CB3D34" w:rsidP="00124072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05</w:t>
            </w:r>
            <w:r w:rsidR="00373468">
              <w:rPr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10</w:t>
            </w:r>
            <w:r w:rsidR="00373468">
              <w:rPr>
                <w:sz w:val="18"/>
                <w:szCs w:val="18"/>
              </w:rPr>
              <w:t>/20</w:t>
            </w:r>
          </w:p>
        </w:tc>
        <w:tc>
          <w:tcPr>
            <w:tcW w:w="7082" w:type="dxa"/>
            <w:gridSpan w:val="4"/>
            <w:tcBorders>
              <w:top w:val="single" w:sz="2" w:space="0" w:color="808080" w:themeColor="background1" w:themeShade="80"/>
              <w:left w:val="nil"/>
              <w:bottom w:val="dotted" w:sz="4" w:space="0" w:color="808080" w:themeColor="background1" w:themeShade="80"/>
            </w:tcBorders>
            <w:vAlign w:val="center"/>
          </w:tcPr>
          <w:p w14:paraId="60DFE074" w14:textId="1D39F3AA" w:rsidR="00D8242A" w:rsidRPr="005513A7" w:rsidRDefault="005513A7" w:rsidP="00124072">
            <w:pPr>
              <w:spacing w:before="60" w:after="60"/>
              <w:rPr>
                <w:sz w:val="18"/>
                <w:szCs w:val="18"/>
              </w:rPr>
            </w:pPr>
            <w:r w:rsidRPr="005513A7">
              <w:rPr>
                <w:sz w:val="18"/>
                <w:szCs w:val="18"/>
              </w:rPr>
              <w:t>Primera versión</w:t>
            </w:r>
          </w:p>
        </w:tc>
      </w:tr>
      <w:tr w:rsidR="00D8242A" w:rsidRPr="005513A7" w14:paraId="21E0D67A" w14:textId="77777777" w:rsidTr="00D962EE">
        <w:tc>
          <w:tcPr>
            <w:tcW w:w="848" w:type="dxa"/>
            <w:tcBorders>
              <w:top w:val="dotted" w:sz="4" w:space="0" w:color="808080" w:themeColor="background1" w:themeShade="80"/>
              <w:bottom w:val="dotted" w:sz="4" w:space="0" w:color="808080" w:themeColor="background1" w:themeShade="80"/>
              <w:right w:val="nil"/>
            </w:tcBorders>
            <w:vAlign w:val="center"/>
          </w:tcPr>
          <w:p w14:paraId="62F5D202" w14:textId="39AE20A1" w:rsidR="00D8242A" w:rsidRPr="005652B8" w:rsidRDefault="00D8242A" w:rsidP="00124072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1134" w:type="dxa"/>
            <w:gridSpan w:val="2"/>
            <w:tcBorders>
              <w:top w:val="dotted" w:sz="4" w:space="0" w:color="808080" w:themeColor="background1" w:themeShade="80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14:paraId="0B86742A" w14:textId="2A1E2FA8" w:rsidR="00D8242A" w:rsidRPr="005652B8" w:rsidRDefault="00D8242A" w:rsidP="00124072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7082" w:type="dxa"/>
            <w:gridSpan w:val="4"/>
            <w:tcBorders>
              <w:top w:val="dotted" w:sz="4" w:space="0" w:color="808080" w:themeColor="background1" w:themeShade="80"/>
              <w:left w:val="nil"/>
              <w:bottom w:val="dotted" w:sz="4" w:space="0" w:color="808080" w:themeColor="background1" w:themeShade="80"/>
            </w:tcBorders>
            <w:vAlign w:val="center"/>
          </w:tcPr>
          <w:p w14:paraId="40233624" w14:textId="68268DE3" w:rsidR="00D8242A" w:rsidRPr="005652B8" w:rsidRDefault="00D8242A" w:rsidP="00124072">
            <w:pPr>
              <w:spacing w:before="60" w:after="60"/>
              <w:rPr>
                <w:sz w:val="18"/>
                <w:szCs w:val="18"/>
              </w:rPr>
            </w:pPr>
          </w:p>
        </w:tc>
      </w:tr>
      <w:tr w:rsidR="00D8242A" w14:paraId="57EEC0DE" w14:textId="77777777" w:rsidTr="00D962EE">
        <w:tc>
          <w:tcPr>
            <w:tcW w:w="848" w:type="dxa"/>
            <w:tcBorders>
              <w:top w:val="dotted" w:sz="4" w:space="0" w:color="808080" w:themeColor="background1" w:themeShade="80"/>
              <w:right w:val="nil"/>
            </w:tcBorders>
            <w:vAlign w:val="center"/>
          </w:tcPr>
          <w:p w14:paraId="69E883FC" w14:textId="77777777" w:rsidR="00D8242A" w:rsidRDefault="00D8242A" w:rsidP="00124072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1134" w:type="dxa"/>
            <w:gridSpan w:val="2"/>
            <w:tcBorders>
              <w:top w:val="dotted" w:sz="4" w:space="0" w:color="808080" w:themeColor="background1" w:themeShade="80"/>
              <w:left w:val="nil"/>
              <w:right w:val="nil"/>
            </w:tcBorders>
            <w:vAlign w:val="center"/>
          </w:tcPr>
          <w:p w14:paraId="181C4D91" w14:textId="77777777" w:rsidR="00D8242A" w:rsidRDefault="00D8242A" w:rsidP="00124072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7082" w:type="dxa"/>
            <w:gridSpan w:val="4"/>
            <w:tcBorders>
              <w:top w:val="dotted" w:sz="4" w:space="0" w:color="808080" w:themeColor="background1" w:themeShade="80"/>
              <w:left w:val="nil"/>
            </w:tcBorders>
            <w:vAlign w:val="center"/>
          </w:tcPr>
          <w:p w14:paraId="10D86030" w14:textId="77777777" w:rsidR="00D8242A" w:rsidRDefault="00D8242A" w:rsidP="00124072">
            <w:pPr>
              <w:spacing w:before="60" w:after="60"/>
              <w:rPr>
                <w:sz w:val="18"/>
                <w:szCs w:val="18"/>
              </w:rPr>
            </w:pPr>
          </w:p>
        </w:tc>
      </w:tr>
    </w:tbl>
    <w:p w14:paraId="7720D0E4" w14:textId="0BA71452" w:rsidR="005851B9" w:rsidRDefault="005851B9" w:rsidP="00876B76"/>
    <w:p w14:paraId="2AAFB8C8" w14:textId="33DB1B22" w:rsidR="0028316E" w:rsidRDefault="0028316E" w:rsidP="00F33D21">
      <w:pPr>
        <w:spacing w:after="160" w:line="259" w:lineRule="auto"/>
      </w:pPr>
      <w:r>
        <w:br w:type="page"/>
      </w:r>
    </w:p>
    <w:p w14:paraId="6E3DF9DC" w14:textId="77777777" w:rsidR="00D5464C" w:rsidRDefault="00D5464C" w:rsidP="00623057">
      <w:pPr>
        <w:pStyle w:val="TtuloTDC"/>
        <w:rPr>
          <w:rFonts w:ascii="Helvetica" w:eastAsia="Calibri" w:hAnsi="Helvetica" w:cs="Arial"/>
          <w:b/>
          <w:bCs w:val="0"/>
          <w:smallCaps/>
          <w:noProof/>
          <w:color w:val="auto"/>
          <w:spacing w:val="5"/>
          <w:kern w:val="28"/>
          <w:sz w:val="20"/>
          <w:szCs w:val="20"/>
        </w:rPr>
      </w:pPr>
    </w:p>
    <w:sdt>
      <w:sdtPr>
        <w:rPr>
          <w:rFonts w:asciiTheme="majorHAnsi" w:eastAsiaTheme="minorHAnsi" w:hAnsiTheme="majorHAnsi" w:cstheme="majorHAnsi"/>
          <w:b/>
          <w:bCs w:val="0"/>
          <w:noProof/>
          <w:color w:val="00B0F0"/>
          <w:spacing w:val="-10"/>
          <w:kern w:val="28"/>
          <w:sz w:val="30"/>
          <w:szCs w:val="30"/>
          <w:lang w:eastAsia="es-ES"/>
        </w:rPr>
        <w:id w:val="195741760"/>
        <w:docPartObj>
          <w:docPartGallery w:val="Table of Contents"/>
          <w:docPartUnique/>
        </w:docPartObj>
      </w:sdtPr>
      <w:sdtEndPr>
        <w:rPr>
          <w:rStyle w:val="Hipervnculo"/>
          <w:rFonts w:eastAsia="Calibri"/>
          <w:bCs/>
          <w:w w:val="105"/>
          <w:u w:val="single"/>
          <w:lang w:eastAsia="en-US"/>
        </w:rPr>
      </w:sdtEndPr>
      <w:sdtContent>
        <w:p w14:paraId="1EC13A5D" w14:textId="0B48E066" w:rsidR="009959D0" w:rsidRPr="00671BBE" w:rsidRDefault="009959D0">
          <w:pPr>
            <w:pStyle w:val="TtuloTDC"/>
            <w:rPr>
              <w:rFonts w:asciiTheme="majorHAnsi" w:hAnsiTheme="majorHAnsi" w:cstheme="majorHAnsi"/>
              <w:b/>
              <w:bCs w:val="0"/>
              <w:color w:val="00B0F0"/>
              <w:sz w:val="30"/>
              <w:szCs w:val="30"/>
            </w:rPr>
          </w:pPr>
          <w:r w:rsidRPr="00671BBE">
            <w:rPr>
              <w:rFonts w:asciiTheme="majorHAnsi" w:hAnsiTheme="majorHAnsi" w:cstheme="majorHAnsi"/>
              <w:b/>
              <w:bCs w:val="0"/>
              <w:color w:val="00B0F0"/>
              <w:sz w:val="30"/>
              <w:szCs w:val="30"/>
            </w:rPr>
            <w:t>Contenido</w:t>
          </w:r>
        </w:p>
        <w:p w14:paraId="4F6D4733" w14:textId="1DDDB88E" w:rsidR="00C30F06" w:rsidRPr="00C30F06" w:rsidRDefault="009959D0">
          <w:pPr>
            <w:pStyle w:val="TDC1"/>
            <w:tabs>
              <w:tab w:val="left" w:pos="1069"/>
            </w:tabs>
            <w:rPr>
              <w:rFonts w:asciiTheme="minorHAnsi" w:eastAsiaTheme="minorEastAsia" w:hAnsiTheme="minorHAnsi" w:cstheme="minorBidi"/>
              <w:b w:val="0"/>
              <w:color w:val="00B0F0"/>
              <w:spacing w:val="0"/>
              <w:kern w:val="0"/>
              <w:sz w:val="28"/>
              <w:szCs w:val="28"/>
              <w:lang w:eastAsia="es-ES"/>
            </w:rPr>
          </w:pPr>
          <w:r w:rsidRPr="00671BBE">
            <w:rPr>
              <w:rStyle w:val="Hipervnculo"/>
              <w:rFonts w:asciiTheme="majorHAnsi" w:hAnsiTheme="majorHAnsi" w:cstheme="majorHAnsi"/>
              <w:color w:val="00B0F0"/>
              <w:w w:val="105"/>
              <w:sz w:val="30"/>
              <w:szCs w:val="30"/>
            </w:rPr>
            <w:fldChar w:fldCharType="begin"/>
          </w:r>
          <w:r w:rsidRPr="00671BBE">
            <w:rPr>
              <w:rStyle w:val="Hipervnculo"/>
              <w:rFonts w:asciiTheme="majorHAnsi" w:hAnsiTheme="majorHAnsi" w:cstheme="majorHAnsi"/>
              <w:color w:val="00B0F0"/>
              <w:w w:val="105"/>
              <w:sz w:val="30"/>
              <w:szCs w:val="30"/>
            </w:rPr>
            <w:instrText xml:space="preserve"> TOC \o "1-3" \h \z \u </w:instrText>
          </w:r>
          <w:r w:rsidRPr="00671BBE">
            <w:rPr>
              <w:rStyle w:val="Hipervnculo"/>
              <w:rFonts w:asciiTheme="majorHAnsi" w:hAnsiTheme="majorHAnsi" w:cstheme="majorHAnsi"/>
              <w:color w:val="00B0F0"/>
              <w:w w:val="105"/>
              <w:sz w:val="30"/>
              <w:szCs w:val="30"/>
            </w:rPr>
            <w:fldChar w:fldCharType="separate"/>
          </w:r>
          <w:hyperlink w:anchor="_Toc54600253" w:history="1">
            <w:r w:rsidR="00C30F06" w:rsidRPr="00C30F06">
              <w:rPr>
                <w:rStyle w:val="Hipervnculo"/>
                <w:rFonts w:asciiTheme="majorHAnsi" w:hAnsiTheme="majorHAnsi" w:cstheme="majorHAnsi"/>
                <w:bCs/>
                <w:color w:val="00B0F0"/>
                <w:w w:val="105"/>
                <w:sz w:val="28"/>
                <w:szCs w:val="28"/>
              </w:rPr>
              <w:t>Objeto</w:t>
            </w:r>
            <w:r w:rsidR="00C30F06" w:rsidRPr="00C30F06">
              <w:rPr>
                <w:webHidden/>
                <w:color w:val="00B0F0"/>
                <w:sz w:val="28"/>
                <w:szCs w:val="28"/>
              </w:rPr>
              <w:tab/>
            </w:r>
            <w:r w:rsidR="00C30F06" w:rsidRPr="00C30F06">
              <w:rPr>
                <w:webHidden/>
                <w:color w:val="00B0F0"/>
                <w:sz w:val="28"/>
                <w:szCs w:val="28"/>
              </w:rPr>
              <w:fldChar w:fldCharType="begin"/>
            </w:r>
            <w:r w:rsidR="00C30F06" w:rsidRPr="00C30F06">
              <w:rPr>
                <w:webHidden/>
                <w:color w:val="00B0F0"/>
                <w:sz w:val="28"/>
                <w:szCs w:val="28"/>
              </w:rPr>
              <w:instrText xml:space="preserve"> PAGEREF _Toc54600253 \h </w:instrText>
            </w:r>
            <w:r w:rsidR="00C30F06" w:rsidRPr="00C30F06">
              <w:rPr>
                <w:webHidden/>
                <w:color w:val="00B0F0"/>
                <w:sz w:val="28"/>
                <w:szCs w:val="28"/>
              </w:rPr>
            </w:r>
            <w:r w:rsidR="00C30F06" w:rsidRPr="00C30F06">
              <w:rPr>
                <w:webHidden/>
                <w:color w:val="00B0F0"/>
                <w:sz w:val="28"/>
                <w:szCs w:val="28"/>
              </w:rPr>
              <w:fldChar w:fldCharType="separate"/>
            </w:r>
            <w:r w:rsidR="00C30F06" w:rsidRPr="00C30F06">
              <w:rPr>
                <w:webHidden/>
                <w:color w:val="00B0F0"/>
                <w:sz w:val="28"/>
                <w:szCs w:val="28"/>
              </w:rPr>
              <w:t>4</w:t>
            </w:r>
            <w:r w:rsidR="00C30F06" w:rsidRPr="00C30F06">
              <w:rPr>
                <w:webHidden/>
                <w:color w:val="00B0F0"/>
                <w:sz w:val="28"/>
                <w:szCs w:val="28"/>
              </w:rPr>
              <w:fldChar w:fldCharType="end"/>
            </w:r>
          </w:hyperlink>
        </w:p>
        <w:p w14:paraId="2E516265" w14:textId="1426DA2C" w:rsidR="00C30F06" w:rsidRPr="00C30F06" w:rsidRDefault="00A546FE">
          <w:pPr>
            <w:pStyle w:val="TDC1"/>
            <w:tabs>
              <w:tab w:val="left" w:pos="1069"/>
            </w:tabs>
            <w:rPr>
              <w:rFonts w:asciiTheme="minorHAnsi" w:eastAsiaTheme="minorEastAsia" w:hAnsiTheme="minorHAnsi" w:cstheme="minorBidi"/>
              <w:b w:val="0"/>
              <w:color w:val="00B0F0"/>
              <w:spacing w:val="0"/>
              <w:kern w:val="0"/>
              <w:sz w:val="28"/>
              <w:szCs w:val="28"/>
              <w:lang w:eastAsia="es-ES"/>
            </w:rPr>
          </w:pPr>
          <w:hyperlink w:anchor="_Toc54600254" w:history="1">
            <w:r w:rsidR="00C30F06" w:rsidRPr="00C30F06">
              <w:rPr>
                <w:rStyle w:val="Hipervnculo"/>
                <w:rFonts w:asciiTheme="majorHAnsi" w:hAnsiTheme="majorHAnsi" w:cstheme="majorHAnsi"/>
                <w:bCs/>
                <w:color w:val="00B0F0"/>
                <w:w w:val="105"/>
                <w:sz w:val="28"/>
                <w:szCs w:val="28"/>
              </w:rPr>
              <w:t>Glosario</w:t>
            </w:r>
            <w:r w:rsidR="00C30F06" w:rsidRPr="00C30F06">
              <w:rPr>
                <w:webHidden/>
                <w:color w:val="00B0F0"/>
                <w:sz w:val="28"/>
                <w:szCs w:val="28"/>
              </w:rPr>
              <w:tab/>
            </w:r>
            <w:r w:rsidR="00C30F06" w:rsidRPr="00C30F06">
              <w:rPr>
                <w:webHidden/>
                <w:color w:val="00B0F0"/>
                <w:sz w:val="28"/>
                <w:szCs w:val="28"/>
              </w:rPr>
              <w:fldChar w:fldCharType="begin"/>
            </w:r>
            <w:r w:rsidR="00C30F06" w:rsidRPr="00C30F06">
              <w:rPr>
                <w:webHidden/>
                <w:color w:val="00B0F0"/>
                <w:sz w:val="28"/>
                <w:szCs w:val="28"/>
              </w:rPr>
              <w:instrText xml:space="preserve"> PAGEREF _Toc54600254 \h </w:instrText>
            </w:r>
            <w:r w:rsidR="00C30F06" w:rsidRPr="00C30F06">
              <w:rPr>
                <w:webHidden/>
                <w:color w:val="00B0F0"/>
                <w:sz w:val="28"/>
                <w:szCs w:val="28"/>
              </w:rPr>
            </w:r>
            <w:r w:rsidR="00C30F06" w:rsidRPr="00C30F06">
              <w:rPr>
                <w:webHidden/>
                <w:color w:val="00B0F0"/>
                <w:sz w:val="28"/>
                <w:szCs w:val="28"/>
              </w:rPr>
              <w:fldChar w:fldCharType="separate"/>
            </w:r>
            <w:r w:rsidR="00C30F06" w:rsidRPr="00C30F06">
              <w:rPr>
                <w:webHidden/>
                <w:color w:val="00B0F0"/>
                <w:sz w:val="28"/>
                <w:szCs w:val="28"/>
              </w:rPr>
              <w:t>4</w:t>
            </w:r>
            <w:r w:rsidR="00C30F06" w:rsidRPr="00C30F06">
              <w:rPr>
                <w:webHidden/>
                <w:color w:val="00B0F0"/>
                <w:sz w:val="28"/>
                <w:szCs w:val="28"/>
              </w:rPr>
              <w:fldChar w:fldCharType="end"/>
            </w:r>
          </w:hyperlink>
        </w:p>
        <w:p w14:paraId="033881A1" w14:textId="374DFDF7" w:rsidR="00C30F06" w:rsidRPr="00C30F06" w:rsidRDefault="00A546FE">
          <w:pPr>
            <w:pStyle w:val="TDC1"/>
            <w:tabs>
              <w:tab w:val="left" w:pos="1069"/>
            </w:tabs>
            <w:rPr>
              <w:rFonts w:asciiTheme="minorHAnsi" w:eastAsiaTheme="minorEastAsia" w:hAnsiTheme="minorHAnsi" w:cstheme="minorBidi"/>
              <w:b w:val="0"/>
              <w:color w:val="00B0F0"/>
              <w:spacing w:val="0"/>
              <w:kern w:val="0"/>
              <w:sz w:val="28"/>
              <w:szCs w:val="28"/>
              <w:lang w:eastAsia="es-ES"/>
            </w:rPr>
          </w:pPr>
          <w:hyperlink w:anchor="_Toc54600255" w:history="1">
            <w:r w:rsidR="00C30F06" w:rsidRPr="00C30F06">
              <w:rPr>
                <w:rStyle w:val="Hipervnculo"/>
                <w:rFonts w:asciiTheme="majorHAnsi" w:hAnsiTheme="majorHAnsi" w:cstheme="majorHAnsi"/>
                <w:bCs/>
                <w:color w:val="00B0F0"/>
                <w:w w:val="105"/>
                <w:sz w:val="28"/>
                <w:szCs w:val="28"/>
              </w:rPr>
              <w:t>Modelo Operativo</w:t>
            </w:r>
            <w:r w:rsidR="00C30F06" w:rsidRPr="00C30F06">
              <w:rPr>
                <w:webHidden/>
                <w:color w:val="00B0F0"/>
                <w:sz w:val="28"/>
                <w:szCs w:val="28"/>
              </w:rPr>
              <w:tab/>
            </w:r>
            <w:r w:rsidR="00C30F06" w:rsidRPr="00C30F06">
              <w:rPr>
                <w:webHidden/>
                <w:color w:val="00B0F0"/>
                <w:sz w:val="28"/>
                <w:szCs w:val="28"/>
              </w:rPr>
              <w:fldChar w:fldCharType="begin"/>
            </w:r>
            <w:r w:rsidR="00C30F06" w:rsidRPr="00C30F06">
              <w:rPr>
                <w:webHidden/>
                <w:color w:val="00B0F0"/>
                <w:sz w:val="28"/>
                <w:szCs w:val="28"/>
              </w:rPr>
              <w:instrText xml:space="preserve"> PAGEREF _Toc54600255 \h </w:instrText>
            </w:r>
            <w:r w:rsidR="00C30F06" w:rsidRPr="00C30F06">
              <w:rPr>
                <w:webHidden/>
                <w:color w:val="00B0F0"/>
                <w:sz w:val="28"/>
                <w:szCs w:val="28"/>
              </w:rPr>
            </w:r>
            <w:r w:rsidR="00C30F06" w:rsidRPr="00C30F06">
              <w:rPr>
                <w:webHidden/>
                <w:color w:val="00B0F0"/>
                <w:sz w:val="28"/>
                <w:szCs w:val="28"/>
              </w:rPr>
              <w:fldChar w:fldCharType="separate"/>
            </w:r>
            <w:r w:rsidR="00C30F06" w:rsidRPr="00C30F06">
              <w:rPr>
                <w:webHidden/>
                <w:color w:val="00B0F0"/>
                <w:sz w:val="28"/>
                <w:szCs w:val="28"/>
              </w:rPr>
              <w:t>5</w:t>
            </w:r>
            <w:r w:rsidR="00C30F06" w:rsidRPr="00C30F06">
              <w:rPr>
                <w:webHidden/>
                <w:color w:val="00B0F0"/>
                <w:sz w:val="28"/>
                <w:szCs w:val="28"/>
              </w:rPr>
              <w:fldChar w:fldCharType="end"/>
            </w:r>
          </w:hyperlink>
        </w:p>
        <w:p w14:paraId="29D1B529" w14:textId="0B00DB87" w:rsidR="00C30F06" w:rsidRPr="00C30F06" w:rsidRDefault="00A546FE">
          <w:pPr>
            <w:pStyle w:val="TDC1"/>
            <w:tabs>
              <w:tab w:val="left" w:pos="1069"/>
            </w:tabs>
            <w:rPr>
              <w:rFonts w:asciiTheme="minorHAnsi" w:eastAsiaTheme="minorEastAsia" w:hAnsiTheme="minorHAnsi" w:cstheme="minorBidi"/>
              <w:b w:val="0"/>
              <w:color w:val="00B0F0"/>
              <w:spacing w:val="0"/>
              <w:kern w:val="0"/>
              <w:sz w:val="28"/>
              <w:szCs w:val="28"/>
              <w:lang w:eastAsia="es-ES"/>
            </w:rPr>
          </w:pPr>
          <w:hyperlink w:anchor="_Toc54600256" w:history="1">
            <w:r w:rsidR="00C30F06" w:rsidRPr="00C30F06">
              <w:rPr>
                <w:rStyle w:val="Hipervnculo"/>
                <w:rFonts w:asciiTheme="majorHAnsi" w:hAnsiTheme="majorHAnsi" w:cstheme="majorHAnsi"/>
                <w:bCs/>
                <w:color w:val="00B0F0"/>
                <w:w w:val="105"/>
                <w:sz w:val="28"/>
                <w:szCs w:val="28"/>
              </w:rPr>
              <w:t>Anexo: Manual de Atención al Cliente para el SAC de BBVA</w:t>
            </w:r>
            <w:r w:rsidR="00C30F06" w:rsidRPr="00C30F06">
              <w:rPr>
                <w:webHidden/>
                <w:color w:val="00B0F0"/>
                <w:sz w:val="28"/>
                <w:szCs w:val="28"/>
              </w:rPr>
              <w:tab/>
            </w:r>
            <w:r w:rsidR="00C30F06" w:rsidRPr="00C30F06">
              <w:rPr>
                <w:webHidden/>
                <w:color w:val="00B0F0"/>
                <w:sz w:val="28"/>
                <w:szCs w:val="28"/>
              </w:rPr>
              <w:fldChar w:fldCharType="begin"/>
            </w:r>
            <w:r w:rsidR="00C30F06" w:rsidRPr="00C30F06">
              <w:rPr>
                <w:webHidden/>
                <w:color w:val="00B0F0"/>
                <w:sz w:val="28"/>
                <w:szCs w:val="28"/>
              </w:rPr>
              <w:instrText xml:space="preserve"> PAGEREF _Toc54600256 \h </w:instrText>
            </w:r>
            <w:r w:rsidR="00C30F06" w:rsidRPr="00C30F06">
              <w:rPr>
                <w:webHidden/>
                <w:color w:val="00B0F0"/>
                <w:sz w:val="28"/>
                <w:szCs w:val="28"/>
              </w:rPr>
            </w:r>
            <w:r w:rsidR="00C30F06" w:rsidRPr="00C30F06">
              <w:rPr>
                <w:webHidden/>
                <w:color w:val="00B0F0"/>
                <w:sz w:val="28"/>
                <w:szCs w:val="28"/>
              </w:rPr>
              <w:fldChar w:fldCharType="separate"/>
            </w:r>
            <w:r w:rsidR="00C30F06" w:rsidRPr="00C30F06">
              <w:rPr>
                <w:webHidden/>
                <w:color w:val="00B0F0"/>
                <w:sz w:val="28"/>
                <w:szCs w:val="28"/>
              </w:rPr>
              <w:t>9</w:t>
            </w:r>
            <w:r w:rsidR="00C30F06" w:rsidRPr="00C30F06">
              <w:rPr>
                <w:webHidden/>
                <w:color w:val="00B0F0"/>
                <w:sz w:val="28"/>
                <w:szCs w:val="28"/>
              </w:rPr>
              <w:fldChar w:fldCharType="end"/>
            </w:r>
          </w:hyperlink>
        </w:p>
        <w:p w14:paraId="75E8B4A9" w14:textId="2A210298" w:rsidR="009959D0" w:rsidRPr="00671BBE" w:rsidRDefault="009959D0" w:rsidP="00671BBE">
          <w:pPr>
            <w:pStyle w:val="TDC1"/>
            <w:numPr>
              <w:ilvl w:val="0"/>
              <w:numId w:val="0"/>
            </w:numPr>
            <w:ind w:left="142"/>
            <w:rPr>
              <w:rStyle w:val="Hipervnculo"/>
              <w:rFonts w:asciiTheme="majorHAnsi" w:hAnsiTheme="majorHAnsi" w:cstheme="majorHAnsi"/>
              <w:color w:val="00B0F0"/>
              <w:w w:val="105"/>
              <w:sz w:val="30"/>
              <w:szCs w:val="30"/>
            </w:rPr>
          </w:pPr>
          <w:r w:rsidRPr="00671BBE">
            <w:rPr>
              <w:rStyle w:val="Hipervnculo"/>
              <w:rFonts w:asciiTheme="majorHAnsi" w:hAnsiTheme="majorHAnsi" w:cstheme="majorHAnsi"/>
              <w:color w:val="00B0F0"/>
              <w:w w:val="105"/>
              <w:sz w:val="30"/>
              <w:szCs w:val="30"/>
            </w:rPr>
            <w:fldChar w:fldCharType="end"/>
          </w:r>
        </w:p>
      </w:sdtContent>
    </w:sdt>
    <w:p w14:paraId="7816F024" w14:textId="77777777" w:rsidR="00623057" w:rsidRPr="00502DDF" w:rsidRDefault="00623057" w:rsidP="00876B76">
      <w:pPr>
        <w:rPr>
          <w:rFonts w:asciiTheme="majorHAnsi" w:hAnsiTheme="majorHAnsi" w:cstheme="majorHAnsi"/>
          <w:bCs/>
          <w:color w:val="00B0F0"/>
          <w:sz w:val="32"/>
          <w:szCs w:val="32"/>
        </w:rPr>
      </w:pPr>
    </w:p>
    <w:p w14:paraId="22AABCC7" w14:textId="55A5DD77" w:rsidR="00876B76" w:rsidRPr="00502DDF" w:rsidRDefault="00876B76">
      <w:pPr>
        <w:spacing w:after="160" w:line="259" w:lineRule="auto"/>
        <w:rPr>
          <w:rFonts w:asciiTheme="majorHAnsi" w:hAnsiTheme="majorHAnsi" w:cstheme="majorHAnsi"/>
          <w:bCs/>
          <w:color w:val="00B0F0"/>
          <w:sz w:val="32"/>
          <w:szCs w:val="32"/>
        </w:rPr>
      </w:pPr>
      <w:r w:rsidRPr="00502DDF">
        <w:rPr>
          <w:rFonts w:asciiTheme="majorHAnsi" w:hAnsiTheme="majorHAnsi" w:cstheme="majorHAnsi"/>
          <w:bCs/>
          <w:color w:val="00B0F0"/>
          <w:sz w:val="32"/>
          <w:szCs w:val="32"/>
        </w:rPr>
        <w:br w:type="page"/>
      </w:r>
    </w:p>
    <w:p w14:paraId="1D9477CD" w14:textId="77777777" w:rsidR="00BC0446" w:rsidRPr="009959D0" w:rsidRDefault="00BC0446" w:rsidP="009959D0">
      <w:pPr>
        <w:pStyle w:val="HAYAT1"/>
        <w:ind w:left="426" w:hanging="219"/>
        <w:rPr>
          <w:rFonts w:asciiTheme="majorHAnsi" w:hAnsiTheme="majorHAnsi" w:cstheme="majorHAnsi"/>
          <w:b/>
          <w:bCs/>
          <w:w w:val="105"/>
        </w:rPr>
      </w:pPr>
      <w:bookmarkStart w:id="1" w:name="_Toc54600253"/>
      <w:bookmarkEnd w:id="0"/>
      <w:r w:rsidRPr="009959D0">
        <w:rPr>
          <w:rFonts w:asciiTheme="majorHAnsi" w:hAnsiTheme="majorHAnsi" w:cstheme="majorHAnsi"/>
          <w:b/>
          <w:bCs/>
          <w:w w:val="105"/>
        </w:rPr>
        <w:lastRenderedPageBreak/>
        <w:t>Objeto</w:t>
      </w:r>
      <w:bookmarkEnd w:id="1"/>
    </w:p>
    <w:p w14:paraId="41A3D434" w14:textId="16BAF6A3" w:rsidR="00BB72D7" w:rsidRPr="00C45D2D" w:rsidRDefault="00BB72D7" w:rsidP="00BC0446">
      <w:pPr>
        <w:pStyle w:val="Textoindependiente"/>
        <w:spacing w:before="118" w:line="247" w:lineRule="auto"/>
        <w:ind w:left="105" w:right="127"/>
        <w:rPr>
          <w:rFonts w:cs="Calibri Light"/>
          <w:w w:val="105"/>
          <w:szCs w:val="20"/>
        </w:rPr>
      </w:pPr>
      <w:r w:rsidRPr="00BB72D7">
        <w:rPr>
          <w:rFonts w:cs="Calibri Light"/>
          <w:w w:val="105"/>
          <w:szCs w:val="20"/>
        </w:rPr>
        <w:t>El presente documento normativo (en adelante Procedimiento) tiene como misión regular las responsabilidades y la operativa que se debe llevar a cabo para la gestión y resolución de quejas y reclamaciones interpuestas por parte de clientes, terceros u Organismos Oficiales (en adelante, los “solicitantes”) sobre inmuebles titularidad del Grupo BBVA (en adelante, el Banco), objeto del contrato de gestión suscrito entre Grupo BBVA y el Servicer.</w:t>
      </w:r>
    </w:p>
    <w:p w14:paraId="3A8D7A05" w14:textId="24753956" w:rsidR="000851AB" w:rsidRPr="00C45D2D" w:rsidRDefault="000851AB" w:rsidP="00BB72D7">
      <w:pPr>
        <w:pStyle w:val="Textoindependiente"/>
        <w:spacing w:before="118" w:line="247" w:lineRule="auto"/>
        <w:ind w:left="105" w:right="127"/>
        <w:rPr>
          <w:rFonts w:cs="Calibri Light"/>
          <w:w w:val="105"/>
          <w:szCs w:val="20"/>
        </w:rPr>
      </w:pPr>
      <w:r w:rsidRPr="00C45D2D">
        <w:rPr>
          <w:rFonts w:cs="Calibri Light"/>
          <w:w w:val="105"/>
          <w:szCs w:val="20"/>
        </w:rPr>
        <w:t xml:space="preserve">Las incidencias serán registradas bien por el </w:t>
      </w:r>
      <w:proofErr w:type="spellStart"/>
      <w:r w:rsidRPr="00C45D2D">
        <w:rPr>
          <w:rFonts w:cs="Calibri Light"/>
          <w:w w:val="105"/>
          <w:szCs w:val="20"/>
        </w:rPr>
        <w:t>Contact</w:t>
      </w:r>
      <w:proofErr w:type="spellEnd"/>
      <w:r w:rsidRPr="00C45D2D">
        <w:rPr>
          <w:rFonts w:cs="Calibri Light"/>
          <w:w w:val="105"/>
          <w:szCs w:val="20"/>
        </w:rPr>
        <w:t xml:space="preserve"> Center de HRE (para incidencias en las que el afectado contacte vía teléfono con HRE) o bien por el equipo de Gestión de reclamaciones cuando las incidencias se reciban por alguna otra vía (burofax, valija, comunicación a usuario interno HRE, etc.).</w:t>
      </w:r>
    </w:p>
    <w:p w14:paraId="6A200009" w14:textId="77777777" w:rsidR="00BB72D7" w:rsidRPr="00C45D2D" w:rsidRDefault="00BB72D7" w:rsidP="00BB72D7">
      <w:pPr>
        <w:pStyle w:val="Textoindependiente"/>
        <w:spacing w:before="118" w:line="247" w:lineRule="auto"/>
        <w:ind w:left="105" w:right="127"/>
        <w:rPr>
          <w:rFonts w:cs="Calibri Light"/>
          <w:szCs w:val="20"/>
        </w:rPr>
      </w:pPr>
      <w:r w:rsidRPr="00C45D2D">
        <w:rPr>
          <w:rFonts w:cs="Calibri Light"/>
          <w:w w:val="105"/>
          <w:szCs w:val="20"/>
        </w:rPr>
        <w:t>El Servicer facilitará cualquier información para la correcta medición del nivel de servicio que sea requerida por parte de la Unidad de Estrategia y Gestión Inmobiliaria de BBVA.</w:t>
      </w:r>
    </w:p>
    <w:p w14:paraId="68AE55CC" w14:textId="77777777" w:rsidR="00BB72D7" w:rsidRPr="00C45D2D" w:rsidRDefault="00BB72D7" w:rsidP="00BB72D7">
      <w:pPr>
        <w:pStyle w:val="Textoindependiente"/>
        <w:spacing w:before="116" w:line="252" w:lineRule="auto"/>
        <w:ind w:left="105" w:right="122"/>
        <w:rPr>
          <w:rFonts w:cs="Calibri Light"/>
          <w:szCs w:val="20"/>
        </w:rPr>
      </w:pPr>
      <w:r w:rsidRPr="00C45D2D">
        <w:rPr>
          <w:rFonts w:cs="Calibri Light"/>
          <w:w w:val="105"/>
          <w:szCs w:val="20"/>
        </w:rPr>
        <w:t>Para todas aquellas actuaciones que sea necesario realizar por parte del Servicer y se encuentren fuera de sus atribuciones, éste requerirá de la autorización por parte de la Unidad de Estrategia y Gestión Inmobiliaria de BBVA, aportando toda la documentación que sea necesaria.</w:t>
      </w:r>
    </w:p>
    <w:p w14:paraId="031E6EF8" w14:textId="76BF9E6E" w:rsidR="00BB72D7" w:rsidRPr="00C45D2D" w:rsidRDefault="00BB72D7" w:rsidP="00BB72D7">
      <w:pPr>
        <w:pStyle w:val="Textoindependiente"/>
        <w:spacing w:before="109" w:line="252" w:lineRule="auto"/>
        <w:ind w:left="105" w:right="122"/>
        <w:rPr>
          <w:rFonts w:cs="Calibri Light"/>
          <w:szCs w:val="20"/>
        </w:rPr>
      </w:pPr>
      <w:r w:rsidRPr="00C45D2D">
        <w:rPr>
          <w:rFonts w:cs="Calibri Light"/>
          <w:w w:val="105"/>
          <w:szCs w:val="20"/>
        </w:rPr>
        <w:t xml:space="preserve">La Unidad de Estrategia y Gestión Inmobiliaria de BBVA realizará una revisión periódica de las actuaciones/operaciones con la finalidad de detectar posibles incidencias. Se revisará mediante una muestra suficiente teniendo en cuenta el volumen de actuaciones/operaciones, accediendo </w:t>
      </w:r>
      <w:r w:rsidR="00E6059D">
        <w:rPr>
          <w:rFonts w:cs="Calibri Light"/>
          <w:w w:val="105"/>
          <w:szCs w:val="20"/>
        </w:rPr>
        <w:t xml:space="preserve">el </w:t>
      </w:r>
      <w:r w:rsidRPr="00C45D2D">
        <w:rPr>
          <w:rFonts w:cs="Calibri Light"/>
          <w:w w:val="105"/>
          <w:szCs w:val="20"/>
        </w:rPr>
        <w:t>BBVA en modo consulta directamente a</w:t>
      </w:r>
      <w:r w:rsidR="002804E0">
        <w:rPr>
          <w:rFonts w:cs="Calibri Light"/>
          <w:w w:val="105"/>
          <w:szCs w:val="20"/>
        </w:rPr>
        <w:t xml:space="preserve">l sistema operacional del Servicer </w:t>
      </w:r>
      <w:r w:rsidR="008B6773">
        <w:rPr>
          <w:rFonts w:cs="Calibri Light"/>
          <w:w w:val="105"/>
          <w:szCs w:val="20"/>
        </w:rPr>
        <w:t>para</w:t>
      </w:r>
      <w:r w:rsidR="00256AA9">
        <w:rPr>
          <w:rFonts w:cs="Calibri Light"/>
          <w:w w:val="105"/>
          <w:szCs w:val="20"/>
        </w:rPr>
        <w:t xml:space="preserve"> </w:t>
      </w:r>
      <w:r w:rsidR="008B6773">
        <w:rPr>
          <w:rFonts w:cs="Calibri Light"/>
          <w:w w:val="105"/>
          <w:szCs w:val="20"/>
        </w:rPr>
        <w:t xml:space="preserve">visualizar </w:t>
      </w:r>
      <w:r w:rsidR="00DB2A9F">
        <w:rPr>
          <w:rFonts w:cs="Calibri Light"/>
          <w:w w:val="105"/>
          <w:szCs w:val="20"/>
        </w:rPr>
        <w:t>los tickets que tienen asignados las áreas tramitadoras</w:t>
      </w:r>
      <w:r w:rsidR="008B6773">
        <w:rPr>
          <w:rFonts w:cs="Calibri Light"/>
          <w:w w:val="105"/>
          <w:szCs w:val="20"/>
        </w:rPr>
        <w:t>.</w:t>
      </w:r>
    </w:p>
    <w:p w14:paraId="4193DD3C" w14:textId="6BA632DD" w:rsidR="00BB72D7" w:rsidRPr="00C45D2D" w:rsidRDefault="00BB72D7" w:rsidP="00BB72D7">
      <w:pPr>
        <w:pStyle w:val="Textoindependiente"/>
        <w:spacing w:before="109" w:line="249" w:lineRule="auto"/>
        <w:ind w:left="105" w:right="125"/>
        <w:rPr>
          <w:rFonts w:cs="Calibri Light"/>
          <w:szCs w:val="20"/>
        </w:rPr>
      </w:pPr>
      <w:r w:rsidRPr="00C45D2D">
        <w:rPr>
          <w:rFonts w:cs="Calibri Light"/>
          <w:w w:val="105"/>
          <w:szCs w:val="20"/>
        </w:rPr>
        <w:t xml:space="preserve">En los casos en los que se detecte alguna incidencia, esta se comunicará al Servicer vía correo electrónico y, en función, de la naturaleza o alcance de la incidencia, se exigirá al Servicer la subsanación de </w:t>
      </w:r>
      <w:r w:rsidR="00E6059D" w:rsidRPr="00C45D2D">
        <w:rPr>
          <w:rFonts w:cs="Calibri Light"/>
          <w:w w:val="105"/>
          <w:szCs w:val="20"/>
        </w:rPr>
        <w:t>estas</w:t>
      </w:r>
      <w:r w:rsidRPr="00C45D2D">
        <w:rPr>
          <w:rFonts w:cs="Calibri Light"/>
          <w:w w:val="105"/>
          <w:szCs w:val="20"/>
        </w:rPr>
        <w:t xml:space="preserve"> y/o el establecimiento de Planes de Acción, que serán objeto de seguimiento por parte de la Unidad de Estrategia y Gestión Inmobiliaria de BBVA.</w:t>
      </w:r>
    </w:p>
    <w:p w14:paraId="609B2907" w14:textId="77777777" w:rsidR="00BB72D7" w:rsidRPr="00C45D2D" w:rsidRDefault="00BB72D7" w:rsidP="00BB72D7">
      <w:pPr>
        <w:pStyle w:val="Textoindependiente"/>
        <w:spacing w:before="114" w:line="252" w:lineRule="auto"/>
        <w:ind w:left="105" w:right="124"/>
        <w:rPr>
          <w:rFonts w:cs="Calibri Light"/>
          <w:szCs w:val="20"/>
        </w:rPr>
      </w:pPr>
      <w:r w:rsidRPr="00C45D2D">
        <w:rPr>
          <w:rFonts w:cs="Calibri Light"/>
          <w:w w:val="105"/>
          <w:szCs w:val="20"/>
        </w:rPr>
        <w:t>Asimismo, se facilitará cualquier información para la correcta medición del nivel de servicio que sea requerida por parte de la Unidad de Estrategia y Gestión Inmobiliaria de BBVA.</w:t>
      </w:r>
    </w:p>
    <w:p w14:paraId="3B81E768" w14:textId="77777777" w:rsidR="00BB72D7" w:rsidRPr="00C45D2D" w:rsidRDefault="00BB72D7" w:rsidP="00BB72D7">
      <w:pPr>
        <w:pStyle w:val="Textoindependiente"/>
        <w:spacing w:before="112" w:line="252" w:lineRule="auto"/>
        <w:ind w:left="105" w:right="122"/>
        <w:rPr>
          <w:rFonts w:cs="Calibri Light"/>
          <w:szCs w:val="20"/>
        </w:rPr>
      </w:pPr>
      <w:r w:rsidRPr="00C45D2D">
        <w:rPr>
          <w:rFonts w:cs="Calibri Light"/>
          <w:w w:val="105"/>
          <w:szCs w:val="20"/>
        </w:rPr>
        <w:t>El presente Procedimiento resulta de obligado cumplimiento para todos los intervinientes y deberá evolucionarse para desarrollar en mayor medida la relación entre BBVA y el Servicer.</w:t>
      </w:r>
    </w:p>
    <w:p w14:paraId="40255B27" w14:textId="072E5A98" w:rsidR="00BB72D7" w:rsidRPr="00813A44" w:rsidRDefault="00BB72D7" w:rsidP="00813A44">
      <w:pPr>
        <w:pStyle w:val="Textoindependiente"/>
        <w:spacing w:before="110"/>
        <w:ind w:left="105"/>
        <w:rPr>
          <w:rFonts w:cs="Calibri Light"/>
          <w:szCs w:val="20"/>
        </w:rPr>
      </w:pPr>
      <w:r w:rsidRPr="00C45D2D">
        <w:rPr>
          <w:rFonts w:cs="Calibri Light"/>
          <w:w w:val="105"/>
          <w:szCs w:val="20"/>
        </w:rPr>
        <w:t>Cualquier cambio de la operativa deberá ser refrendado en nuevas versiones del presente Procedimiento.</w:t>
      </w:r>
    </w:p>
    <w:p w14:paraId="208FCBBA" w14:textId="54332ABD" w:rsidR="009C06E7" w:rsidRPr="009959D0" w:rsidRDefault="009C06E7" w:rsidP="009959D0">
      <w:pPr>
        <w:pStyle w:val="HAYAT1"/>
        <w:ind w:left="426" w:hanging="219"/>
        <w:rPr>
          <w:rFonts w:asciiTheme="majorHAnsi" w:hAnsiTheme="majorHAnsi" w:cstheme="majorHAnsi"/>
          <w:b/>
          <w:bCs/>
          <w:w w:val="105"/>
        </w:rPr>
      </w:pPr>
      <w:bookmarkStart w:id="2" w:name="_Toc54600254"/>
      <w:r w:rsidRPr="009959D0">
        <w:rPr>
          <w:rFonts w:asciiTheme="majorHAnsi" w:hAnsiTheme="majorHAnsi" w:cstheme="majorHAnsi"/>
          <w:b/>
          <w:bCs/>
          <w:w w:val="105"/>
        </w:rPr>
        <w:t>Glosario</w:t>
      </w:r>
      <w:bookmarkEnd w:id="2"/>
      <w:r w:rsidR="00D46ED1" w:rsidRPr="009959D0">
        <w:rPr>
          <w:rFonts w:asciiTheme="majorHAnsi" w:hAnsiTheme="majorHAnsi" w:cstheme="majorHAnsi"/>
          <w:b/>
          <w:bCs/>
          <w:w w:val="105"/>
        </w:rPr>
        <w:t xml:space="preserve"> </w:t>
      </w:r>
    </w:p>
    <w:tbl>
      <w:tblPr>
        <w:tblW w:w="8219" w:type="dxa"/>
        <w:tblInd w:w="848" w:type="dxa"/>
        <w:tblBorders>
          <w:top w:val="single" w:sz="2" w:space="0" w:color="808080" w:themeColor="background1" w:themeShade="80"/>
          <w:left w:val="single" w:sz="2" w:space="0" w:color="808080" w:themeColor="background1" w:themeShade="80"/>
          <w:bottom w:val="single" w:sz="2" w:space="0" w:color="808080" w:themeColor="background1" w:themeShade="80"/>
          <w:right w:val="single" w:sz="2" w:space="0" w:color="808080" w:themeColor="background1" w:themeShade="80"/>
          <w:insideH w:val="single" w:sz="2" w:space="0" w:color="808080" w:themeColor="background1" w:themeShade="80"/>
          <w:insideV w:val="single" w:sz="2" w:space="0" w:color="808080" w:themeColor="background1" w:themeShade="80"/>
        </w:tblBorders>
        <w:tblLayout w:type="fixed"/>
        <w:tblCellMar>
          <w:top w:w="28" w:type="dxa"/>
          <w:left w:w="70" w:type="dxa"/>
          <w:bottom w:w="28" w:type="dxa"/>
          <w:right w:w="70" w:type="dxa"/>
        </w:tblCellMar>
        <w:tblLook w:val="0000" w:firstRow="0" w:lastRow="0" w:firstColumn="0" w:lastColumn="0" w:noHBand="0" w:noVBand="0"/>
      </w:tblPr>
      <w:tblGrid>
        <w:gridCol w:w="2549"/>
        <w:gridCol w:w="5670"/>
      </w:tblGrid>
      <w:tr w:rsidR="009C06E7" w:rsidRPr="000055D2" w14:paraId="10A6BD96" w14:textId="77777777" w:rsidTr="00CF277D">
        <w:trPr>
          <w:cantSplit/>
          <w:trHeight w:val="57"/>
          <w:tblHeader/>
        </w:trPr>
        <w:tc>
          <w:tcPr>
            <w:tcW w:w="2549" w:type="dxa"/>
            <w:shd w:val="clear" w:color="auto" w:fill="0A94D6"/>
          </w:tcPr>
          <w:p w14:paraId="0A652488" w14:textId="77777777" w:rsidR="009C06E7" w:rsidRPr="000055D2" w:rsidRDefault="009C06E7" w:rsidP="00316794">
            <w:pPr>
              <w:rPr>
                <w:b/>
                <w:color w:val="FFFFFF" w:themeColor="background1"/>
              </w:rPr>
            </w:pPr>
            <w:r w:rsidRPr="000055D2">
              <w:rPr>
                <w:b/>
                <w:color w:val="FFFFFF" w:themeColor="background1"/>
              </w:rPr>
              <w:t>Concepto/Nombre</w:t>
            </w:r>
          </w:p>
        </w:tc>
        <w:tc>
          <w:tcPr>
            <w:tcW w:w="5670" w:type="dxa"/>
            <w:shd w:val="clear" w:color="auto" w:fill="0A94D6"/>
          </w:tcPr>
          <w:p w14:paraId="65372C2E" w14:textId="77777777" w:rsidR="009C06E7" w:rsidRPr="000055D2" w:rsidRDefault="009C06E7" w:rsidP="00316794">
            <w:pPr>
              <w:rPr>
                <w:b/>
                <w:color w:val="FFFFFF" w:themeColor="background1"/>
              </w:rPr>
            </w:pPr>
            <w:r w:rsidRPr="000055D2">
              <w:rPr>
                <w:b/>
                <w:color w:val="FFFFFF" w:themeColor="background1"/>
              </w:rPr>
              <w:t>Definición</w:t>
            </w:r>
            <w:r>
              <w:rPr>
                <w:b/>
                <w:color w:val="FFFFFF" w:themeColor="background1"/>
              </w:rPr>
              <w:t xml:space="preserve"> / Descripción</w:t>
            </w:r>
          </w:p>
        </w:tc>
      </w:tr>
      <w:tr w:rsidR="009C06E7" w:rsidRPr="00CF277D" w14:paraId="57D3839F" w14:textId="77777777" w:rsidTr="00CF277D">
        <w:trPr>
          <w:cantSplit/>
        </w:trPr>
        <w:tc>
          <w:tcPr>
            <w:tcW w:w="2549" w:type="dxa"/>
          </w:tcPr>
          <w:p w14:paraId="67C3EF9E" w14:textId="1A8017E2" w:rsidR="009C06E7" w:rsidRPr="00CF277D" w:rsidRDefault="00FB767B" w:rsidP="00CF277D">
            <w:pPr>
              <w:jc w:val="center"/>
              <w:rPr>
                <w:rFonts w:ascii="Calibri Light" w:eastAsia="Calibri" w:hAnsi="Calibri Light"/>
                <w:noProof/>
                <w:sz w:val="20"/>
                <w:szCs w:val="20"/>
              </w:rPr>
            </w:pPr>
            <w:r>
              <w:rPr>
                <w:rFonts w:ascii="Calibri Light" w:eastAsia="Calibri" w:hAnsi="Calibri Light"/>
                <w:noProof/>
                <w:sz w:val="20"/>
                <w:szCs w:val="20"/>
              </w:rPr>
              <w:t>HRE</w:t>
            </w:r>
          </w:p>
        </w:tc>
        <w:tc>
          <w:tcPr>
            <w:tcW w:w="5670" w:type="dxa"/>
          </w:tcPr>
          <w:p w14:paraId="62CC6F37" w14:textId="00D3E144" w:rsidR="009C06E7" w:rsidRPr="00CF277D" w:rsidRDefault="00FB767B" w:rsidP="00FB767B">
            <w:pPr>
              <w:rPr>
                <w:rFonts w:ascii="Calibri Light" w:eastAsia="Calibri" w:hAnsi="Calibri Light"/>
                <w:noProof/>
                <w:sz w:val="20"/>
                <w:szCs w:val="20"/>
              </w:rPr>
            </w:pPr>
            <w:r>
              <w:rPr>
                <w:rFonts w:ascii="Calibri Light" w:eastAsia="Calibri" w:hAnsi="Calibri Light"/>
                <w:noProof/>
                <w:sz w:val="20"/>
                <w:szCs w:val="20"/>
              </w:rPr>
              <w:t>Haya Real Estate</w:t>
            </w:r>
          </w:p>
        </w:tc>
      </w:tr>
      <w:tr w:rsidR="006512C0" w:rsidRPr="006512C0" w14:paraId="784F000B" w14:textId="77777777" w:rsidTr="00316794">
        <w:trPr>
          <w:cantSplit/>
        </w:trPr>
        <w:tc>
          <w:tcPr>
            <w:tcW w:w="2549" w:type="dxa"/>
            <w:vAlign w:val="center"/>
          </w:tcPr>
          <w:p w14:paraId="3FE848D3" w14:textId="60055AD1" w:rsidR="006512C0" w:rsidRDefault="00544532" w:rsidP="006512C0">
            <w:pPr>
              <w:jc w:val="center"/>
              <w:rPr>
                <w:rFonts w:ascii="Calibri Light" w:eastAsia="Calibri" w:hAnsi="Calibri Light"/>
                <w:noProof/>
                <w:sz w:val="20"/>
                <w:szCs w:val="20"/>
              </w:rPr>
            </w:pPr>
            <w:r>
              <w:rPr>
                <w:rFonts w:ascii="Calibri Light" w:eastAsia="Calibri" w:hAnsi="Calibri Light"/>
                <w:noProof/>
                <w:sz w:val="20"/>
                <w:szCs w:val="20"/>
              </w:rPr>
              <w:t>Ticketing JIRA</w:t>
            </w:r>
          </w:p>
        </w:tc>
        <w:tc>
          <w:tcPr>
            <w:tcW w:w="5670" w:type="dxa"/>
            <w:vAlign w:val="center"/>
          </w:tcPr>
          <w:p w14:paraId="4D3EABBB" w14:textId="533B5EB8" w:rsidR="006512C0" w:rsidRPr="006512C0" w:rsidRDefault="00544532" w:rsidP="005019EC">
            <w:pPr>
              <w:rPr>
                <w:rFonts w:ascii="Calibri Light" w:eastAsia="Calibri" w:hAnsi="Calibri Light"/>
                <w:noProof/>
                <w:sz w:val="20"/>
                <w:szCs w:val="20"/>
              </w:rPr>
            </w:pPr>
            <w:r>
              <w:rPr>
                <w:rFonts w:ascii="Calibri Light" w:eastAsia="Calibri" w:hAnsi="Calibri Light"/>
                <w:noProof/>
                <w:sz w:val="20"/>
                <w:szCs w:val="20"/>
              </w:rPr>
              <w:t>Herramienta para la gestión, administración y seguimiento de las incidencias</w:t>
            </w:r>
          </w:p>
        </w:tc>
      </w:tr>
    </w:tbl>
    <w:p w14:paraId="28BC40D5" w14:textId="1CFE7119" w:rsidR="005019EC" w:rsidRDefault="005019EC" w:rsidP="0021762A">
      <w:pPr>
        <w:pStyle w:val="ListaNumero1"/>
        <w:spacing w:before="240"/>
        <w:rPr>
          <w:rFonts w:ascii="Calibri Light" w:eastAsiaTheme="minorHAnsi" w:hAnsi="Calibri Light" w:cstheme="minorBidi"/>
          <w:sz w:val="20"/>
          <w:szCs w:val="22"/>
          <w:lang w:eastAsia="en-US"/>
        </w:rPr>
        <w:sectPr w:rsidR="005019EC" w:rsidSect="00F8438E">
          <w:headerReference w:type="default" r:id="rId13"/>
          <w:footerReference w:type="default" r:id="rId14"/>
          <w:headerReference w:type="first" r:id="rId15"/>
          <w:footerReference w:type="first" r:id="rId16"/>
          <w:pgSz w:w="11906" w:h="16838" w:code="9"/>
          <w:pgMar w:top="1418" w:right="1418" w:bottom="1418" w:left="1418" w:header="851" w:footer="851" w:gutter="0"/>
          <w:cols w:space="708"/>
          <w:titlePg/>
          <w:docGrid w:linePitch="360"/>
        </w:sectPr>
      </w:pPr>
      <w:bookmarkStart w:id="3" w:name="_Toc508834307"/>
      <w:bookmarkStart w:id="4" w:name="_Toc512198289"/>
      <w:bookmarkStart w:id="5" w:name="_Toc21088638"/>
    </w:p>
    <w:p w14:paraId="4990D527" w14:textId="4912982A" w:rsidR="00F75D89" w:rsidRPr="009959D0" w:rsidRDefault="004D6C7C" w:rsidP="009959D0">
      <w:pPr>
        <w:pStyle w:val="HAYAT1"/>
        <w:ind w:left="426" w:hanging="219"/>
        <w:rPr>
          <w:rFonts w:asciiTheme="majorHAnsi" w:hAnsiTheme="majorHAnsi" w:cstheme="majorHAnsi"/>
          <w:b/>
          <w:bCs/>
          <w:w w:val="105"/>
        </w:rPr>
      </w:pPr>
      <w:bookmarkStart w:id="6" w:name="_Toc54600255"/>
      <w:r w:rsidRPr="009959D0">
        <w:rPr>
          <w:rFonts w:asciiTheme="majorHAnsi" w:hAnsiTheme="majorHAnsi" w:cstheme="majorHAnsi"/>
          <w:b/>
          <w:bCs/>
          <w:w w:val="105"/>
        </w:rPr>
        <w:lastRenderedPageBreak/>
        <w:t>Modelo Operativo</w:t>
      </w:r>
      <w:bookmarkEnd w:id="6"/>
    </w:p>
    <w:bookmarkEnd w:id="3"/>
    <w:bookmarkEnd w:id="4"/>
    <w:bookmarkEnd w:id="5"/>
    <w:p w14:paraId="5566F5FE" w14:textId="1C4C640F" w:rsidR="00F7680C" w:rsidRDefault="00260DD7" w:rsidP="004D6C7C">
      <w:pPr>
        <w:pStyle w:val="Textoindependiente"/>
        <w:spacing w:before="114" w:line="252" w:lineRule="auto"/>
        <w:ind w:left="105" w:right="124"/>
        <w:rPr>
          <w:rFonts w:cs="Calibri Light"/>
          <w:w w:val="105"/>
          <w:szCs w:val="20"/>
        </w:rPr>
      </w:pPr>
      <w:r w:rsidRPr="004D6C7C">
        <w:rPr>
          <w:rFonts w:cs="Calibri Light"/>
          <w:w w:val="105"/>
          <w:szCs w:val="20"/>
        </w:rPr>
        <w:t>El proceso abarca desde la entrada de la incidencia/</w:t>
      </w:r>
      <w:r w:rsidR="004D6C7C" w:rsidRPr="004D6C7C">
        <w:rPr>
          <w:rFonts w:cs="Calibri Light"/>
          <w:w w:val="105"/>
          <w:szCs w:val="20"/>
        </w:rPr>
        <w:t>queja/</w:t>
      </w:r>
      <w:r w:rsidRPr="004D6C7C">
        <w:rPr>
          <w:rFonts w:cs="Calibri Light"/>
          <w:w w:val="105"/>
          <w:szCs w:val="20"/>
        </w:rPr>
        <w:t>reclamación</w:t>
      </w:r>
      <w:r w:rsidR="004D6C7C" w:rsidRPr="004D6C7C">
        <w:rPr>
          <w:rFonts w:cs="Calibri Light"/>
          <w:w w:val="105"/>
          <w:szCs w:val="20"/>
        </w:rPr>
        <w:t xml:space="preserve"> por los canales habilitados</w:t>
      </w:r>
      <w:r w:rsidRPr="004D6C7C">
        <w:rPr>
          <w:rFonts w:cs="Calibri Light"/>
          <w:w w:val="105"/>
          <w:szCs w:val="20"/>
        </w:rPr>
        <w:t>, hasta el traslado de la resolución y la respuesta o las acciones realizadas al solicitante</w:t>
      </w:r>
      <w:r w:rsidR="00F7680C">
        <w:rPr>
          <w:rFonts w:cs="Calibri Light"/>
          <w:w w:val="105"/>
          <w:szCs w:val="20"/>
        </w:rPr>
        <w:t>.</w:t>
      </w:r>
    </w:p>
    <w:p w14:paraId="2F7320E5" w14:textId="3B1ED6D9" w:rsidR="004D6C7C" w:rsidRDefault="00F7680C" w:rsidP="004D6C7C">
      <w:pPr>
        <w:pStyle w:val="Textoindependiente"/>
        <w:spacing w:before="114" w:line="252" w:lineRule="auto"/>
        <w:ind w:left="105" w:right="124"/>
        <w:rPr>
          <w:rFonts w:cs="Calibri Light"/>
          <w:w w:val="105"/>
          <w:szCs w:val="20"/>
        </w:rPr>
      </w:pPr>
      <w:r>
        <w:rPr>
          <w:rFonts w:cs="Calibri Light"/>
          <w:w w:val="105"/>
          <w:szCs w:val="20"/>
        </w:rPr>
        <w:t>El proceso consta de las siguientes fases:</w:t>
      </w:r>
    </w:p>
    <w:p w14:paraId="39FF18B9" w14:textId="77777777" w:rsidR="00F7680C" w:rsidRPr="00F7680C" w:rsidRDefault="00F7680C" w:rsidP="001867CD">
      <w:pPr>
        <w:pStyle w:val="Prrafodelista"/>
        <w:widowControl w:val="0"/>
        <w:numPr>
          <w:ilvl w:val="1"/>
          <w:numId w:val="16"/>
        </w:numPr>
        <w:tabs>
          <w:tab w:val="left" w:pos="639"/>
        </w:tabs>
        <w:autoSpaceDE w:val="0"/>
        <w:autoSpaceDN w:val="0"/>
        <w:spacing w:after="0"/>
        <w:ind w:hanging="229"/>
        <w:contextualSpacing w:val="0"/>
        <w:jc w:val="left"/>
        <w:rPr>
          <w:rFonts w:ascii="Calibri Light" w:eastAsiaTheme="minorHAnsi" w:hAnsi="Calibri Light" w:cs="Calibri Light"/>
          <w:w w:val="105"/>
          <w:sz w:val="20"/>
          <w:lang w:eastAsia="en-US"/>
        </w:rPr>
      </w:pPr>
      <w:r w:rsidRPr="00F7680C">
        <w:rPr>
          <w:rFonts w:ascii="Calibri Light" w:eastAsiaTheme="minorHAnsi" w:hAnsi="Calibri Light" w:cs="Calibri Light"/>
          <w:w w:val="105"/>
          <w:sz w:val="20"/>
          <w:lang w:eastAsia="en-US"/>
        </w:rPr>
        <w:t>Recepción e identificación</w:t>
      </w:r>
    </w:p>
    <w:p w14:paraId="0A64443B" w14:textId="77777777" w:rsidR="00F7680C" w:rsidRPr="00F7680C" w:rsidRDefault="00F7680C" w:rsidP="001867CD">
      <w:pPr>
        <w:pStyle w:val="Prrafodelista"/>
        <w:widowControl w:val="0"/>
        <w:numPr>
          <w:ilvl w:val="1"/>
          <w:numId w:val="16"/>
        </w:numPr>
        <w:tabs>
          <w:tab w:val="left" w:pos="639"/>
        </w:tabs>
        <w:autoSpaceDE w:val="0"/>
        <w:autoSpaceDN w:val="0"/>
        <w:spacing w:before="44" w:after="0"/>
        <w:ind w:hanging="277"/>
        <w:contextualSpacing w:val="0"/>
        <w:jc w:val="left"/>
        <w:rPr>
          <w:rFonts w:ascii="Calibri Light" w:eastAsiaTheme="minorHAnsi" w:hAnsi="Calibri Light" w:cs="Calibri Light"/>
          <w:w w:val="105"/>
          <w:sz w:val="20"/>
          <w:lang w:eastAsia="en-US"/>
        </w:rPr>
      </w:pPr>
      <w:r w:rsidRPr="00F7680C">
        <w:rPr>
          <w:rFonts w:ascii="Calibri Light" w:eastAsiaTheme="minorHAnsi" w:hAnsi="Calibri Light" w:cs="Calibri Light"/>
          <w:w w:val="105"/>
          <w:sz w:val="20"/>
          <w:lang w:eastAsia="en-US"/>
        </w:rPr>
        <w:t>Registro</w:t>
      </w:r>
    </w:p>
    <w:p w14:paraId="439A48CD" w14:textId="77777777" w:rsidR="00F7680C" w:rsidRPr="00F7680C" w:rsidRDefault="00F7680C" w:rsidP="001867CD">
      <w:pPr>
        <w:pStyle w:val="Prrafodelista"/>
        <w:widowControl w:val="0"/>
        <w:numPr>
          <w:ilvl w:val="1"/>
          <w:numId w:val="16"/>
        </w:numPr>
        <w:tabs>
          <w:tab w:val="left" w:pos="639"/>
        </w:tabs>
        <w:autoSpaceDE w:val="0"/>
        <w:autoSpaceDN w:val="0"/>
        <w:spacing w:before="44" w:after="0"/>
        <w:ind w:hanging="323"/>
        <w:contextualSpacing w:val="0"/>
        <w:jc w:val="left"/>
        <w:rPr>
          <w:rFonts w:ascii="Calibri Light" w:eastAsiaTheme="minorHAnsi" w:hAnsi="Calibri Light" w:cs="Calibri Light"/>
          <w:w w:val="105"/>
          <w:sz w:val="20"/>
          <w:lang w:eastAsia="en-US"/>
        </w:rPr>
      </w:pPr>
      <w:r w:rsidRPr="00F7680C">
        <w:rPr>
          <w:rFonts w:ascii="Calibri Light" w:eastAsiaTheme="minorHAnsi" w:hAnsi="Calibri Light" w:cs="Calibri Light"/>
          <w:w w:val="105"/>
          <w:sz w:val="20"/>
          <w:lang w:eastAsia="en-US"/>
        </w:rPr>
        <w:t>Gestión</w:t>
      </w:r>
    </w:p>
    <w:p w14:paraId="10E7B140" w14:textId="77777777" w:rsidR="00F7680C" w:rsidRPr="00F7680C" w:rsidRDefault="00F7680C" w:rsidP="001867CD">
      <w:pPr>
        <w:pStyle w:val="Prrafodelista"/>
        <w:widowControl w:val="0"/>
        <w:numPr>
          <w:ilvl w:val="1"/>
          <w:numId w:val="16"/>
        </w:numPr>
        <w:tabs>
          <w:tab w:val="left" w:pos="639"/>
        </w:tabs>
        <w:autoSpaceDE w:val="0"/>
        <w:autoSpaceDN w:val="0"/>
        <w:spacing w:before="47" w:after="0"/>
        <w:ind w:hanging="335"/>
        <w:contextualSpacing w:val="0"/>
        <w:jc w:val="left"/>
        <w:rPr>
          <w:rFonts w:ascii="Calibri Light" w:eastAsiaTheme="minorHAnsi" w:hAnsi="Calibri Light" w:cs="Calibri Light"/>
          <w:w w:val="105"/>
          <w:sz w:val="20"/>
          <w:lang w:eastAsia="en-US"/>
        </w:rPr>
      </w:pPr>
      <w:r w:rsidRPr="00F7680C">
        <w:rPr>
          <w:rFonts w:ascii="Calibri Light" w:eastAsiaTheme="minorHAnsi" w:hAnsi="Calibri Light" w:cs="Calibri Light"/>
          <w:w w:val="105"/>
          <w:sz w:val="20"/>
          <w:lang w:eastAsia="en-US"/>
        </w:rPr>
        <w:t>Seguimientos/ Reportes</w:t>
      </w:r>
    </w:p>
    <w:p w14:paraId="5E747FC7" w14:textId="31B3E7FE" w:rsidR="00500031" w:rsidRDefault="00500031" w:rsidP="004D6C7C">
      <w:pPr>
        <w:pStyle w:val="Textoindependiente"/>
        <w:spacing w:before="114" w:line="252" w:lineRule="auto"/>
        <w:ind w:left="105" w:right="124"/>
      </w:pPr>
      <w:r>
        <w:t xml:space="preserve">En las cuales </w:t>
      </w:r>
      <w:r w:rsidR="00B7107D">
        <w:t>s</w:t>
      </w:r>
      <w:r>
        <w:t>e detallarán:</w:t>
      </w:r>
    </w:p>
    <w:p w14:paraId="131C4E3F" w14:textId="77777777" w:rsidR="00500031" w:rsidRDefault="00500031" w:rsidP="001867CD">
      <w:pPr>
        <w:pStyle w:val="Textoindependiente"/>
        <w:numPr>
          <w:ilvl w:val="0"/>
          <w:numId w:val="17"/>
        </w:numPr>
        <w:spacing w:before="114" w:line="252" w:lineRule="auto"/>
        <w:ind w:right="124"/>
      </w:pPr>
      <w:r>
        <w:t>L</w:t>
      </w:r>
      <w:r w:rsidR="00680215">
        <w:t xml:space="preserve">as </w:t>
      </w:r>
      <w:r>
        <w:t xml:space="preserve">diferentes </w:t>
      </w:r>
      <w:r w:rsidR="00680215">
        <w:t>tipologías de incidencias</w:t>
      </w:r>
    </w:p>
    <w:p w14:paraId="3D38BB90" w14:textId="77777777" w:rsidR="00500031" w:rsidRDefault="00500031" w:rsidP="001867CD">
      <w:pPr>
        <w:pStyle w:val="Textoindependiente"/>
        <w:numPr>
          <w:ilvl w:val="0"/>
          <w:numId w:val="17"/>
        </w:numPr>
        <w:spacing w:before="114" w:line="252" w:lineRule="auto"/>
        <w:ind w:right="124"/>
      </w:pPr>
      <w:r>
        <w:t>L</w:t>
      </w:r>
      <w:r w:rsidR="00680215">
        <w:t>a información necesaria para informar en el registro de estas</w:t>
      </w:r>
    </w:p>
    <w:p w14:paraId="1BEE02D2" w14:textId="44806B2A" w:rsidR="004D6C7C" w:rsidRDefault="00500031" w:rsidP="001867CD">
      <w:pPr>
        <w:pStyle w:val="Textoindependiente"/>
        <w:numPr>
          <w:ilvl w:val="0"/>
          <w:numId w:val="17"/>
        </w:numPr>
        <w:spacing w:before="114" w:line="252" w:lineRule="auto"/>
        <w:ind w:right="124"/>
      </w:pPr>
      <w:r>
        <w:t>L</w:t>
      </w:r>
      <w:r w:rsidR="00680215">
        <w:t>a gestión de las incidencias, en cuanto a la parametrización, modo de gestión y flujos de estados.</w:t>
      </w:r>
    </w:p>
    <w:p w14:paraId="730434EF" w14:textId="52CC1C7C" w:rsidR="000D0B76" w:rsidRDefault="007451D1" w:rsidP="0047398F">
      <w:pPr>
        <w:pStyle w:val="Textoindependiente"/>
        <w:spacing w:before="114" w:line="252" w:lineRule="auto"/>
        <w:ind w:left="105" w:right="124"/>
      </w:pPr>
      <w:r>
        <w:t xml:space="preserve">Para </w:t>
      </w:r>
      <w:r w:rsidR="00F97C2D">
        <w:t xml:space="preserve">el registro y gestión de las incidencias </w:t>
      </w:r>
      <w:r>
        <w:t>se</w:t>
      </w:r>
      <w:r w:rsidR="00F97C2D">
        <w:t xml:space="preserve"> va a utilizar</w:t>
      </w:r>
      <w:r w:rsidR="00817B10">
        <w:t xml:space="preserve"> </w:t>
      </w:r>
      <w:r>
        <w:t xml:space="preserve">la herramienta de </w:t>
      </w:r>
      <w:proofErr w:type="spellStart"/>
      <w:r w:rsidR="00C614A8">
        <w:t>t</w:t>
      </w:r>
      <w:r>
        <w:t>icketing</w:t>
      </w:r>
      <w:proofErr w:type="spellEnd"/>
      <w:r w:rsidR="00EE7653">
        <w:t xml:space="preserve"> JIRA</w:t>
      </w:r>
      <w:r>
        <w:t xml:space="preserve">, </w:t>
      </w:r>
      <w:r w:rsidR="00817B10">
        <w:t xml:space="preserve">donde se creará </w:t>
      </w:r>
      <w:r>
        <w:t xml:space="preserve">un proyecto </w:t>
      </w:r>
      <w:r w:rsidR="00C12BD2">
        <w:t>específico</w:t>
      </w:r>
      <w:r>
        <w:t xml:space="preserve"> denominado “</w:t>
      </w:r>
      <w:r w:rsidR="00C647CA">
        <w:t xml:space="preserve">Atención al Cliente </w:t>
      </w:r>
      <w:proofErr w:type="spellStart"/>
      <w:r w:rsidR="00C647CA">
        <w:t>Divarian</w:t>
      </w:r>
      <w:proofErr w:type="spellEnd"/>
      <w:r w:rsidR="001B7995">
        <w:t xml:space="preserve"> - BBVA</w:t>
      </w:r>
      <w:r>
        <w:t>”.</w:t>
      </w:r>
    </w:p>
    <w:p w14:paraId="0473B79E" w14:textId="51A0566E" w:rsidR="001D2044" w:rsidRPr="00A07720" w:rsidRDefault="007451D1" w:rsidP="00B934A7">
      <w:pPr>
        <w:pStyle w:val="Textoindependiente"/>
        <w:spacing w:before="114" w:line="252" w:lineRule="auto"/>
        <w:ind w:left="105" w:right="124"/>
      </w:pPr>
      <w:r>
        <w:t xml:space="preserve">Con este proyecto específico, se persigue la centralización de todas las incidencias, que permitirá no solo el registro de estas y su asignación a los equipos tramitadores, </w:t>
      </w:r>
      <w:r w:rsidR="00614758">
        <w:t>sino también</w:t>
      </w:r>
      <w:r>
        <w:t xml:space="preserve"> el control y la trazabilidad de</w:t>
      </w:r>
      <w:r w:rsidR="000D0B76">
        <w:t xml:space="preserve"> todas ellas</w:t>
      </w:r>
      <w:r w:rsidR="00F97C2D">
        <w:t xml:space="preserve">, </w:t>
      </w:r>
      <w:r w:rsidR="00817B10">
        <w:t>consiguiendo</w:t>
      </w:r>
      <w:r w:rsidR="00F97C2D">
        <w:t xml:space="preserve"> </w:t>
      </w:r>
      <w:r w:rsidR="00446543">
        <w:t xml:space="preserve">focalizar los esfuerzos </w:t>
      </w:r>
      <w:r w:rsidR="00817B10">
        <w:t xml:space="preserve">sobre aquellas </w:t>
      </w:r>
      <w:r w:rsidR="00F97C2D">
        <w:t>incidencias que pudieran atascarse e impulsar la resolución de</w:t>
      </w:r>
      <w:r w:rsidR="00817B10">
        <w:t xml:space="preserve"> </w:t>
      </w:r>
      <w:r w:rsidR="00042DCB">
        <w:t>estas</w:t>
      </w:r>
      <w:r w:rsidR="00F97C2D">
        <w:t>.</w:t>
      </w:r>
    </w:p>
    <w:p w14:paraId="684C8E25" w14:textId="77777777" w:rsidR="00BC0446" w:rsidRDefault="00614758" w:rsidP="00BC0446">
      <w:pPr>
        <w:pStyle w:val="Textoindependiente"/>
        <w:spacing w:before="114" w:line="252" w:lineRule="auto"/>
        <w:ind w:left="105" w:right="124"/>
      </w:pPr>
      <w:r w:rsidRPr="00BC5CD0">
        <w:t xml:space="preserve">A continuación, se </w:t>
      </w:r>
      <w:r>
        <w:t>describe con más detalle</w:t>
      </w:r>
      <w:r w:rsidRPr="00BC5CD0">
        <w:t xml:space="preserve"> las diferentes fases del proceso.</w:t>
      </w:r>
    </w:p>
    <w:p w14:paraId="45985ABD" w14:textId="5396FFD4" w:rsidR="00B934A7" w:rsidRDefault="00B934A7" w:rsidP="001867CD">
      <w:pPr>
        <w:pStyle w:val="Textoindependiente"/>
        <w:numPr>
          <w:ilvl w:val="0"/>
          <w:numId w:val="15"/>
        </w:numPr>
        <w:spacing w:before="114" w:line="252" w:lineRule="auto"/>
        <w:ind w:right="124"/>
        <w:rPr>
          <w:color w:val="00B0F0"/>
          <w:u w:val="single"/>
        </w:rPr>
      </w:pPr>
      <w:r>
        <w:rPr>
          <w:color w:val="00B0F0"/>
          <w:u w:val="single"/>
        </w:rPr>
        <w:t>Recepción e identificación</w:t>
      </w:r>
    </w:p>
    <w:p w14:paraId="4D8067B8" w14:textId="60F86D79" w:rsidR="00564B4C" w:rsidRPr="00A666C3" w:rsidRDefault="00564B4C" w:rsidP="00B934A7">
      <w:pPr>
        <w:pStyle w:val="Textoindependiente"/>
        <w:spacing w:before="77"/>
        <w:ind w:left="851"/>
        <w:rPr>
          <w:rFonts w:asciiTheme="majorHAnsi" w:hAnsiTheme="majorHAnsi" w:cstheme="majorHAnsi"/>
          <w:szCs w:val="20"/>
        </w:rPr>
      </w:pPr>
      <w:r w:rsidRPr="00A666C3">
        <w:rPr>
          <w:rFonts w:asciiTheme="majorHAnsi" w:hAnsiTheme="majorHAnsi" w:cstheme="majorHAnsi"/>
          <w:szCs w:val="20"/>
        </w:rPr>
        <w:t>Canales de recepción de incidencias:</w:t>
      </w:r>
    </w:p>
    <w:p w14:paraId="6E23BD0B" w14:textId="3802B15D" w:rsidR="00564B4C" w:rsidRPr="00A666C3" w:rsidRDefault="00564B4C" w:rsidP="001867CD">
      <w:pPr>
        <w:pStyle w:val="Textoindependiente"/>
        <w:numPr>
          <w:ilvl w:val="1"/>
          <w:numId w:val="17"/>
        </w:numPr>
        <w:spacing w:before="114" w:line="252" w:lineRule="auto"/>
        <w:ind w:right="124"/>
        <w:rPr>
          <w:rFonts w:asciiTheme="majorHAnsi" w:hAnsiTheme="majorHAnsi" w:cstheme="majorHAnsi"/>
          <w:szCs w:val="20"/>
        </w:rPr>
      </w:pPr>
      <w:r w:rsidRPr="00A666C3">
        <w:rPr>
          <w:rFonts w:asciiTheme="majorHAnsi" w:hAnsiTheme="majorHAnsi" w:cstheme="majorHAnsi"/>
          <w:szCs w:val="20"/>
        </w:rPr>
        <w:t>Oficinas BBVA</w:t>
      </w:r>
    </w:p>
    <w:p w14:paraId="69EA9E89" w14:textId="1B237A43" w:rsidR="00B974EF" w:rsidRDefault="00083C5B" w:rsidP="00977CB5">
      <w:pPr>
        <w:pStyle w:val="Prrafodelista"/>
        <w:numPr>
          <w:ilvl w:val="1"/>
          <w:numId w:val="12"/>
        </w:numPr>
        <w:spacing w:after="160" w:line="259" w:lineRule="auto"/>
        <w:rPr>
          <w:rFonts w:asciiTheme="majorHAnsi" w:eastAsiaTheme="minorHAnsi" w:hAnsiTheme="majorHAnsi" w:cstheme="majorHAnsi"/>
          <w:sz w:val="20"/>
          <w:lang w:eastAsia="en-US"/>
        </w:rPr>
      </w:pPr>
      <w:r w:rsidRPr="00A666C3">
        <w:rPr>
          <w:rFonts w:asciiTheme="majorHAnsi" w:eastAsiaTheme="minorHAnsi" w:hAnsiTheme="majorHAnsi" w:cstheme="majorHAnsi"/>
          <w:sz w:val="20"/>
          <w:lang w:eastAsia="en-US"/>
        </w:rPr>
        <w:t>En caso de que el solicitante pretenda presentar un escrito formal en la oficina, el personal de la oficina</w:t>
      </w:r>
      <w:r w:rsidR="002E571C">
        <w:rPr>
          <w:rFonts w:asciiTheme="majorHAnsi" w:eastAsiaTheme="minorHAnsi" w:hAnsiTheme="majorHAnsi" w:cstheme="majorHAnsi"/>
          <w:sz w:val="20"/>
          <w:lang w:eastAsia="en-US"/>
        </w:rPr>
        <w:t xml:space="preserve"> </w:t>
      </w:r>
      <w:r w:rsidRPr="00A666C3">
        <w:rPr>
          <w:rFonts w:asciiTheme="majorHAnsi" w:eastAsiaTheme="minorHAnsi" w:hAnsiTheme="majorHAnsi" w:cstheme="majorHAnsi"/>
          <w:sz w:val="20"/>
          <w:lang w:eastAsia="en-US"/>
        </w:rPr>
        <w:t>indicará</w:t>
      </w:r>
      <w:r w:rsidR="00A7025C">
        <w:rPr>
          <w:rFonts w:asciiTheme="majorHAnsi" w:eastAsiaTheme="minorHAnsi" w:hAnsiTheme="majorHAnsi" w:cstheme="majorHAnsi"/>
          <w:sz w:val="20"/>
          <w:lang w:eastAsia="en-US"/>
        </w:rPr>
        <w:t xml:space="preserve"> </w:t>
      </w:r>
      <w:r w:rsidR="002E571C">
        <w:rPr>
          <w:rFonts w:asciiTheme="majorHAnsi" w:eastAsiaTheme="minorHAnsi" w:hAnsiTheme="majorHAnsi" w:cstheme="majorHAnsi"/>
          <w:sz w:val="20"/>
          <w:lang w:eastAsia="en-US"/>
        </w:rPr>
        <w:t xml:space="preserve">al solicitante </w:t>
      </w:r>
      <w:r w:rsidRPr="00A666C3">
        <w:rPr>
          <w:rFonts w:asciiTheme="majorHAnsi" w:eastAsiaTheme="minorHAnsi" w:hAnsiTheme="majorHAnsi" w:cstheme="majorHAnsi"/>
          <w:sz w:val="20"/>
          <w:lang w:eastAsia="en-US"/>
        </w:rPr>
        <w:t>que</w:t>
      </w:r>
      <w:r w:rsidR="00A7025C">
        <w:rPr>
          <w:rFonts w:asciiTheme="majorHAnsi" w:eastAsiaTheme="minorHAnsi" w:hAnsiTheme="majorHAnsi" w:cstheme="majorHAnsi"/>
          <w:sz w:val="20"/>
          <w:lang w:eastAsia="en-US"/>
        </w:rPr>
        <w:t xml:space="preserve"> puede dirigirse </w:t>
      </w:r>
      <w:r w:rsidRPr="00A666C3">
        <w:rPr>
          <w:rFonts w:asciiTheme="majorHAnsi" w:eastAsiaTheme="minorHAnsi" w:hAnsiTheme="majorHAnsi" w:cstheme="majorHAnsi"/>
          <w:sz w:val="20"/>
          <w:lang w:eastAsia="en-US"/>
        </w:rPr>
        <w:t>a</w:t>
      </w:r>
      <w:r w:rsidR="00230FAC">
        <w:rPr>
          <w:rFonts w:asciiTheme="majorHAnsi" w:eastAsiaTheme="minorHAnsi" w:hAnsiTheme="majorHAnsi" w:cstheme="majorHAnsi"/>
          <w:sz w:val="20"/>
          <w:lang w:eastAsia="en-US"/>
        </w:rPr>
        <w:t xml:space="preserve"> través de las siguientes vías</w:t>
      </w:r>
      <w:r w:rsidR="00957835">
        <w:rPr>
          <w:rFonts w:asciiTheme="majorHAnsi" w:eastAsiaTheme="minorHAnsi" w:hAnsiTheme="majorHAnsi" w:cstheme="majorHAnsi"/>
          <w:sz w:val="20"/>
          <w:lang w:eastAsia="en-US"/>
        </w:rPr>
        <w:t xml:space="preserve">, </w:t>
      </w:r>
      <w:r w:rsidR="00230FAC">
        <w:rPr>
          <w:rFonts w:asciiTheme="majorHAnsi" w:eastAsiaTheme="minorHAnsi" w:hAnsiTheme="majorHAnsi" w:cstheme="majorHAnsi"/>
          <w:sz w:val="20"/>
          <w:lang w:eastAsia="en-US"/>
        </w:rPr>
        <w:t>dónde darán oportuna respuesta a su petición</w:t>
      </w:r>
      <w:r w:rsidR="00B974EF">
        <w:rPr>
          <w:rFonts w:asciiTheme="majorHAnsi" w:eastAsiaTheme="minorHAnsi" w:hAnsiTheme="majorHAnsi" w:cstheme="majorHAnsi"/>
          <w:sz w:val="20"/>
          <w:lang w:eastAsia="en-US"/>
        </w:rPr>
        <w:t>:</w:t>
      </w:r>
    </w:p>
    <w:p w14:paraId="1FFBF326" w14:textId="77777777" w:rsidR="00B974EF" w:rsidRDefault="00B974EF" w:rsidP="00B974EF">
      <w:pPr>
        <w:pStyle w:val="Prrafodelista"/>
        <w:numPr>
          <w:ilvl w:val="2"/>
          <w:numId w:val="12"/>
        </w:numPr>
        <w:spacing w:after="160" w:line="259" w:lineRule="auto"/>
        <w:rPr>
          <w:rFonts w:asciiTheme="majorHAnsi" w:eastAsiaTheme="minorHAnsi" w:hAnsiTheme="majorHAnsi" w:cstheme="majorHAnsi"/>
          <w:sz w:val="20"/>
          <w:lang w:eastAsia="en-US"/>
        </w:rPr>
      </w:pPr>
      <w:r>
        <w:rPr>
          <w:rFonts w:asciiTheme="majorHAnsi" w:eastAsiaTheme="minorHAnsi" w:hAnsiTheme="majorHAnsi" w:cstheme="majorHAnsi"/>
          <w:sz w:val="20"/>
          <w:lang w:eastAsia="en-US"/>
        </w:rPr>
        <w:t>N</w:t>
      </w:r>
      <w:r w:rsidR="00083C5B" w:rsidRPr="00A666C3">
        <w:rPr>
          <w:rFonts w:asciiTheme="majorHAnsi" w:eastAsiaTheme="minorHAnsi" w:hAnsiTheme="majorHAnsi" w:cstheme="majorHAnsi"/>
          <w:sz w:val="20"/>
          <w:lang w:eastAsia="en-US"/>
        </w:rPr>
        <w:t>úmero de atención telefónica</w:t>
      </w:r>
      <w:r>
        <w:rPr>
          <w:rFonts w:asciiTheme="majorHAnsi" w:eastAsiaTheme="minorHAnsi" w:hAnsiTheme="majorHAnsi" w:cstheme="majorHAnsi"/>
          <w:sz w:val="20"/>
          <w:lang w:eastAsia="en-US"/>
        </w:rPr>
        <w:t xml:space="preserve"> (</w:t>
      </w:r>
      <w:proofErr w:type="spellStart"/>
      <w:r w:rsidR="00083C5B" w:rsidRPr="00A666C3">
        <w:rPr>
          <w:rFonts w:asciiTheme="majorHAnsi" w:eastAsiaTheme="minorHAnsi" w:hAnsiTheme="majorHAnsi" w:cstheme="majorHAnsi"/>
          <w:sz w:val="20"/>
          <w:lang w:eastAsia="en-US"/>
        </w:rPr>
        <w:t>C</w:t>
      </w:r>
      <w:r w:rsidR="007C0D98">
        <w:rPr>
          <w:rFonts w:asciiTheme="majorHAnsi" w:eastAsiaTheme="minorHAnsi" w:hAnsiTheme="majorHAnsi" w:cstheme="majorHAnsi"/>
          <w:sz w:val="20"/>
          <w:lang w:eastAsia="en-US"/>
        </w:rPr>
        <w:t>ontact</w:t>
      </w:r>
      <w:proofErr w:type="spellEnd"/>
      <w:r w:rsidR="007C0D98">
        <w:rPr>
          <w:rFonts w:asciiTheme="majorHAnsi" w:eastAsiaTheme="minorHAnsi" w:hAnsiTheme="majorHAnsi" w:cstheme="majorHAnsi"/>
          <w:sz w:val="20"/>
          <w:lang w:eastAsia="en-US"/>
        </w:rPr>
        <w:t xml:space="preserve"> </w:t>
      </w:r>
      <w:r w:rsidR="00D61EA9">
        <w:rPr>
          <w:rFonts w:asciiTheme="majorHAnsi" w:eastAsiaTheme="minorHAnsi" w:hAnsiTheme="majorHAnsi" w:cstheme="majorHAnsi"/>
          <w:sz w:val="20"/>
          <w:lang w:eastAsia="en-US"/>
        </w:rPr>
        <w:t>Center</w:t>
      </w:r>
      <w:r>
        <w:rPr>
          <w:rFonts w:asciiTheme="majorHAnsi" w:eastAsiaTheme="minorHAnsi" w:hAnsiTheme="majorHAnsi" w:cstheme="majorHAnsi"/>
          <w:sz w:val="20"/>
          <w:lang w:eastAsia="en-US"/>
        </w:rPr>
        <w:t>)</w:t>
      </w:r>
      <w:r w:rsidR="00D25CB6">
        <w:rPr>
          <w:rFonts w:asciiTheme="majorHAnsi" w:eastAsiaTheme="minorHAnsi" w:hAnsiTheme="majorHAnsi" w:cstheme="majorHAnsi"/>
          <w:sz w:val="20"/>
          <w:lang w:eastAsia="en-US"/>
        </w:rPr>
        <w:t xml:space="preserve"> del </w:t>
      </w:r>
      <w:proofErr w:type="spellStart"/>
      <w:r w:rsidR="00D25CB6">
        <w:rPr>
          <w:rFonts w:asciiTheme="majorHAnsi" w:eastAsiaTheme="minorHAnsi" w:hAnsiTheme="majorHAnsi" w:cstheme="majorHAnsi"/>
          <w:sz w:val="20"/>
          <w:lang w:eastAsia="en-US"/>
        </w:rPr>
        <w:t>Servicer</w:t>
      </w:r>
      <w:proofErr w:type="spellEnd"/>
      <w:r>
        <w:rPr>
          <w:rFonts w:asciiTheme="majorHAnsi" w:eastAsiaTheme="minorHAnsi" w:hAnsiTheme="majorHAnsi" w:cstheme="majorHAnsi"/>
          <w:sz w:val="20"/>
          <w:lang w:eastAsia="en-US"/>
        </w:rPr>
        <w:t xml:space="preserve">: </w:t>
      </w:r>
      <w:r w:rsidR="007E133F">
        <w:rPr>
          <w:rFonts w:asciiTheme="majorHAnsi" w:eastAsiaTheme="minorHAnsi" w:hAnsiTheme="majorHAnsi" w:cstheme="majorHAnsi"/>
          <w:sz w:val="20"/>
          <w:lang w:eastAsia="en-US"/>
        </w:rPr>
        <w:t xml:space="preserve">901.11.77.88 </w:t>
      </w:r>
      <w:r w:rsidR="00083C5B" w:rsidRPr="00A666C3">
        <w:rPr>
          <w:rFonts w:asciiTheme="majorHAnsi" w:eastAsiaTheme="minorHAnsi" w:hAnsiTheme="majorHAnsi" w:cstheme="majorHAnsi"/>
          <w:sz w:val="20"/>
          <w:lang w:eastAsia="en-US"/>
        </w:rPr>
        <w:t>o</w:t>
      </w:r>
    </w:p>
    <w:p w14:paraId="4E18A163" w14:textId="22D513C2" w:rsidR="00B974EF" w:rsidRDefault="00B974EF" w:rsidP="00B974EF">
      <w:pPr>
        <w:pStyle w:val="Prrafodelista"/>
        <w:numPr>
          <w:ilvl w:val="2"/>
          <w:numId w:val="12"/>
        </w:numPr>
        <w:spacing w:after="160" w:line="259" w:lineRule="auto"/>
        <w:rPr>
          <w:rFonts w:asciiTheme="majorHAnsi" w:eastAsiaTheme="minorHAnsi" w:hAnsiTheme="majorHAnsi" w:cstheme="majorHAnsi"/>
          <w:sz w:val="20"/>
          <w:lang w:eastAsia="en-US"/>
        </w:rPr>
      </w:pPr>
      <w:r>
        <w:rPr>
          <w:rFonts w:asciiTheme="majorHAnsi" w:eastAsiaTheme="minorHAnsi" w:hAnsiTheme="majorHAnsi" w:cstheme="majorHAnsi"/>
          <w:sz w:val="20"/>
          <w:lang w:eastAsia="en-US"/>
        </w:rPr>
        <w:t xml:space="preserve">A </w:t>
      </w:r>
      <w:r w:rsidR="00D03896">
        <w:rPr>
          <w:rFonts w:asciiTheme="majorHAnsi" w:eastAsiaTheme="minorHAnsi" w:hAnsiTheme="majorHAnsi" w:cstheme="majorHAnsi"/>
          <w:sz w:val="20"/>
          <w:lang w:eastAsia="en-US"/>
        </w:rPr>
        <w:t xml:space="preserve">la dirección </w:t>
      </w:r>
      <w:r>
        <w:rPr>
          <w:rFonts w:asciiTheme="majorHAnsi" w:eastAsiaTheme="minorHAnsi" w:hAnsiTheme="majorHAnsi" w:cstheme="majorHAnsi"/>
          <w:sz w:val="20"/>
          <w:lang w:eastAsia="en-US"/>
        </w:rPr>
        <w:t xml:space="preserve">C/ </w:t>
      </w:r>
      <w:r w:rsidR="00D03896">
        <w:rPr>
          <w:rFonts w:asciiTheme="majorHAnsi" w:eastAsiaTheme="minorHAnsi" w:hAnsiTheme="majorHAnsi" w:cstheme="majorHAnsi"/>
          <w:sz w:val="20"/>
          <w:lang w:eastAsia="en-US"/>
        </w:rPr>
        <w:t>Medina de Pomar, 27 A</w:t>
      </w:r>
      <w:r w:rsidR="00083C5B" w:rsidRPr="00A666C3">
        <w:rPr>
          <w:rFonts w:asciiTheme="majorHAnsi" w:eastAsiaTheme="minorHAnsi" w:hAnsiTheme="majorHAnsi" w:cstheme="majorHAnsi"/>
          <w:sz w:val="20"/>
          <w:lang w:eastAsia="en-US"/>
        </w:rPr>
        <w:t>partado de Correos</w:t>
      </w:r>
      <w:r w:rsidR="00D03896">
        <w:rPr>
          <w:rFonts w:asciiTheme="majorHAnsi" w:eastAsiaTheme="minorHAnsi" w:hAnsiTheme="majorHAnsi" w:cstheme="majorHAnsi"/>
          <w:sz w:val="20"/>
          <w:lang w:eastAsia="en-US"/>
        </w:rPr>
        <w:t xml:space="preserve"> </w:t>
      </w:r>
      <w:r w:rsidR="00083C5B" w:rsidRPr="00A666C3">
        <w:rPr>
          <w:rFonts w:asciiTheme="majorHAnsi" w:eastAsiaTheme="minorHAnsi" w:hAnsiTheme="majorHAnsi" w:cstheme="majorHAnsi"/>
          <w:sz w:val="20"/>
          <w:lang w:eastAsia="en-US"/>
        </w:rPr>
        <w:t>280</w:t>
      </w:r>
      <w:r w:rsidR="00D03896">
        <w:rPr>
          <w:rFonts w:asciiTheme="majorHAnsi" w:eastAsiaTheme="minorHAnsi" w:hAnsiTheme="majorHAnsi" w:cstheme="majorHAnsi"/>
          <w:sz w:val="20"/>
          <w:lang w:eastAsia="en-US"/>
        </w:rPr>
        <w:t>42</w:t>
      </w:r>
      <w:r w:rsidR="00230FAC">
        <w:rPr>
          <w:rFonts w:asciiTheme="majorHAnsi" w:eastAsiaTheme="minorHAnsi" w:hAnsiTheme="majorHAnsi" w:cstheme="majorHAnsi"/>
          <w:sz w:val="20"/>
          <w:lang w:eastAsia="en-US"/>
        </w:rPr>
        <w:t xml:space="preserve">, </w:t>
      </w:r>
      <w:r w:rsidR="00083C5B" w:rsidRPr="00A666C3">
        <w:rPr>
          <w:rFonts w:asciiTheme="majorHAnsi" w:eastAsiaTheme="minorHAnsi" w:hAnsiTheme="majorHAnsi" w:cstheme="majorHAnsi"/>
          <w:sz w:val="20"/>
          <w:lang w:eastAsia="en-US"/>
        </w:rPr>
        <w:t>Madrid</w:t>
      </w:r>
      <w:r>
        <w:rPr>
          <w:rFonts w:asciiTheme="majorHAnsi" w:eastAsiaTheme="minorHAnsi" w:hAnsiTheme="majorHAnsi" w:cstheme="majorHAnsi"/>
          <w:sz w:val="20"/>
          <w:lang w:eastAsia="en-US"/>
        </w:rPr>
        <w:t xml:space="preserve"> o </w:t>
      </w:r>
    </w:p>
    <w:p w14:paraId="476D009E" w14:textId="4624BDA6" w:rsidR="00977CB5" w:rsidRPr="00A7025C" w:rsidRDefault="00B974EF" w:rsidP="00A7025C">
      <w:pPr>
        <w:pStyle w:val="Prrafodelista"/>
        <w:numPr>
          <w:ilvl w:val="2"/>
          <w:numId w:val="12"/>
        </w:numPr>
        <w:spacing w:after="160" w:line="259" w:lineRule="auto"/>
        <w:rPr>
          <w:rFonts w:asciiTheme="majorHAnsi" w:eastAsiaTheme="minorHAnsi" w:hAnsiTheme="majorHAnsi" w:cstheme="majorHAnsi"/>
          <w:sz w:val="20"/>
          <w:lang w:eastAsia="en-US"/>
        </w:rPr>
      </w:pPr>
      <w:r>
        <w:rPr>
          <w:rFonts w:asciiTheme="majorHAnsi" w:eastAsiaTheme="minorHAnsi" w:hAnsiTheme="majorHAnsi" w:cstheme="majorHAnsi"/>
          <w:sz w:val="20"/>
          <w:lang w:eastAsia="en-US"/>
        </w:rPr>
        <w:t>Al buzón del Servicer</w:t>
      </w:r>
      <w:r w:rsidR="006D061C">
        <w:rPr>
          <w:rFonts w:asciiTheme="majorHAnsi" w:eastAsiaTheme="minorHAnsi" w:hAnsiTheme="majorHAnsi" w:cstheme="majorHAnsi"/>
          <w:sz w:val="20"/>
          <w:lang w:eastAsia="en-US"/>
        </w:rPr>
        <w:t xml:space="preserve"> </w:t>
      </w:r>
      <w:hyperlink r:id="rId17" w:history="1">
        <w:r w:rsidR="006D061C" w:rsidRPr="006B22F2">
          <w:rPr>
            <w:rStyle w:val="Hipervnculo"/>
            <w:rFonts w:asciiTheme="majorHAnsi" w:eastAsiaTheme="minorHAnsi" w:hAnsiTheme="majorHAnsi" w:cstheme="majorHAnsi"/>
            <w:sz w:val="20"/>
            <w:lang w:eastAsia="en-US"/>
          </w:rPr>
          <w:t>centroatención@haya.es</w:t>
        </w:r>
      </w:hyperlink>
      <w:r w:rsidR="00F706CC" w:rsidRPr="00A7025C">
        <w:rPr>
          <w:rFonts w:asciiTheme="majorHAnsi" w:hAnsiTheme="majorHAnsi" w:cstheme="majorHAnsi"/>
          <w:color w:val="FF0000"/>
          <w:sz w:val="20"/>
          <w:lang w:eastAsia="en-US"/>
        </w:rPr>
        <w:t xml:space="preserve"> </w:t>
      </w:r>
    </w:p>
    <w:p w14:paraId="5E249B6E" w14:textId="217D5E40" w:rsidR="00D716F3" w:rsidRPr="00D716F3" w:rsidRDefault="00083C5B" w:rsidP="00D716F3">
      <w:pPr>
        <w:pStyle w:val="Prrafodelista"/>
        <w:numPr>
          <w:ilvl w:val="1"/>
          <w:numId w:val="12"/>
        </w:numPr>
        <w:spacing w:after="160" w:line="259" w:lineRule="auto"/>
        <w:rPr>
          <w:rFonts w:asciiTheme="majorHAnsi" w:eastAsiaTheme="minorHAnsi" w:hAnsiTheme="majorHAnsi" w:cstheme="majorHAnsi"/>
          <w:sz w:val="20"/>
          <w:lang w:eastAsia="en-US"/>
        </w:rPr>
      </w:pPr>
      <w:r w:rsidRPr="00977CB5">
        <w:rPr>
          <w:rFonts w:asciiTheme="majorHAnsi" w:hAnsiTheme="majorHAnsi" w:cstheme="majorHAnsi"/>
          <w:sz w:val="20"/>
          <w:lang w:eastAsia="en-US"/>
        </w:rPr>
        <w:t>En caso de que el solicitante insista en que quiere que la reclamación le sea admitida en la oficina</w:t>
      </w:r>
      <w:r w:rsidR="00D25CB6" w:rsidRPr="00977CB5">
        <w:rPr>
          <w:rFonts w:asciiTheme="majorHAnsi" w:hAnsiTheme="majorHAnsi" w:cstheme="majorHAnsi"/>
          <w:sz w:val="20"/>
          <w:lang w:eastAsia="en-US"/>
        </w:rPr>
        <w:t xml:space="preserve"> de BBVA, está se regirá según los protocolos internos de BBVA, haciendo llegar el escrito al SAC BBVA</w:t>
      </w:r>
      <w:r w:rsidR="002E571C">
        <w:rPr>
          <w:rFonts w:asciiTheme="majorHAnsi" w:hAnsiTheme="majorHAnsi" w:cstheme="majorHAnsi"/>
          <w:sz w:val="20"/>
          <w:lang w:eastAsia="en-US"/>
        </w:rPr>
        <w:t xml:space="preserve">, que será el encargado de registrar la reclamación en la herramienta </w:t>
      </w:r>
      <w:r w:rsidR="00C87355">
        <w:rPr>
          <w:rFonts w:asciiTheme="majorHAnsi" w:hAnsiTheme="majorHAnsi" w:cstheme="majorHAnsi"/>
          <w:sz w:val="20"/>
          <w:lang w:eastAsia="en-US"/>
        </w:rPr>
        <w:t xml:space="preserve">de </w:t>
      </w:r>
      <w:proofErr w:type="spellStart"/>
      <w:r w:rsidR="00C87355">
        <w:rPr>
          <w:rFonts w:asciiTheme="majorHAnsi" w:hAnsiTheme="majorHAnsi" w:cstheme="majorHAnsi"/>
          <w:sz w:val="20"/>
          <w:lang w:eastAsia="en-US"/>
        </w:rPr>
        <w:t>ticketing</w:t>
      </w:r>
      <w:proofErr w:type="spellEnd"/>
      <w:r w:rsidR="00C87355">
        <w:rPr>
          <w:rFonts w:asciiTheme="majorHAnsi" w:hAnsiTheme="majorHAnsi" w:cstheme="majorHAnsi"/>
          <w:sz w:val="20"/>
          <w:lang w:eastAsia="en-US"/>
        </w:rPr>
        <w:t xml:space="preserve"> </w:t>
      </w:r>
      <w:r w:rsidR="002E571C">
        <w:rPr>
          <w:rFonts w:asciiTheme="majorHAnsi" w:hAnsiTheme="majorHAnsi" w:cstheme="majorHAnsi"/>
          <w:sz w:val="20"/>
          <w:lang w:eastAsia="en-US"/>
        </w:rPr>
        <w:t xml:space="preserve">del </w:t>
      </w:r>
      <w:proofErr w:type="spellStart"/>
      <w:r w:rsidR="002E571C">
        <w:rPr>
          <w:rFonts w:asciiTheme="majorHAnsi" w:hAnsiTheme="majorHAnsi" w:cstheme="majorHAnsi"/>
          <w:sz w:val="20"/>
          <w:lang w:eastAsia="en-US"/>
        </w:rPr>
        <w:t>Servicer</w:t>
      </w:r>
      <w:proofErr w:type="spellEnd"/>
      <w:r w:rsidR="00247E61">
        <w:rPr>
          <w:rFonts w:asciiTheme="majorHAnsi" w:hAnsiTheme="majorHAnsi" w:cstheme="majorHAnsi"/>
          <w:sz w:val="20"/>
          <w:lang w:eastAsia="en-US"/>
        </w:rPr>
        <w:t>.</w:t>
      </w:r>
    </w:p>
    <w:p w14:paraId="1E3C072D" w14:textId="730984BD" w:rsidR="00083C5B" w:rsidRPr="004A2182" w:rsidRDefault="00083C5B" w:rsidP="004A2182">
      <w:pPr>
        <w:pStyle w:val="Prrafodelista"/>
        <w:numPr>
          <w:ilvl w:val="1"/>
          <w:numId w:val="12"/>
        </w:numPr>
        <w:spacing w:after="160" w:line="259" w:lineRule="auto"/>
        <w:rPr>
          <w:rFonts w:asciiTheme="majorHAnsi" w:eastAsiaTheme="minorHAnsi" w:hAnsiTheme="majorHAnsi" w:cstheme="majorHAnsi"/>
          <w:sz w:val="20"/>
          <w:lang w:eastAsia="en-US"/>
        </w:rPr>
      </w:pPr>
      <w:r w:rsidRPr="004A2182">
        <w:rPr>
          <w:rFonts w:asciiTheme="majorHAnsi" w:hAnsiTheme="majorHAnsi" w:cstheme="majorHAnsi"/>
          <w:sz w:val="20"/>
          <w:lang w:eastAsia="en-US"/>
        </w:rPr>
        <w:t>La respuesta</w:t>
      </w:r>
      <w:r w:rsidR="00162F2F">
        <w:rPr>
          <w:rFonts w:asciiTheme="majorHAnsi" w:hAnsiTheme="majorHAnsi" w:cstheme="majorHAnsi"/>
          <w:sz w:val="20"/>
          <w:lang w:eastAsia="en-US"/>
        </w:rPr>
        <w:t xml:space="preserve"> por parte del Servicer </w:t>
      </w:r>
      <w:r w:rsidRPr="004A2182">
        <w:rPr>
          <w:rFonts w:asciiTheme="majorHAnsi" w:hAnsiTheme="majorHAnsi" w:cstheme="majorHAnsi"/>
          <w:sz w:val="20"/>
          <w:lang w:eastAsia="en-US"/>
        </w:rPr>
        <w:t>no superará el plazo máximo</w:t>
      </w:r>
      <w:r w:rsidR="004A2182" w:rsidRPr="004A2182">
        <w:rPr>
          <w:rFonts w:asciiTheme="majorHAnsi" w:hAnsiTheme="majorHAnsi" w:cstheme="majorHAnsi"/>
          <w:sz w:val="20"/>
          <w:lang w:eastAsia="en-US"/>
        </w:rPr>
        <w:t xml:space="preserve"> establecido de 60 días hábiles (es el plazo acordado para la medición del KPI 17).</w:t>
      </w:r>
    </w:p>
    <w:p w14:paraId="6C1851F8" w14:textId="3777C585" w:rsidR="00564B4C" w:rsidRPr="00A666C3" w:rsidRDefault="00564B4C" w:rsidP="001867CD">
      <w:pPr>
        <w:pStyle w:val="Textoindependiente"/>
        <w:numPr>
          <w:ilvl w:val="1"/>
          <w:numId w:val="17"/>
        </w:numPr>
        <w:spacing w:before="114" w:line="252" w:lineRule="auto"/>
        <w:ind w:right="124"/>
        <w:rPr>
          <w:rFonts w:asciiTheme="majorHAnsi" w:hAnsiTheme="majorHAnsi" w:cstheme="majorHAnsi"/>
          <w:szCs w:val="20"/>
        </w:rPr>
      </w:pPr>
      <w:r w:rsidRPr="00A666C3">
        <w:rPr>
          <w:rFonts w:asciiTheme="majorHAnsi" w:hAnsiTheme="majorHAnsi" w:cstheme="majorHAnsi"/>
          <w:szCs w:val="20"/>
        </w:rPr>
        <w:t>Servicio de Atención al Cliente BBVA</w:t>
      </w:r>
    </w:p>
    <w:p w14:paraId="006DAEE2" w14:textId="6BCECC69" w:rsidR="00E91276" w:rsidRPr="00E91276" w:rsidRDefault="00654BDB" w:rsidP="006D75BD">
      <w:pPr>
        <w:pStyle w:val="Prrafodelista"/>
        <w:numPr>
          <w:ilvl w:val="1"/>
          <w:numId w:val="12"/>
        </w:numPr>
        <w:spacing w:after="160" w:line="259" w:lineRule="auto"/>
        <w:ind w:left="1789"/>
        <w:rPr>
          <w:rFonts w:asciiTheme="majorHAnsi" w:eastAsiaTheme="minorHAnsi" w:hAnsiTheme="majorHAnsi" w:cstheme="majorHAnsi"/>
          <w:sz w:val="20"/>
          <w:lang w:eastAsia="en-US"/>
        </w:rPr>
      </w:pPr>
      <w:r w:rsidRPr="007E5A41">
        <w:rPr>
          <w:rFonts w:asciiTheme="majorHAnsi" w:eastAsiaTheme="minorHAnsi" w:hAnsiTheme="majorHAnsi" w:cstheme="majorHAnsi"/>
          <w:sz w:val="20"/>
          <w:lang w:eastAsia="en-US"/>
        </w:rPr>
        <w:t>Las reclamaciones que llegan a</w:t>
      </w:r>
      <w:r w:rsidR="000576E2">
        <w:rPr>
          <w:rFonts w:asciiTheme="majorHAnsi" w:eastAsiaTheme="minorHAnsi" w:hAnsiTheme="majorHAnsi" w:cstheme="majorHAnsi"/>
          <w:sz w:val="20"/>
          <w:lang w:eastAsia="en-US"/>
        </w:rPr>
        <w:t xml:space="preserve">l SAC BBVA (directamente a través de este canal o </w:t>
      </w:r>
      <w:r w:rsidRPr="007E5A41">
        <w:rPr>
          <w:rFonts w:asciiTheme="majorHAnsi" w:eastAsiaTheme="minorHAnsi" w:hAnsiTheme="majorHAnsi" w:cstheme="majorHAnsi"/>
          <w:sz w:val="20"/>
          <w:lang w:eastAsia="en-US"/>
        </w:rPr>
        <w:t xml:space="preserve">a través de </w:t>
      </w:r>
      <w:r w:rsidR="000576E2">
        <w:rPr>
          <w:rFonts w:asciiTheme="majorHAnsi" w:eastAsiaTheme="minorHAnsi" w:hAnsiTheme="majorHAnsi" w:cstheme="majorHAnsi"/>
          <w:sz w:val="20"/>
          <w:lang w:eastAsia="en-US"/>
        </w:rPr>
        <w:t xml:space="preserve">las </w:t>
      </w:r>
      <w:r w:rsidRPr="007E5A41">
        <w:rPr>
          <w:rFonts w:asciiTheme="majorHAnsi" w:eastAsiaTheme="minorHAnsi" w:hAnsiTheme="majorHAnsi" w:cstheme="majorHAnsi"/>
          <w:sz w:val="20"/>
          <w:lang w:eastAsia="en-US"/>
        </w:rPr>
        <w:t>oficinas</w:t>
      </w:r>
      <w:r w:rsidR="003C628B">
        <w:rPr>
          <w:rFonts w:asciiTheme="majorHAnsi" w:eastAsiaTheme="minorHAnsi" w:hAnsiTheme="majorHAnsi" w:cstheme="majorHAnsi"/>
          <w:sz w:val="20"/>
          <w:lang w:eastAsia="en-US"/>
        </w:rPr>
        <w:t xml:space="preserve"> </w:t>
      </w:r>
      <w:r w:rsidR="000576E2">
        <w:rPr>
          <w:rFonts w:asciiTheme="majorHAnsi" w:eastAsiaTheme="minorHAnsi" w:hAnsiTheme="majorHAnsi" w:cstheme="majorHAnsi"/>
          <w:sz w:val="20"/>
          <w:lang w:eastAsia="en-US"/>
        </w:rPr>
        <w:t xml:space="preserve">BBVA) </w:t>
      </w:r>
      <w:r w:rsidR="004753D0">
        <w:rPr>
          <w:rFonts w:asciiTheme="majorHAnsi" w:eastAsiaTheme="minorHAnsi" w:hAnsiTheme="majorHAnsi" w:cstheme="majorHAnsi"/>
          <w:sz w:val="20"/>
          <w:lang w:eastAsia="en-US"/>
        </w:rPr>
        <w:t>y que estén relacionadas con inmuebles bajo gestión de HRE</w:t>
      </w:r>
      <w:r w:rsidR="00983892" w:rsidRPr="007E5A41">
        <w:rPr>
          <w:rFonts w:asciiTheme="majorHAnsi" w:eastAsiaTheme="minorHAnsi" w:hAnsiTheme="majorHAnsi" w:cstheme="majorHAnsi"/>
          <w:sz w:val="20"/>
          <w:lang w:eastAsia="en-US"/>
        </w:rPr>
        <w:t xml:space="preserve">, </w:t>
      </w:r>
      <w:r w:rsidRPr="007E5A41">
        <w:rPr>
          <w:rFonts w:asciiTheme="majorHAnsi" w:eastAsiaTheme="minorHAnsi" w:hAnsiTheme="majorHAnsi" w:cstheme="majorHAnsi"/>
          <w:sz w:val="20"/>
          <w:lang w:eastAsia="en-US"/>
        </w:rPr>
        <w:t>se</w:t>
      </w:r>
      <w:r w:rsidR="009A6E39">
        <w:rPr>
          <w:rFonts w:asciiTheme="majorHAnsi" w:eastAsiaTheme="minorHAnsi" w:hAnsiTheme="majorHAnsi" w:cstheme="majorHAnsi"/>
          <w:sz w:val="20"/>
          <w:lang w:eastAsia="en-US"/>
        </w:rPr>
        <w:t xml:space="preserve"> </w:t>
      </w:r>
      <w:r w:rsidR="000576E2">
        <w:rPr>
          <w:rFonts w:asciiTheme="majorHAnsi" w:eastAsiaTheme="minorHAnsi" w:hAnsiTheme="majorHAnsi" w:cstheme="majorHAnsi"/>
          <w:sz w:val="20"/>
          <w:lang w:eastAsia="en-US"/>
        </w:rPr>
        <w:t xml:space="preserve">trasladarán al Servicer para su tratamiento y seguimiento </w:t>
      </w:r>
      <w:r w:rsidR="00C87355">
        <w:rPr>
          <w:rFonts w:asciiTheme="majorHAnsi" w:eastAsiaTheme="minorHAnsi" w:hAnsiTheme="majorHAnsi" w:cstheme="majorHAnsi"/>
          <w:sz w:val="20"/>
          <w:lang w:eastAsia="en-US"/>
        </w:rPr>
        <w:t xml:space="preserve">a través de la herramienta de </w:t>
      </w:r>
      <w:proofErr w:type="spellStart"/>
      <w:r w:rsidR="00C87355">
        <w:rPr>
          <w:rFonts w:asciiTheme="majorHAnsi" w:eastAsiaTheme="minorHAnsi" w:hAnsiTheme="majorHAnsi" w:cstheme="majorHAnsi"/>
          <w:sz w:val="20"/>
          <w:lang w:eastAsia="en-US"/>
        </w:rPr>
        <w:t>ticketing</w:t>
      </w:r>
      <w:proofErr w:type="spellEnd"/>
      <w:r w:rsidR="00C87355">
        <w:rPr>
          <w:rFonts w:asciiTheme="majorHAnsi" w:eastAsiaTheme="minorHAnsi" w:hAnsiTheme="majorHAnsi" w:cstheme="majorHAnsi"/>
          <w:sz w:val="20"/>
          <w:lang w:eastAsia="en-US"/>
        </w:rPr>
        <w:t xml:space="preserve"> del </w:t>
      </w:r>
      <w:proofErr w:type="spellStart"/>
      <w:r w:rsidR="00C87355">
        <w:rPr>
          <w:rFonts w:asciiTheme="majorHAnsi" w:eastAsiaTheme="minorHAnsi" w:hAnsiTheme="majorHAnsi" w:cstheme="majorHAnsi"/>
          <w:sz w:val="20"/>
          <w:lang w:eastAsia="en-US"/>
        </w:rPr>
        <w:t>Servicer</w:t>
      </w:r>
      <w:proofErr w:type="spellEnd"/>
      <w:r w:rsidR="00C87355">
        <w:rPr>
          <w:rFonts w:asciiTheme="majorHAnsi" w:eastAsiaTheme="minorHAnsi" w:hAnsiTheme="majorHAnsi" w:cstheme="majorHAnsi"/>
          <w:sz w:val="20"/>
          <w:lang w:eastAsia="en-US"/>
        </w:rPr>
        <w:t>.</w:t>
      </w:r>
    </w:p>
    <w:p w14:paraId="75CE30E1" w14:textId="77777777" w:rsidR="005A28BF" w:rsidRPr="005A28BF" w:rsidRDefault="009A6E39" w:rsidP="005A28BF">
      <w:pPr>
        <w:pStyle w:val="Prrafodelista"/>
        <w:numPr>
          <w:ilvl w:val="1"/>
          <w:numId w:val="12"/>
        </w:numPr>
        <w:spacing w:after="160" w:line="259" w:lineRule="auto"/>
        <w:ind w:left="1789"/>
        <w:rPr>
          <w:rFonts w:asciiTheme="majorHAnsi" w:eastAsiaTheme="minorHAnsi" w:hAnsiTheme="majorHAnsi" w:cstheme="majorHAnsi"/>
          <w:sz w:val="20"/>
          <w:lang w:eastAsia="en-US"/>
        </w:rPr>
      </w:pPr>
      <w:r w:rsidRPr="009A6E39">
        <w:rPr>
          <w:rFonts w:asciiTheme="majorHAnsi" w:hAnsiTheme="majorHAnsi" w:cstheme="majorHAnsi"/>
          <w:sz w:val="20"/>
          <w:lang w:eastAsia="en-US"/>
        </w:rPr>
        <w:t>La respuesta por parte del Servicer no superará el plazo máximo establecido de 60 días hábiles (es el plazo acordado para la medición del KPI 17).</w:t>
      </w:r>
    </w:p>
    <w:p w14:paraId="44C2C65C" w14:textId="02360BC6" w:rsidR="00983892" w:rsidRPr="004C5854" w:rsidRDefault="00654BDB" w:rsidP="004C5854">
      <w:pPr>
        <w:pStyle w:val="Textoindependiente"/>
        <w:numPr>
          <w:ilvl w:val="1"/>
          <w:numId w:val="17"/>
        </w:numPr>
        <w:spacing w:before="114" w:line="252" w:lineRule="auto"/>
        <w:ind w:right="124"/>
        <w:rPr>
          <w:rFonts w:asciiTheme="majorHAnsi" w:hAnsiTheme="majorHAnsi" w:cstheme="majorHAnsi"/>
          <w:szCs w:val="20"/>
        </w:rPr>
      </w:pPr>
      <w:r w:rsidRPr="004C5854">
        <w:rPr>
          <w:rFonts w:asciiTheme="majorHAnsi" w:hAnsiTheme="majorHAnsi" w:cstheme="majorHAnsi"/>
          <w:szCs w:val="20"/>
        </w:rPr>
        <w:lastRenderedPageBreak/>
        <w:t>El SAC de BBVA</w:t>
      </w:r>
      <w:r w:rsidR="00983892" w:rsidRPr="004C5854">
        <w:rPr>
          <w:rFonts w:asciiTheme="majorHAnsi" w:hAnsiTheme="majorHAnsi" w:cstheme="majorHAnsi"/>
          <w:szCs w:val="20"/>
        </w:rPr>
        <w:t xml:space="preserve"> se pondrá en contacto con el reclamante por el mismo medio para indicarle que se</w:t>
      </w:r>
      <w:r w:rsidR="00CD3E8B" w:rsidRPr="004C5854">
        <w:rPr>
          <w:rFonts w:asciiTheme="majorHAnsi" w:hAnsiTheme="majorHAnsi" w:cstheme="majorHAnsi"/>
          <w:szCs w:val="20"/>
        </w:rPr>
        <w:t xml:space="preserve"> </w:t>
      </w:r>
      <w:r w:rsidRPr="004C5854">
        <w:rPr>
          <w:rFonts w:asciiTheme="majorHAnsi" w:hAnsiTheme="majorHAnsi" w:cstheme="majorHAnsi"/>
          <w:szCs w:val="20"/>
        </w:rPr>
        <w:t>da traslado a</w:t>
      </w:r>
      <w:r w:rsidR="00D65E41" w:rsidRPr="004C5854">
        <w:rPr>
          <w:rFonts w:asciiTheme="majorHAnsi" w:hAnsiTheme="majorHAnsi" w:cstheme="majorHAnsi"/>
          <w:szCs w:val="20"/>
        </w:rPr>
        <w:t xml:space="preserve">l Servicer </w:t>
      </w:r>
      <w:r w:rsidRPr="004C5854">
        <w:rPr>
          <w:rFonts w:asciiTheme="majorHAnsi" w:hAnsiTheme="majorHAnsi" w:cstheme="majorHAnsi"/>
          <w:szCs w:val="20"/>
        </w:rPr>
        <w:t xml:space="preserve">para su gestión y contestación. </w:t>
      </w:r>
    </w:p>
    <w:p w14:paraId="7C0D8469" w14:textId="23BEC042" w:rsidR="00564B4C" w:rsidRPr="00A666C3" w:rsidRDefault="00564B4C" w:rsidP="001867CD">
      <w:pPr>
        <w:pStyle w:val="Textoindependiente"/>
        <w:numPr>
          <w:ilvl w:val="1"/>
          <w:numId w:val="17"/>
        </w:numPr>
        <w:spacing w:before="114" w:line="252" w:lineRule="auto"/>
        <w:ind w:right="124"/>
        <w:rPr>
          <w:rFonts w:asciiTheme="majorHAnsi" w:hAnsiTheme="majorHAnsi" w:cstheme="majorHAnsi"/>
          <w:szCs w:val="20"/>
        </w:rPr>
      </w:pPr>
      <w:r w:rsidRPr="00A666C3">
        <w:rPr>
          <w:rFonts w:asciiTheme="majorHAnsi" w:hAnsiTheme="majorHAnsi" w:cstheme="majorHAnsi"/>
          <w:szCs w:val="20"/>
        </w:rPr>
        <w:t>Organismos Oficiales y Organizaciones de Consumidores</w:t>
      </w:r>
    </w:p>
    <w:p w14:paraId="6A6A0775" w14:textId="77777777" w:rsidR="00064321" w:rsidRDefault="00B43ABA" w:rsidP="001867CD">
      <w:pPr>
        <w:pStyle w:val="Prrafodelista"/>
        <w:numPr>
          <w:ilvl w:val="1"/>
          <w:numId w:val="12"/>
        </w:numPr>
        <w:spacing w:after="160" w:line="259" w:lineRule="auto"/>
        <w:rPr>
          <w:rFonts w:asciiTheme="majorHAnsi" w:hAnsiTheme="majorHAnsi" w:cstheme="majorHAnsi"/>
          <w:sz w:val="20"/>
        </w:rPr>
      </w:pPr>
      <w:r w:rsidRPr="00F366C5">
        <w:rPr>
          <w:rFonts w:asciiTheme="majorHAnsi" w:hAnsiTheme="majorHAnsi" w:cstheme="majorHAnsi"/>
          <w:sz w:val="20"/>
        </w:rPr>
        <w:t>Recibidos por BBVA</w:t>
      </w:r>
      <w:r w:rsidR="00064321">
        <w:rPr>
          <w:rFonts w:asciiTheme="majorHAnsi" w:hAnsiTheme="majorHAnsi" w:cstheme="majorHAnsi"/>
          <w:sz w:val="20"/>
        </w:rPr>
        <w:t>:</w:t>
      </w:r>
    </w:p>
    <w:p w14:paraId="79E80939" w14:textId="50B91321" w:rsidR="00064321" w:rsidRPr="00F366C5" w:rsidRDefault="00A546FE" w:rsidP="00064321">
      <w:pPr>
        <w:pStyle w:val="Textoindependiente"/>
        <w:numPr>
          <w:ilvl w:val="3"/>
          <w:numId w:val="17"/>
        </w:numPr>
        <w:spacing w:before="114" w:line="252" w:lineRule="auto"/>
        <w:ind w:right="124"/>
        <w:rPr>
          <w:rFonts w:asciiTheme="majorHAnsi" w:hAnsiTheme="majorHAnsi" w:cstheme="majorHAnsi"/>
        </w:rPr>
      </w:pPr>
      <w:bookmarkStart w:id="7" w:name="_GoBack"/>
      <w:bookmarkEnd w:id="7"/>
      <w:r>
        <w:rPr>
          <w:rFonts w:asciiTheme="majorHAnsi" w:hAnsiTheme="majorHAnsi" w:cstheme="majorHAnsi"/>
        </w:rPr>
        <w:t xml:space="preserve">Organismos Oficiales y </w:t>
      </w:r>
      <w:r w:rsidR="00064321">
        <w:rPr>
          <w:rFonts w:asciiTheme="majorHAnsi" w:hAnsiTheme="majorHAnsi" w:cstheme="majorHAnsi"/>
        </w:rPr>
        <w:t xml:space="preserve">Organizaciones de Consumidores. El SAC BBVA los trasladará al </w:t>
      </w:r>
      <w:proofErr w:type="spellStart"/>
      <w:r w:rsidR="00064321">
        <w:rPr>
          <w:rFonts w:asciiTheme="majorHAnsi" w:hAnsiTheme="majorHAnsi" w:cstheme="majorHAnsi"/>
        </w:rPr>
        <w:t>Servicer</w:t>
      </w:r>
      <w:proofErr w:type="spellEnd"/>
      <w:r w:rsidR="00064321">
        <w:rPr>
          <w:rFonts w:asciiTheme="majorHAnsi" w:hAnsiTheme="majorHAnsi" w:cstheme="majorHAnsi"/>
        </w:rPr>
        <w:t xml:space="preserve"> para su gestión a través de la herramienta de </w:t>
      </w:r>
      <w:proofErr w:type="spellStart"/>
      <w:r w:rsidR="00064321">
        <w:rPr>
          <w:rFonts w:asciiTheme="majorHAnsi" w:hAnsiTheme="majorHAnsi" w:cstheme="majorHAnsi"/>
        </w:rPr>
        <w:t>ticketing</w:t>
      </w:r>
      <w:proofErr w:type="spellEnd"/>
      <w:r w:rsidR="00064321">
        <w:rPr>
          <w:rFonts w:asciiTheme="majorHAnsi" w:hAnsiTheme="majorHAnsi" w:cstheme="majorHAnsi"/>
        </w:rPr>
        <w:t xml:space="preserve">. Aquellas solicitudes más urgentes, por plazo o por prioridad, se enviarán también al buzón de </w:t>
      </w:r>
      <w:hyperlink r:id="rId18" w:history="1">
        <w:r w:rsidR="00064321" w:rsidRPr="005D35CD">
          <w:rPr>
            <w:rStyle w:val="Hipervnculo"/>
            <w:rFonts w:asciiTheme="majorHAnsi" w:hAnsiTheme="majorHAnsi" w:cstheme="majorHAnsi"/>
          </w:rPr>
          <w:t>atencionalcliente@haya.es</w:t>
        </w:r>
      </w:hyperlink>
      <w:r w:rsidR="00064321">
        <w:rPr>
          <w:rFonts w:asciiTheme="majorHAnsi" w:hAnsiTheme="majorHAnsi" w:cstheme="majorHAnsi"/>
        </w:rPr>
        <w:t xml:space="preserve"> para proceder lo antes posible con su gestión.</w:t>
      </w:r>
    </w:p>
    <w:p w14:paraId="67E26DEE" w14:textId="7848485C" w:rsidR="006C476C" w:rsidRPr="00A77DF1" w:rsidRDefault="00B43ABA" w:rsidP="001867CD">
      <w:pPr>
        <w:pStyle w:val="Prrafodelista"/>
        <w:numPr>
          <w:ilvl w:val="1"/>
          <w:numId w:val="12"/>
        </w:numPr>
        <w:spacing w:after="160" w:line="259" w:lineRule="auto"/>
        <w:rPr>
          <w:rFonts w:asciiTheme="majorHAnsi" w:hAnsiTheme="majorHAnsi" w:cstheme="majorHAnsi"/>
          <w:sz w:val="20"/>
        </w:rPr>
      </w:pPr>
      <w:r w:rsidRPr="00E2430A">
        <w:rPr>
          <w:rFonts w:asciiTheme="majorHAnsi" w:hAnsiTheme="majorHAnsi" w:cstheme="majorHAnsi"/>
          <w:sz w:val="20"/>
        </w:rPr>
        <w:t>Recibidos por el Servicer.</w:t>
      </w:r>
      <w:r w:rsidR="00E2430A" w:rsidRPr="00E2430A">
        <w:rPr>
          <w:rFonts w:asciiTheme="majorHAnsi" w:hAnsiTheme="majorHAnsi" w:cstheme="majorHAnsi"/>
          <w:sz w:val="20"/>
        </w:rPr>
        <w:t xml:space="preserve"> </w:t>
      </w:r>
      <w:r w:rsidRPr="00E2430A">
        <w:rPr>
          <w:rFonts w:asciiTheme="majorHAnsi" w:hAnsiTheme="majorHAnsi" w:cstheme="majorHAnsi"/>
          <w:sz w:val="20"/>
        </w:rPr>
        <w:t>Estos escritos deberán quedar registrados en JIRA en el momento de su recepción para su seguimiento</w:t>
      </w:r>
      <w:r w:rsidR="00CF3A1A" w:rsidRPr="00A77DF1">
        <w:rPr>
          <w:rFonts w:asciiTheme="majorHAnsi" w:hAnsiTheme="majorHAnsi" w:cstheme="majorHAnsi"/>
          <w:sz w:val="20"/>
        </w:rPr>
        <w:t xml:space="preserve">, </w:t>
      </w:r>
      <w:r w:rsidR="00CF3A1A" w:rsidRPr="00A77DF1">
        <w:rPr>
          <w:rFonts w:asciiTheme="majorHAnsi" w:eastAsiaTheme="minorHAnsi" w:hAnsiTheme="majorHAnsi" w:cstheme="majorHAnsi"/>
          <w:sz w:val="20"/>
          <w:lang w:eastAsia="en-US"/>
        </w:rPr>
        <w:t>parametrizando el ticket de tal forma que llegue al área tramitadora responsable de realizar la gestión.</w:t>
      </w:r>
      <w:r w:rsidRPr="00A77DF1">
        <w:rPr>
          <w:rFonts w:asciiTheme="majorHAnsi" w:hAnsiTheme="majorHAnsi" w:cstheme="majorHAnsi"/>
          <w:sz w:val="20"/>
        </w:rPr>
        <w:t xml:space="preserve"> </w:t>
      </w:r>
    </w:p>
    <w:p w14:paraId="2D9DB0F3" w14:textId="39F8B62A" w:rsidR="00564B4C" w:rsidRPr="00A666C3" w:rsidRDefault="00564B4C" w:rsidP="001867CD">
      <w:pPr>
        <w:pStyle w:val="Textoindependiente"/>
        <w:numPr>
          <w:ilvl w:val="1"/>
          <w:numId w:val="17"/>
        </w:numPr>
        <w:spacing w:before="114" w:line="252" w:lineRule="auto"/>
        <w:ind w:right="124"/>
        <w:rPr>
          <w:rFonts w:asciiTheme="majorHAnsi" w:hAnsiTheme="majorHAnsi" w:cstheme="majorHAnsi"/>
          <w:szCs w:val="20"/>
        </w:rPr>
      </w:pPr>
      <w:proofErr w:type="spellStart"/>
      <w:r w:rsidRPr="00A666C3">
        <w:rPr>
          <w:rFonts w:asciiTheme="majorHAnsi" w:hAnsiTheme="majorHAnsi" w:cstheme="majorHAnsi"/>
          <w:szCs w:val="20"/>
        </w:rPr>
        <w:t>Contact</w:t>
      </w:r>
      <w:proofErr w:type="spellEnd"/>
      <w:r w:rsidRPr="00A666C3">
        <w:rPr>
          <w:rFonts w:asciiTheme="majorHAnsi" w:hAnsiTheme="majorHAnsi" w:cstheme="majorHAnsi"/>
          <w:szCs w:val="20"/>
        </w:rPr>
        <w:t xml:space="preserve"> Center (proveedor </w:t>
      </w:r>
      <w:r w:rsidR="008B6F87" w:rsidRPr="00A666C3">
        <w:rPr>
          <w:rFonts w:asciiTheme="majorHAnsi" w:hAnsiTheme="majorHAnsi" w:cstheme="majorHAnsi"/>
          <w:szCs w:val="20"/>
        </w:rPr>
        <w:t>extern</w:t>
      </w:r>
      <w:r w:rsidR="008B6F87" w:rsidRPr="008B6F87">
        <w:rPr>
          <w:rFonts w:asciiTheme="majorHAnsi" w:hAnsiTheme="majorHAnsi" w:cstheme="majorHAnsi"/>
          <w:szCs w:val="20"/>
        </w:rPr>
        <w:t>o)</w:t>
      </w:r>
    </w:p>
    <w:p w14:paraId="49D245BB" w14:textId="2866C49B" w:rsidR="008937E9" w:rsidRPr="00A666C3" w:rsidRDefault="008937E9" w:rsidP="001867CD">
      <w:pPr>
        <w:pStyle w:val="Prrafodelista"/>
        <w:numPr>
          <w:ilvl w:val="1"/>
          <w:numId w:val="12"/>
        </w:numPr>
        <w:spacing w:after="160" w:line="259" w:lineRule="auto"/>
        <w:rPr>
          <w:rFonts w:asciiTheme="majorHAnsi" w:hAnsiTheme="majorHAnsi" w:cstheme="majorHAnsi"/>
          <w:sz w:val="20"/>
        </w:rPr>
      </w:pPr>
      <w:r w:rsidRPr="00986C19">
        <w:rPr>
          <w:rFonts w:asciiTheme="majorHAnsi" w:hAnsiTheme="majorHAnsi" w:cstheme="majorHAnsi"/>
          <w:sz w:val="20"/>
        </w:rPr>
        <w:t xml:space="preserve">Números de teléfono publicados en la web de </w:t>
      </w:r>
      <w:r w:rsidR="00D74666">
        <w:rPr>
          <w:rFonts w:asciiTheme="majorHAnsi" w:hAnsiTheme="majorHAnsi" w:cstheme="majorHAnsi"/>
          <w:sz w:val="20"/>
        </w:rPr>
        <w:t>HRE</w:t>
      </w:r>
      <w:r w:rsidRPr="00986C19">
        <w:rPr>
          <w:rFonts w:asciiTheme="majorHAnsi" w:hAnsiTheme="majorHAnsi" w:cstheme="majorHAnsi"/>
          <w:sz w:val="20"/>
        </w:rPr>
        <w:t>:</w:t>
      </w:r>
    </w:p>
    <w:p w14:paraId="22C9E0E4" w14:textId="00245421" w:rsidR="008937E9" w:rsidRDefault="008937E9" w:rsidP="001867CD">
      <w:pPr>
        <w:pStyle w:val="Textoindependiente"/>
        <w:numPr>
          <w:ilvl w:val="3"/>
          <w:numId w:val="17"/>
        </w:numPr>
        <w:spacing w:before="114" w:line="252" w:lineRule="auto"/>
        <w:ind w:right="124"/>
        <w:rPr>
          <w:rFonts w:asciiTheme="majorHAnsi" w:hAnsiTheme="majorHAnsi" w:cstheme="majorHAnsi"/>
          <w:szCs w:val="20"/>
        </w:rPr>
      </w:pPr>
      <w:r w:rsidRPr="00986C19">
        <w:rPr>
          <w:rFonts w:asciiTheme="majorHAnsi" w:hAnsiTheme="majorHAnsi" w:cstheme="majorHAnsi"/>
          <w:szCs w:val="20"/>
        </w:rPr>
        <w:t xml:space="preserve">Atención Comercial: </w:t>
      </w:r>
      <w:hyperlink r:id="rId19" w:history="1">
        <w:r w:rsidR="00D74666" w:rsidRPr="00D74666">
          <w:rPr>
            <w:rFonts w:asciiTheme="majorHAnsi" w:hAnsiTheme="majorHAnsi" w:cstheme="majorHAnsi"/>
            <w:szCs w:val="20"/>
          </w:rPr>
          <w:t>901 11 77 88</w:t>
        </w:r>
      </w:hyperlink>
    </w:p>
    <w:p w14:paraId="0CBC1F0D" w14:textId="52D5B196" w:rsidR="001C0A47" w:rsidRDefault="001C0A47" w:rsidP="001867CD">
      <w:pPr>
        <w:pStyle w:val="Textoindependiente"/>
        <w:numPr>
          <w:ilvl w:val="3"/>
          <w:numId w:val="17"/>
        </w:numPr>
        <w:spacing w:before="114" w:line="252" w:lineRule="auto"/>
        <w:ind w:right="124"/>
        <w:rPr>
          <w:rFonts w:asciiTheme="majorHAnsi" w:hAnsiTheme="majorHAnsi" w:cstheme="majorHAnsi"/>
          <w:szCs w:val="20"/>
        </w:rPr>
      </w:pPr>
      <w:r>
        <w:rPr>
          <w:rFonts w:asciiTheme="majorHAnsi" w:hAnsiTheme="majorHAnsi" w:cstheme="majorHAnsi"/>
          <w:szCs w:val="20"/>
        </w:rPr>
        <w:t>Atención al acreditado:  900 55 55 00</w:t>
      </w:r>
    </w:p>
    <w:p w14:paraId="6B0AB5EF" w14:textId="18D93F38" w:rsidR="0015103E" w:rsidRPr="00073472" w:rsidRDefault="0015103E" w:rsidP="001867CD">
      <w:pPr>
        <w:pStyle w:val="Textoindependiente"/>
        <w:numPr>
          <w:ilvl w:val="3"/>
          <w:numId w:val="17"/>
        </w:numPr>
        <w:spacing w:before="114" w:line="252" w:lineRule="auto"/>
        <w:ind w:right="124"/>
        <w:rPr>
          <w:rFonts w:asciiTheme="majorHAnsi" w:hAnsiTheme="majorHAnsi" w:cstheme="majorHAnsi"/>
          <w:szCs w:val="20"/>
        </w:rPr>
      </w:pPr>
      <w:r w:rsidRPr="00073472">
        <w:rPr>
          <w:rFonts w:asciiTheme="majorHAnsi" w:hAnsiTheme="majorHAnsi" w:cstheme="majorHAnsi"/>
          <w:szCs w:val="20"/>
        </w:rPr>
        <w:t>Desarrollo de Negocio: 900 90 50 02</w:t>
      </w:r>
    </w:p>
    <w:p w14:paraId="0C538150" w14:textId="16CAC9EC" w:rsidR="00B92D84" w:rsidRPr="00073472" w:rsidRDefault="00B92D84" w:rsidP="0015103E">
      <w:pPr>
        <w:pStyle w:val="Prrafodelista"/>
        <w:numPr>
          <w:ilvl w:val="1"/>
          <w:numId w:val="12"/>
        </w:numPr>
        <w:spacing w:after="160" w:line="259" w:lineRule="auto"/>
        <w:rPr>
          <w:rFonts w:asciiTheme="majorHAnsi" w:hAnsiTheme="majorHAnsi" w:cstheme="majorHAnsi"/>
          <w:sz w:val="20"/>
        </w:rPr>
      </w:pPr>
      <w:r w:rsidRPr="00073472">
        <w:rPr>
          <w:rFonts w:ascii="Calibri Light" w:eastAsia="Times New Roman" w:hAnsi="Calibri Light" w:cs="Calibri Light"/>
          <w:sz w:val="20"/>
        </w:rPr>
        <w:t>E</w:t>
      </w:r>
      <w:r w:rsidRPr="00C2225A">
        <w:rPr>
          <w:rFonts w:ascii="Calibri Light" w:eastAsia="Times New Roman" w:hAnsi="Calibri Light" w:cs="Calibri Light"/>
          <w:sz w:val="20"/>
        </w:rPr>
        <w:t xml:space="preserve">n caso de atención comercial, leads pendientes de contactar, el </w:t>
      </w:r>
      <w:proofErr w:type="spellStart"/>
      <w:r w:rsidRPr="00C2225A">
        <w:rPr>
          <w:rFonts w:ascii="Calibri Light" w:eastAsia="Times New Roman" w:hAnsi="Calibri Light" w:cs="Calibri Light"/>
          <w:sz w:val="20"/>
        </w:rPr>
        <w:t>C</w:t>
      </w:r>
      <w:r w:rsidR="00C2225A" w:rsidRPr="00C2225A">
        <w:rPr>
          <w:rFonts w:ascii="Calibri Light" w:eastAsia="Times New Roman" w:hAnsi="Calibri Light" w:cs="Calibri Light"/>
          <w:sz w:val="20"/>
        </w:rPr>
        <w:t>ontact</w:t>
      </w:r>
      <w:proofErr w:type="spellEnd"/>
      <w:r w:rsidR="00C2225A" w:rsidRPr="00C2225A">
        <w:rPr>
          <w:rFonts w:ascii="Calibri Light" w:eastAsia="Times New Roman" w:hAnsi="Calibri Light" w:cs="Calibri Light"/>
          <w:sz w:val="20"/>
        </w:rPr>
        <w:t xml:space="preserve"> Center </w:t>
      </w:r>
      <w:r w:rsidRPr="00C2225A">
        <w:rPr>
          <w:rFonts w:ascii="Calibri Light" w:eastAsia="Times New Roman" w:hAnsi="Calibri Light" w:cs="Calibri Light"/>
          <w:sz w:val="20"/>
        </w:rPr>
        <w:t>de Haya Real Estate e</w:t>
      </w:r>
      <w:r w:rsidR="00C2225A" w:rsidRPr="00C2225A">
        <w:rPr>
          <w:rFonts w:ascii="Calibri Light" w:eastAsia="Times New Roman" w:hAnsi="Calibri Light" w:cs="Calibri Light"/>
          <w:sz w:val="20"/>
        </w:rPr>
        <w:t>nviará un correo al API para reclamar la visita</w:t>
      </w:r>
      <w:r w:rsidR="00073472">
        <w:rPr>
          <w:rFonts w:ascii="Calibri Light" w:eastAsia="Times New Roman" w:hAnsi="Calibri Light" w:cs="Calibri Light"/>
          <w:sz w:val="20"/>
        </w:rPr>
        <w:t xml:space="preserve"> </w:t>
      </w:r>
      <w:r w:rsidR="00073472" w:rsidRPr="00073472">
        <w:rPr>
          <w:rFonts w:ascii="Calibri Light" w:eastAsia="Times New Roman" w:hAnsi="Calibri Light" w:cs="Calibri Light"/>
          <w:sz w:val="20"/>
        </w:rPr>
        <w:t>(a</w:t>
      </w:r>
      <w:r w:rsidR="00A564CC" w:rsidRPr="00073472">
        <w:rPr>
          <w:rFonts w:ascii="Calibri Light" w:eastAsia="Times New Roman" w:hAnsi="Calibri Light" w:cs="Calibri Light"/>
          <w:sz w:val="20"/>
        </w:rPr>
        <w:t>plica KPI 13 Gestión de contactos comerciales</w:t>
      </w:r>
      <w:r w:rsidR="00073472" w:rsidRPr="00073472">
        <w:rPr>
          <w:rFonts w:ascii="Calibri Light" w:eastAsia="Times New Roman" w:hAnsi="Calibri Light" w:cs="Calibri Light"/>
          <w:sz w:val="20"/>
        </w:rPr>
        <w:t>)</w:t>
      </w:r>
      <w:ins w:id="8" w:author="ELVIRA PERDOMO, FERNANDO" w:date="2020-10-05T17:25:00Z">
        <w:r w:rsidR="00A564CC" w:rsidRPr="00073472">
          <w:rPr>
            <w:rFonts w:ascii="Calibri Light" w:eastAsia="Times New Roman" w:hAnsi="Calibri Light" w:cs="Calibri Light"/>
            <w:sz w:val="20"/>
          </w:rPr>
          <w:t xml:space="preserve">. </w:t>
        </w:r>
      </w:ins>
    </w:p>
    <w:p w14:paraId="75D2D3F2" w14:textId="49ABE269" w:rsidR="008937E9" w:rsidRPr="00C2225A" w:rsidRDefault="008937E9" w:rsidP="001867CD">
      <w:pPr>
        <w:pStyle w:val="Prrafodelista"/>
        <w:numPr>
          <w:ilvl w:val="1"/>
          <w:numId w:val="12"/>
        </w:numPr>
        <w:spacing w:after="160" w:line="259" w:lineRule="auto"/>
        <w:rPr>
          <w:rFonts w:asciiTheme="majorHAnsi" w:hAnsiTheme="majorHAnsi" w:cstheme="majorHAnsi"/>
          <w:sz w:val="20"/>
        </w:rPr>
      </w:pPr>
      <w:r w:rsidRPr="00C2225A">
        <w:rPr>
          <w:rFonts w:asciiTheme="majorHAnsi" w:hAnsiTheme="majorHAnsi" w:cstheme="majorHAnsi"/>
          <w:sz w:val="20"/>
        </w:rPr>
        <w:t xml:space="preserve">Los agentes de </w:t>
      </w:r>
      <w:proofErr w:type="spellStart"/>
      <w:r w:rsidRPr="00C2225A">
        <w:rPr>
          <w:rFonts w:asciiTheme="majorHAnsi" w:hAnsiTheme="majorHAnsi" w:cstheme="majorHAnsi"/>
          <w:sz w:val="20"/>
        </w:rPr>
        <w:t>C</w:t>
      </w:r>
      <w:r w:rsidR="00B92D84" w:rsidRPr="00C2225A">
        <w:rPr>
          <w:rFonts w:asciiTheme="majorHAnsi" w:hAnsiTheme="majorHAnsi" w:cstheme="majorHAnsi"/>
          <w:sz w:val="20"/>
        </w:rPr>
        <w:t>ontact</w:t>
      </w:r>
      <w:proofErr w:type="spellEnd"/>
      <w:r w:rsidR="00B92D84" w:rsidRPr="00C2225A">
        <w:rPr>
          <w:rFonts w:asciiTheme="majorHAnsi" w:hAnsiTheme="majorHAnsi" w:cstheme="majorHAnsi"/>
          <w:sz w:val="20"/>
        </w:rPr>
        <w:t xml:space="preserve"> Center</w:t>
      </w:r>
      <w:r w:rsidRPr="00C2225A">
        <w:rPr>
          <w:rFonts w:asciiTheme="majorHAnsi" w:hAnsiTheme="majorHAnsi" w:cstheme="majorHAnsi"/>
          <w:sz w:val="20"/>
        </w:rPr>
        <w:t xml:space="preserve"> de </w:t>
      </w:r>
      <w:r w:rsidR="005054B9" w:rsidRPr="00C2225A">
        <w:rPr>
          <w:rFonts w:asciiTheme="majorHAnsi" w:hAnsiTheme="majorHAnsi" w:cstheme="majorHAnsi"/>
          <w:sz w:val="20"/>
        </w:rPr>
        <w:t>HRE</w:t>
      </w:r>
      <w:r w:rsidRPr="00C2225A">
        <w:rPr>
          <w:rFonts w:asciiTheme="majorHAnsi" w:hAnsiTheme="majorHAnsi" w:cstheme="majorHAnsi"/>
          <w:sz w:val="20"/>
        </w:rPr>
        <w:t>:</w:t>
      </w:r>
    </w:p>
    <w:p w14:paraId="4D74F0A8" w14:textId="61CD0E4E" w:rsidR="00CD34A1" w:rsidRDefault="008937E9" w:rsidP="001867CD">
      <w:pPr>
        <w:pStyle w:val="Textoindependiente"/>
        <w:numPr>
          <w:ilvl w:val="3"/>
          <w:numId w:val="17"/>
        </w:numPr>
        <w:spacing w:before="114" w:line="252" w:lineRule="auto"/>
        <w:ind w:right="124"/>
        <w:rPr>
          <w:rFonts w:asciiTheme="majorHAnsi" w:hAnsiTheme="majorHAnsi" w:cstheme="majorHAnsi"/>
          <w:szCs w:val="20"/>
        </w:rPr>
      </w:pPr>
      <w:r w:rsidRPr="00986C19">
        <w:rPr>
          <w:rFonts w:asciiTheme="majorHAnsi" w:hAnsiTheme="majorHAnsi" w:cstheme="majorHAnsi"/>
          <w:w w:val="105"/>
          <w:szCs w:val="20"/>
        </w:rPr>
        <w:t>Atenderán las llamadas entrantes y procederán al registro en la herramienta de gestión</w:t>
      </w:r>
      <w:r w:rsidRPr="00986C19">
        <w:rPr>
          <w:rFonts w:asciiTheme="majorHAnsi" w:hAnsiTheme="majorHAnsi" w:cstheme="majorHAnsi"/>
          <w:szCs w:val="20"/>
        </w:rPr>
        <w:t xml:space="preserve"> (</w:t>
      </w:r>
      <w:proofErr w:type="spellStart"/>
      <w:r w:rsidR="00C614A8">
        <w:rPr>
          <w:rFonts w:asciiTheme="majorHAnsi" w:hAnsiTheme="majorHAnsi" w:cstheme="majorHAnsi"/>
          <w:szCs w:val="20"/>
        </w:rPr>
        <w:t>ticketing</w:t>
      </w:r>
      <w:proofErr w:type="spellEnd"/>
      <w:r w:rsidR="00C614A8">
        <w:rPr>
          <w:rFonts w:asciiTheme="majorHAnsi" w:hAnsiTheme="majorHAnsi" w:cstheme="majorHAnsi"/>
          <w:szCs w:val="20"/>
        </w:rPr>
        <w:t xml:space="preserve"> </w:t>
      </w:r>
      <w:r w:rsidR="00CD34A1">
        <w:rPr>
          <w:rFonts w:asciiTheme="majorHAnsi" w:hAnsiTheme="majorHAnsi" w:cstheme="majorHAnsi"/>
          <w:szCs w:val="20"/>
        </w:rPr>
        <w:t>JIRA</w:t>
      </w:r>
      <w:r w:rsidRPr="00986C19">
        <w:rPr>
          <w:rFonts w:asciiTheme="majorHAnsi" w:hAnsiTheme="majorHAnsi" w:cstheme="majorHAnsi"/>
          <w:szCs w:val="20"/>
        </w:rPr>
        <w:t>).</w:t>
      </w:r>
    </w:p>
    <w:p w14:paraId="4A98250D" w14:textId="07E09306" w:rsidR="008937E9" w:rsidRPr="00CD34A1" w:rsidRDefault="008937E9" w:rsidP="001867CD">
      <w:pPr>
        <w:pStyle w:val="Textoindependiente"/>
        <w:numPr>
          <w:ilvl w:val="3"/>
          <w:numId w:val="17"/>
        </w:numPr>
        <w:spacing w:before="114" w:line="252" w:lineRule="auto"/>
        <w:ind w:right="124"/>
        <w:rPr>
          <w:rFonts w:asciiTheme="majorHAnsi" w:hAnsiTheme="majorHAnsi" w:cstheme="majorHAnsi"/>
          <w:szCs w:val="20"/>
        </w:rPr>
      </w:pPr>
      <w:r w:rsidRPr="00CD34A1">
        <w:rPr>
          <w:rFonts w:asciiTheme="majorHAnsi" w:hAnsiTheme="majorHAnsi" w:cstheme="majorHAnsi"/>
        </w:rPr>
        <w:t>Identificarán la tipología de incidencia y la herramienta la redirigirá al área asignada correspondiente.</w:t>
      </w:r>
    </w:p>
    <w:p w14:paraId="5372E6BF" w14:textId="7ACDD419" w:rsidR="00564B4C" w:rsidRPr="00A666C3" w:rsidRDefault="00564B4C" w:rsidP="001867CD">
      <w:pPr>
        <w:pStyle w:val="Textoindependiente"/>
        <w:numPr>
          <w:ilvl w:val="1"/>
          <w:numId w:val="17"/>
        </w:numPr>
        <w:spacing w:before="114" w:line="252" w:lineRule="auto"/>
        <w:ind w:right="124"/>
        <w:rPr>
          <w:rFonts w:asciiTheme="majorHAnsi" w:hAnsiTheme="majorHAnsi" w:cstheme="majorHAnsi"/>
          <w:szCs w:val="20"/>
        </w:rPr>
      </w:pPr>
      <w:r w:rsidRPr="0022662A">
        <w:rPr>
          <w:rStyle w:val="ListaSimbolo2Car"/>
        </w:rPr>
        <w:t>Redes</w:t>
      </w:r>
      <w:r w:rsidRPr="00A666C3">
        <w:rPr>
          <w:rFonts w:asciiTheme="majorHAnsi" w:hAnsiTheme="majorHAnsi" w:cstheme="majorHAnsi"/>
          <w:szCs w:val="20"/>
        </w:rPr>
        <w:t xml:space="preserve"> sociales en Internet</w:t>
      </w:r>
    </w:p>
    <w:p w14:paraId="1FCA6127" w14:textId="234A3CBE" w:rsidR="00A666C3" w:rsidRPr="00A666C3" w:rsidRDefault="008937E9" w:rsidP="001867CD">
      <w:pPr>
        <w:pStyle w:val="Prrafodelista"/>
        <w:numPr>
          <w:ilvl w:val="1"/>
          <w:numId w:val="12"/>
        </w:numPr>
        <w:spacing w:after="160" w:line="259" w:lineRule="auto"/>
        <w:rPr>
          <w:rFonts w:asciiTheme="majorHAnsi" w:hAnsiTheme="majorHAnsi" w:cstheme="majorHAnsi"/>
          <w:sz w:val="20"/>
        </w:rPr>
      </w:pPr>
      <w:r w:rsidRPr="00A666C3">
        <w:rPr>
          <w:rFonts w:asciiTheme="majorHAnsi" w:hAnsiTheme="majorHAnsi" w:cstheme="majorHAnsi"/>
          <w:sz w:val="20"/>
        </w:rPr>
        <w:t>El área de Comunicación del Servicer será la encargada de monitorizar</w:t>
      </w:r>
      <w:r w:rsidR="00DB35D3">
        <w:rPr>
          <w:rFonts w:asciiTheme="majorHAnsi" w:hAnsiTheme="majorHAnsi" w:cstheme="majorHAnsi"/>
          <w:sz w:val="20"/>
        </w:rPr>
        <w:t xml:space="preserve"> </w:t>
      </w:r>
      <w:r w:rsidRPr="00A666C3">
        <w:rPr>
          <w:rFonts w:asciiTheme="majorHAnsi" w:hAnsiTheme="majorHAnsi" w:cstheme="majorHAnsi"/>
          <w:sz w:val="20"/>
        </w:rPr>
        <w:t>las entradas que se produzcan por los canales de Redes Sociales habilitados por el Servicer</w:t>
      </w:r>
      <w:r w:rsidR="00DB35D3">
        <w:rPr>
          <w:rFonts w:asciiTheme="majorHAnsi" w:hAnsiTheme="majorHAnsi" w:cstheme="majorHAnsi"/>
          <w:sz w:val="20"/>
        </w:rPr>
        <w:t xml:space="preserve"> (redes sociales de HRE) siempre y cuando estén relacionadas con un inmueble</w:t>
      </w:r>
      <w:r w:rsidR="00B521D6">
        <w:rPr>
          <w:rFonts w:asciiTheme="majorHAnsi" w:hAnsiTheme="majorHAnsi" w:cstheme="majorHAnsi"/>
          <w:sz w:val="20"/>
        </w:rPr>
        <w:t>.</w:t>
      </w:r>
      <w:r w:rsidRPr="00A666C3">
        <w:rPr>
          <w:rFonts w:asciiTheme="majorHAnsi" w:hAnsiTheme="majorHAnsi" w:cstheme="majorHAnsi"/>
          <w:sz w:val="20"/>
        </w:rPr>
        <w:t xml:space="preserve"> </w:t>
      </w:r>
      <w:r w:rsidR="004D2EF9" w:rsidRPr="008D7061">
        <w:rPr>
          <w:rFonts w:asciiTheme="majorHAnsi" w:hAnsiTheme="majorHAnsi" w:cstheme="majorHAnsi"/>
          <w:strike/>
          <w:sz w:val="20"/>
        </w:rPr>
        <w:t xml:space="preserve"> </w:t>
      </w:r>
    </w:p>
    <w:p w14:paraId="358C9B04" w14:textId="72055DFF" w:rsidR="00564B4C" w:rsidRPr="00AB2DF6" w:rsidRDefault="00A666C3" w:rsidP="00AB2DF6">
      <w:pPr>
        <w:pStyle w:val="Prrafodelista"/>
        <w:numPr>
          <w:ilvl w:val="1"/>
          <w:numId w:val="12"/>
        </w:numPr>
        <w:spacing w:after="160" w:line="259" w:lineRule="auto"/>
        <w:rPr>
          <w:rFonts w:asciiTheme="majorHAnsi" w:hAnsiTheme="majorHAnsi" w:cstheme="majorHAnsi"/>
          <w:sz w:val="20"/>
        </w:rPr>
      </w:pPr>
      <w:r w:rsidRPr="00D53FBF">
        <w:rPr>
          <w:rFonts w:asciiTheme="majorHAnsi" w:hAnsiTheme="majorHAnsi" w:cstheme="majorHAnsi"/>
          <w:sz w:val="20"/>
        </w:rPr>
        <w:t>Asimismo,</w:t>
      </w:r>
      <w:r w:rsidR="008937E9" w:rsidRPr="00D53FBF">
        <w:rPr>
          <w:rFonts w:asciiTheme="majorHAnsi" w:hAnsiTheme="majorHAnsi" w:cstheme="majorHAnsi"/>
          <w:sz w:val="20"/>
        </w:rPr>
        <w:t xml:space="preserve"> el área de Comunicación del Servicer responderá en el plazo máximo de 48 horas hábiles, por este mismo medio, que los canales oportunos para cursar cualquier</w:t>
      </w:r>
      <w:r w:rsidR="008937E9" w:rsidRPr="00A666C3">
        <w:rPr>
          <w:rFonts w:asciiTheme="majorHAnsi" w:hAnsiTheme="majorHAnsi" w:cstheme="majorHAnsi"/>
          <w:sz w:val="20"/>
        </w:rPr>
        <w:t xml:space="preserve"> tipo de reclamación son el teléfono de atención de incidencias vigente o bien la dirección postal habilitada a tal efecto.</w:t>
      </w:r>
      <w:r w:rsidR="004D2EF9">
        <w:rPr>
          <w:rFonts w:asciiTheme="majorHAnsi" w:hAnsiTheme="majorHAnsi" w:cstheme="majorHAnsi"/>
          <w:sz w:val="20"/>
        </w:rPr>
        <w:t xml:space="preserve"> </w:t>
      </w:r>
    </w:p>
    <w:p w14:paraId="78576CD4" w14:textId="1EEC9AAA" w:rsidR="00B934A7" w:rsidRPr="00A666C3" w:rsidRDefault="00B934A7" w:rsidP="00B934A7">
      <w:pPr>
        <w:pStyle w:val="Textoindependiente"/>
        <w:spacing w:before="77"/>
        <w:ind w:left="851"/>
        <w:rPr>
          <w:rFonts w:asciiTheme="majorHAnsi" w:hAnsiTheme="majorHAnsi" w:cstheme="majorHAnsi"/>
          <w:szCs w:val="20"/>
        </w:rPr>
      </w:pPr>
      <w:r w:rsidRPr="00A666C3">
        <w:rPr>
          <w:rFonts w:asciiTheme="majorHAnsi" w:hAnsiTheme="majorHAnsi" w:cstheme="majorHAnsi"/>
          <w:szCs w:val="20"/>
        </w:rPr>
        <w:t>Tipología de incidencias que atenderá el Servicer</w:t>
      </w:r>
      <w:r w:rsidR="000E58F5" w:rsidRPr="00A666C3">
        <w:rPr>
          <w:rFonts w:asciiTheme="majorHAnsi" w:hAnsiTheme="majorHAnsi" w:cstheme="majorHAnsi"/>
          <w:szCs w:val="20"/>
        </w:rPr>
        <w:t xml:space="preserve"> a través del </w:t>
      </w:r>
      <w:proofErr w:type="spellStart"/>
      <w:r w:rsidR="000E58F5" w:rsidRPr="00A666C3">
        <w:rPr>
          <w:rFonts w:asciiTheme="majorHAnsi" w:hAnsiTheme="majorHAnsi" w:cstheme="majorHAnsi"/>
          <w:szCs w:val="20"/>
        </w:rPr>
        <w:t>C</w:t>
      </w:r>
      <w:r w:rsidR="00CE189B">
        <w:rPr>
          <w:rFonts w:asciiTheme="majorHAnsi" w:hAnsiTheme="majorHAnsi" w:cstheme="majorHAnsi"/>
          <w:szCs w:val="20"/>
        </w:rPr>
        <w:t>ontact</w:t>
      </w:r>
      <w:proofErr w:type="spellEnd"/>
      <w:r w:rsidR="00CE189B">
        <w:rPr>
          <w:rFonts w:asciiTheme="majorHAnsi" w:hAnsiTheme="majorHAnsi" w:cstheme="majorHAnsi"/>
          <w:szCs w:val="20"/>
        </w:rPr>
        <w:t xml:space="preserve"> Center</w:t>
      </w:r>
      <w:r w:rsidR="00820276" w:rsidRPr="00A666C3">
        <w:rPr>
          <w:rFonts w:asciiTheme="majorHAnsi" w:hAnsiTheme="majorHAnsi" w:cstheme="majorHAnsi"/>
          <w:szCs w:val="20"/>
        </w:rPr>
        <w:t xml:space="preserve"> o del </w:t>
      </w:r>
      <w:r w:rsidR="000E58F5" w:rsidRPr="00A666C3">
        <w:rPr>
          <w:rFonts w:asciiTheme="majorHAnsi" w:hAnsiTheme="majorHAnsi" w:cstheme="majorHAnsi"/>
          <w:szCs w:val="20"/>
        </w:rPr>
        <w:t>Centro de Gestión de Reclamaciones</w:t>
      </w:r>
      <w:r w:rsidRPr="00A666C3">
        <w:rPr>
          <w:rFonts w:asciiTheme="majorHAnsi" w:hAnsiTheme="majorHAnsi" w:cstheme="majorHAnsi"/>
          <w:szCs w:val="20"/>
        </w:rPr>
        <w:t>:</w:t>
      </w:r>
    </w:p>
    <w:p w14:paraId="429B1F0B" w14:textId="77777777" w:rsidR="00B934A7" w:rsidRPr="00A666C3" w:rsidRDefault="00B934A7" w:rsidP="001867CD">
      <w:pPr>
        <w:pStyle w:val="Textoindependiente"/>
        <w:numPr>
          <w:ilvl w:val="1"/>
          <w:numId w:val="17"/>
        </w:numPr>
        <w:spacing w:before="114" w:line="252" w:lineRule="auto"/>
        <w:ind w:right="124"/>
        <w:rPr>
          <w:rFonts w:asciiTheme="majorHAnsi" w:hAnsiTheme="majorHAnsi" w:cstheme="majorHAnsi"/>
          <w:szCs w:val="20"/>
        </w:rPr>
      </w:pPr>
      <w:r w:rsidRPr="00A666C3">
        <w:rPr>
          <w:rFonts w:asciiTheme="majorHAnsi" w:hAnsiTheme="majorHAnsi" w:cstheme="majorHAnsi"/>
          <w:szCs w:val="20"/>
        </w:rPr>
        <w:t>Incidencias técnicas en activos de Fondo Social</w:t>
      </w:r>
    </w:p>
    <w:p w14:paraId="3CB4720F" w14:textId="77777777" w:rsidR="00B934A7" w:rsidRPr="00A666C3" w:rsidRDefault="00B934A7" w:rsidP="001867CD">
      <w:pPr>
        <w:pStyle w:val="Textoindependiente"/>
        <w:numPr>
          <w:ilvl w:val="1"/>
          <w:numId w:val="17"/>
        </w:numPr>
        <w:spacing w:before="114" w:line="252" w:lineRule="auto"/>
        <w:ind w:right="124"/>
        <w:rPr>
          <w:rFonts w:asciiTheme="majorHAnsi" w:hAnsiTheme="majorHAnsi" w:cstheme="majorHAnsi"/>
          <w:szCs w:val="20"/>
        </w:rPr>
      </w:pPr>
      <w:r w:rsidRPr="00A666C3">
        <w:rPr>
          <w:rFonts w:asciiTheme="majorHAnsi" w:hAnsiTheme="majorHAnsi" w:cstheme="majorHAnsi"/>
          <w:szCs w:val="20"/>
        </w:rPr>
        <w:t>Incidencias en inmuebles de Fondo Social (distintas a las de carácter técnico)</w:t>
      </w:r>
    </w:p>
    <w:p w14:paraId="6ABA6659" w14:textId="77777777" w:rsidR="00B934A7" w:rsidRPr="00A666C3" w:rsidRDefault="00B934A7" w:rsidP="001867CD">
      <w:pPr>
        <w:pStyle w:val="Textoindependiente"/>
        <w:numPr>
          <w:ilvl w:val="1"/>
          <w:numId w:val="17"/>
        </w:numPr>
        <w:spacing w:before="114" w:line="252" w:lineRule="auto"/>
        <w:ind w:right="124"/>
        <w:rPr>
          <w:rFonts w:asciiTheme="majorHAnsi" w:hAnsiTheme="majorHAnsi" w:cstheme="majorHAnsi"/>
          <w:szCs w:val="20"/>
        </w:rPr>
      </w:pPr>
      <w:r w:rsidRPr="00A666C3">
        <w:rPr>
          <w:rFonts w:asciiTheme="majorHAnsi" w:hAnsiTheme="majorHAnsi" w:cstheme="majorHAnsi"/>
          <w:szCs w:val="20"/>
        </w:rPr>
        <w:t>Incidencias técnicas en activos vendidos</w:t>
      </w:r>
    </w:p>
    <w:p w14:paraId="6B4B85C3" w14:textId="77777777" w:rsidR="00B934A7" w:rsidRPr="00A666C3" w:rsidRDefault="00B934A7" w:rsidP="001867CD">
      <w:pPr>
        <w:pStyle w:val="Textoindependiente"/>
        <w:widowControl w:val="0"/>
        <w:numPr>
          <w:ilvl w:val="1"/>
          <w:numId w:val="17"/>
        </w:numPr>
        <w:tabs>
          <w:tab w:val="left" w:pos="638"/>
          <w:tab w:val="left" w:pos="639"/>
        </w:tabs>
        <w:autoSpaceDE w:val="0"/>
        <w:autoSpaceDN w:val="0"/>
        <w:spacing w:before="152" w:line="252" w:lineRule="auto"/>
        <w:ind w:right="124"/>
        <w:rPr>
          <w:rFonts w:asciiTheme="majorHAnsi" w:hAnsiTheme="majorHAnsi" w:cstheme="majorHAnsi"/>
          <w:szCs w:val="20"/>
        </w:rPr>
      </w:pPr>
      <w:r w:rsidRPr="00A666C3">
        <w:rPr>
          <w:rFonts w:asciiTheme="majorHAnsi" w:hAnsiTheme="majorHAnsi" w:cstheme="majorHAnsi"/>
          <w:szCs w:val="20"/>
        </w:rPr>
        <w:t>Incidencias técnicas en activos en cartera</w:t>
      </w:r>
    </w:p>
    <w:p w14:paraId="7467C275" w14:textId="77777777" w:rsidR="00B934A7" w:rsidRPr="00A666C3" w:rsidRDefault="00B934A7" w:rsidP="001867CD">
      <w:pPr>
        <w:pStyle w:val="Textoindependiente"/>
        <w:widowControl w:val="0"/>
        <w:numPr>
          <w:ilvl w:val="1"/>
          <w:numId w:val="17"/>
        </w:numPr>
        <w:tabs>
          <w:tab w:val="left" w:pos="638"/>
          <w:tab w:val="left" w:pos="639"/>
        </w:tabs>
        <w:autoSpaceDE w:val="0"/>
        <w:autoSpaceDN w:val="0"/>
        <w:spacing w:before="152" w:line="252" w:lineRule="auto"/>
        <w:ind w:right="124"/>
        <w:rPr>
          <w:rFonts w:asciiTheme="majorHAnsi" w:hAnsiTheme="majorHAnsi" w:cstheme="majorHAnsi"/>
          <w:szCs w:val="20"/>
        </w:rPr>
      </w:pPr>
      <w:r w:rsidRPr="00A666C3">
        <w:rPr>
          <w:rFonts w:asciiTheme="majorHAnsi" w:hAnsiTheme="majorHAnsi" w:cstheme="majorHAnsi"/>
          <w:szCs w:val="20"/>
        </w:rPr>
        <w:t>Incidencias de pagos: Impuestos y Comunidades de Propietarios</w:t>
      </w:r>
    </w:p>
    <w:p w14:paraId="598AF2AC" w14:textId="06D07904" w:rsidR="00B934A7" w:rsidRPr="00A666C3" w:rsidRDefault="00B934A7" w:rsidP="001867CD">
      <w:pPr>
        <w:pStyle w:val="Textoindependiente"/>
        <w:widowControl w:val="0"/>
        <w:numPr>
          <w:ilvl w:val="1"/>
          <w:numId w:val="17"/>
        </w:numPr>
        <w:tabs>
          <w:tab w:val="left" w:pos="638"/>
          <w:tab w:val="left" w:pos="639"/>
        </w:tabs>
        <w:autoSpaceDE w:val="0"/>
        <w:autoSpaceDN w:val="0"/>
        <w:spacing w:before="152" w:line="252" w:lineRule="auto"/>
        <w:ind w:right="124"/>
        <w:rPr>
          <w:rFonts w:asciiTheme="majorHAnsi" w:hAnsiTheme="majorHAnsi" w:cstheme="majorHAnsi"/>
          <w:szCs w:val="20"/>
        </w:rPr>
      </w:pPr>
      <w:r w:rsidRPr="00A666C3">
        <w:rPr>
          <w:rFonts w:asciiTheme="majorHAnsi" w:hAnsiTheme="majorHAnsi" w:cstheme="majorHAnsi"/>
          <w:szCs w:val="20"/>
        </w:rPr>
        <w:lastRenderedPageBreak/>
        <w:t>Incidencias de pagos: Inmuebles alquilados</w:t>
      </w:r>
      <w:r w:rsidR="002B1318">
        <w:rPr>
          <w:rFonts w:asciiTheme="majorHAnsi" w:hAnsiTheme="majorHAnsi" w:cstheme="majorHAnsi"/>
          <w:szCs w:val="20"/>
        </w:rPr>
        <w:t xml:space="preserve"> </w:t>
      </w:r>
    </w:p>
    <w:p w14:paraId="31F3538C" w14:textId="77777777" w:rsidR="00B934A7" w:rsidRPr="00A666C3" w:rsidRDefault="00B934A7" w:rsidP="001867CD">
      <w:pPr>
        <w:pStyle w:val="Textoindependiente"/>
        <w:widowControl w:val="0"/>
        <w:numPr>
          <w:ilvl w:val="1"/>
          <w:numId w:val="17"/>
        </w:numPr>
        <w:tabs>
          <w:tab w:val="left" w:pos="638"/>
          <w:tab w:val="left" w:pos="639"/>
        </w:tabs>
        <w:autoSpaceDE w:val="0"/>
        <w:autoSpaceDN w:val="0"/>
        <w:spacing w:before="152" w:line="252" w:lineRule="auto"/>
        <w:ind w:right="124"/>
        <w:rPr>
          <w:rFonts w:asciiTheme="majorHAnsi" w:hAnsiTheme="majorHAnsi" w:cstheme="majorHAnsi"/>
          <w:szCs w:val="20"/>
        </w:rPr>
      </w:pPr>
      <w:r w:rsidRPr="00A666C3">
        <w:rPr>
          <w:rFonts w:asciiTheme="majorHAnsi" w:hAnsiTheme="majorHAnsi" w:cstheme="majorHAnsi"/>
          <w:szCs w:val="20"/>
        </w:rPr>
        <w:t>Incidencias en inmuebles alquilados (distintas a pagos pendientes)</w:t>
      </w:r>
    </w:p>
    <w:p w14:paraId="4851BC0C" w14:textId="77777777" w:rsidR="00B934A7" w:rsidRPr="00A666C3" w:rsidRDefault="00B934A7" w:rsidP="001867CD">
      <w:pPr>
        <w:pStyle w:val="Textoindependiente"/>
        <w:widowControl w:val="0"/>
        <w:numPr>
          <w:ilvl w:val="1"/>
          <w:numId w:val="17"/>
        </w:numPr>
        <w:tabs>
          <w:tab w:val="left" w:pos="638"/>
          <w:tab w:val="left" w:pos="639"/>
        </w:tabs>
        <w:autoSpaceDE w:val="0"/>
        <w:autoSpaceDN w:val="0"/>
        <w:spacing w:before="152" w:line="252" w:lineRule="auto"/>
        <w:ind w:right="124"/>
        <w:rPr>
          <w:rFonts w:asciiTheme="majorHAnsi" w:hAnsiTheme="majorHAnsi" w:cstheme="majorHAnsi"/>
          <w:szCs w:val="20"/>
        </w:rPr>
      </w:pPr>
      <w:r w:rsidRPr="00A666C3">
        <w:rPr>
          <w:rFonts w:asciiTheme="majorHAnsi" w:hAnsiTheme="majorHAnsi" w:cstheme="majorHAnsi"/>
          <w:szCs w:val="20"/>
        </w:rPr>
        <w:t>Incidencias de Seguridad</w:t>
      </w:r>
    </w:p>
    <w:p w14:paraId="62E14D18" w14:textId="7B86B962" w:rsidR="00B934A7" w:rsidRPr="00A903FD" w:rsidRDefault="00B934A7" w:rsidP="001867CD">
      <w:pPr>
        <w:pStyle w:val="Textoindependiente"/>
        <w:widowControl w:val="0"/>
        <w:numPr>
          <w:ilvl w:val="1"/>
          <w:numId w:val="17"/>
        </w:numPr>
        <w:tabs>
          <w:tab w:val="left" w:pos="638"/>
          <w:tab w:val="left" w:pos="639"/>
        </w:tabs>
        <w:autoSpaceDE w:val="0"/>
        <w:autoSpaceDN w:val="0"/>
        <w:spacing w:before="152" w:line="252" w:lineRule="auto"/>
        <w:ind w:right="124"/>
        <w:rPr>
          <w:rFonts w:asciiTheme="majorHAnsi" w:hAnsiTheme="majorHAnsi" w:cstheme="majorHAnsi"/>
          <w:szCs w:val="20"/>
        </w:rPr>
      </w:pPr>
      <w:r w:rsidRPr="00A903FD">
        <w:rPr>
          <w:rFonts w:asciiTheme="majorHAnsi" w:hAnsiTheme="majorHAnsi" w:cstheme="majorHAnsi"/>
          <w:szCs w:val="20"/>
        </w:rPr>
        <w:t>Incidencias de Atención al Cliente</w:t>
      </w:r>
      <w:r w:rsidR="00A903FD" w:rsidRPr="00A903FD">
        <w:rPr>
          <w:rFonts w:asciiTheme="majorHAnsi" w:hAnsiTheme="majorHAnsi" w:cstheme="majorHAnsi"/>
          <w:szCs w:val="20"/>
        </w:rPr>
        <w:t xml:space="preserve">: referido a quejas sobre la atención del </w:t>
      </w:r>
      <w:proofErr w:type="spellStart"/>
      <w:r w:rsidR="00A903FD" w:rsidRPr="00A903FD">
        <w:rPr>
          <w:rFonts w:asciiTheme="majorHAnsi" w:hAnsiTheme="majorHAnsi" w:cstheme="majorHAnsi"/>
          <w:szCs w:val="20"/>
        </w:rPr>
        <w:t>Contact</w:t>
      </w:r>
      <w:proofErr w:type="spellEnd"/>
      <w:r w:rsidR="00A903FD" w:rsidRPr="00A903FD">
        <w:rPr>
          <w:rFonts w:asciiTheme="majorHAnsi" w:hAnsiTheme="majorHAnsi" w:cstheme="majorHAnsi"/>
          <w:szCs w:val="20"/>
        </w:rPr>
        <w:t xml:space="preserve"> Center, APIS, plazos de respuesta, etc.</w:t>
      </w:r>
    </w:p>
    <w:p w14:paraId="7B49D44F" w14:textId="4712B257" w:rsidR="00BC0446" w:rsidRPr="00A666C3" w:rsidRDefault="00350428" w:rsidP="001867CD">
      <w:pPr>
        <w:pStyle w:val="Textoindependiente"/>
        <w:numPr>
          <w:ilvl w:val="0"/>
          <w:numId w:val="15"/>
        </w:numPr>
        <w:spacing w:before="114" w:line="252" w:lineRule="auto"/>
        <w:ind w:right="124"/>
        <w:rPr>
          <w:rFonts w:asciiTheme="majorHAnsi" w:hAnsiTheme="majorHAnsi" w:cstheme="majorHAnsi"/>
          <w:color w:val="00B0F0"/>
          <w:szCs w:val="20"/>
          <w:u w:val="single"/>
        </w:rPr>
      </w:pPr>
      <w:bookmarkStart w:id="9" w:name="_Hlk52542940"/>
      <w:r w:rsidRPr="00A666C3">
        <w:rPr>
          <w:rFonts w:asciiTheme="majorHAnsi" w:hAnsiTheme="majorHAnsi" w:cstheme="majorHAnsi"/>
          <w:color w:val="00B0F0"/>
          <w:szCs w:val="20"/>
          <w:u w:val="single"/>
        </w:rPr>
        <w:t xml:space="preserve">Registro </w:t>
      </w:r>
    </w:p>
    <w:p w14:paraId="447EA524" w14:textId="6669D38C" w:rsidR="00424ED4" w:rsidRPr="00424ED4" w:rsidRDefault="00350428" w:rsidP="00424ED4">
      <w:pPr>
        <w:pStyle w:val="Textoindependiente"/>
        <w:spacing w:before="114" w:line="252" w:lineRule="auto"/>
        <w:ind w:left="825" w:right="124"/>
        <w:rPr>
          <w:rFonts w:asciiTheme="majorHAnsi" w:hAnsiTheme="majorHAnsi" w:cstheme="majorHAnsi"/>
          <w:szCs w:val="20"/>
        </w:rPr>
      </w:pPr>
      <w:r w:rsidRPr="00A666C3">
        <w:rPr>
          <w:rFonts w:asciiTheme="majorHAnsi" w:hAnsiTheme="majorHAnsi" w:cstheme="majorHAnsi"/>
          <w:szCs w:val="20"/>
        </w:rPr>
        <w:t>Las incidencias serán registradas por los siguientes grupos de usuarios:</w:t>
      </w:r>
    </w:p>
    <w:p w14:paraId="606350BB" w14:textId="261B209D" w:rsidR="00BC0446" w:rsidRPr="00A666C3" w:rsidRDefault="00350428" w:rsidP="001867CD">
      <w:pPr>
        <w:pStyle w:val="Textoindependiente"/>
        <w:numPr>
          <w:ilvl w:val="1"/>
          <w:numId w:val="17"/>
        </w:numPr>
        <w:spacing w:before="114" w:line="252" w:lineRule="auto"/>
        <w:ind w:right="124"/>
        <w:rPr>
          <w:rFonts w:asciiTheme="majorHAnsi" w:hAnsiTheme="majorHAnsi" w:cstheme="majorHAnsi"/>
          <w:szCs w:val="20"/>
        </w:rPr>
      </w:pPr>
      <w:proofErr w:type="spellStart"/>
      <w:r w:rsidRPr="00A666C3">
        <w:rPr>
          <w:rFonts w:asciiTheme="majorHAnsi" w:hAnsiTheme="majorHAnsi" w:cstheme="majorHAnsi"/>
          <w:szCs w:val="20"/>
        </w:rPr>
        <w:t>C</w:t>
      </w:r>
      <w:r w:rsidR="00A35C00">
        <w:rPr>
          <w:rFonts w:asciiTheme="majorHAnsi" w:hAnsiTheme="majorHAnsi" w:cstheme="majorHAnsi"/>
          <w:szCs w:val="20"/>
        </w:rPr>
        <w:t>ontact</w:t>
      </w:r>
      <w:proofErr w:type="spellEnd"/>
      <w:r w:rsidR="00A35C00">
        <w:rPr>
          <w:rFonts w:asciiTheme="majorHAnsi" w:hAnsiTheme="majorHAnsi" w:cstheme="majorHAnsi"/>
          <w:szCs w:val="20"/>
        </w:rPr>
        <w:t xml:space="preserve"> Center</w:t>
      </w:r>
      <w:r w:rsidRPr="00A666C3">
        <w:rPr>
          <w:rFonts w:asciiTheme="majorHAnsi" w:hAnsiTheme="majorHAnsi" w:cstheme="majorHAnsi"/>
          <w:szCs w:val="20"/>
        </w:rPr>
        <w:t xml:space="preserve"> HRE</w:t>
      </w:r>
      <w:r w:rsidR="00BC0446" w:rsidRPr="00A666C3">
        <w:rPr>
          <w:rFonts w:asciiTheme="majorHAnsi" w:hAnsiTheme="majorHAnsi" w:cstheme="majorHAnsi"/>
          <w:szCs w:val="20"/>
        </w:rPr>
        <w:t>: registrará</w:t>
      </w:r>
      <w:r w:rsidR="00712C2E" w:rsidRPr="00A666C3">
        <w:rPr>
          <w:rFonts w:asciiTheme="majorHAnsi" w:hAnsiTheme="majorHAnsi" w:cstheme="majorHAnsi"/>
          <w:szCs w:val="20"/>
        </w:rPr>
        <w:t xml:space="preserve"> </w:t>
      </w:r>
      <w:r w:rsidR="00BC0446" w:rsidRPr="00A666C3">
        <w:rPr>
          <w:rFonts w:asciiTheme="majorHAnsi" w:hAnsiTheme="majorHAnsi" w:cstheme="majorHAnsi"/>
          <w:szCs w:val="20"/>
        </w:rPr>
        <w:t>aquellas incidencias en las que el afectado haya contactado vía telefónica o por correo electrónico (</w:t>
      </w:r>
      <w:r w:rsidR="00BC0446" w:rsidRPr="00004CB3">
        <w:rPr>
          <w:rStyle w:val="Hipervnculo"/>
          <w:rFonts w:cstheme="majorHAnsi"/>
        </w:rPr>
        <w:t>c</w:t>
      </w:r>
      <w:r w:rsidR="00004CB3" w:rsidRPr="00004CB3">
        <w:rPr>
          <w:rStyle w:val="Hipervnculo"/>
          <w:rFonts w:cstheme="majorHAnsi"/>
        </w:rPr>
        <w:t>entroatención</w:t>
      </w:r>
      <w:r w:rsidR="00BC0446" w:rsidRPr="00004CB3">
        <w:rPr>
          <w:rStyle w:val="Hipervnculo"/>
          <w:rFonts w:cstheme="majorHAnsi"/>
        </w:rPr>
        <w:t>@haya.es</w:t>
      </w:r>
      <w:r w:rsidR="00BC0446" w:rsidRPr="00A666C3">
        <w:rPr>
          <w:rFonts w:asciiTheme="majorHAnsi" w:hAnsiTheme="majorHAnsi" w:cstheme="majorHAnsi"/>
          <w:szCs w:val="20"/>
        </w:rPr>
        <w:t xml:space="preserve">). </w:t>
      </w:r>
      <w:r w:rsidR="00BC0446" w:rsidRPr="00CC12BA">
        <w:rPr>
          <w:rFonts w:asciiTheme="majorHAnsi" w:hAnsiTheme="majorHAnsi" w:cstheme="majorHAnsi"/>
          <w:szCs w:val="20"/>
        </w:rPr>
        <w:t>Registrarán la incidencia</w:t>
      </w:r>
      <w:r w:rsidR="00C013D6" w:rsidRPr="00CC12BA">
        <w:rPr>
          <w:rFonts w:asciiTheme="majorHAnsi" w:hAnsiTheme="majorHAnsi" w:cstheme="majorHAnsi"/>
          <w:szCs w:val="20"/>
        </w:rPr>
        <w:t xml:space="preserve"> </w:t>
      </w:r>
      <w:r w:rsidR="006D75BD" w:rsidRPr="00CC12BA">
        <w:rPr>
          <w:rFonts w:asciiTheme="majorHAnsi" w:hAnsiTheme="majorHAnsi" w:cstheme="majorHAnsi"/>
        </w:rPr>
        <w:t xml:space="preserve">en el proyecto de </w:t>
      </w:r>
      <w:proofErr w:type="spellStart"/>
      <w:r w:rsidR="006D75BD" w:rsidRPr="00CC12BA">
        <w:rPr>
          <w:rFonts w:asciiTheme="majorHAnsi" w:hAnsiTheme="majorHAnsi" w:cstheme="majorHAnsi"/>
        </w:rPr>
        <w:t>ticketing</w:t>
      </w:r>
      <w:proofErr w:type="spellEnd"/>
      <w:r w:rsidR="006D75BD" w:rsidRPr="00CC12BA">
        <w:rPr>
          <w:rFonts w:asciiTheme="majorHAnsi" w:hAnsiTheme="majorHAnsi" w:cstheme="majorHAnsi"/>
        </w:rPr>
        <w:t xml:space="preserve"> “Atención al Cliente </w:t>
      </w:r>
      <w:proofErr w:type="spellStart"/>
      <w:r w:rsidR="006D75BD" w:rsidRPr="00CC12BA">
        <w:rPr>
          <w:rFonts w:asciiTheme="majorHAnsi" w:hAnsiTheme="majorHAnsi" w:cstheme="majorHAnsi"/>
        </w:rPr>
        <w:t>Divarian</w:t>
      </w:r>
      <w:proofErr w:type="spellEnd"/>
      <w:r w:rsidR="006D75BD" w:rsidRPr="00CC12BA">
        <w:rPr>
          <w:rFonts w:asciiTheme="majorHAnsi" w:hAnsiTheme="majorHAnsi" w:cstheme="majorHAnsi"/>
        </w:rPr>
        <w:t xml:space="preserve"> – BBVA” y según los campos: “Tipo de Contacto”, “Tipo de Incidencia” y “Subtipo de Incidencia”</w:t>
      </w:r>
      <w:r w:rsidR="00BC0446" w:rsidRPr="00CC12BA">
        <w:rPr>
          <w:rFonts w:asciiTheme="majorHAnsi" w:hAnsiTheme="majorHAnsi" w:cstheme="majorHAnsi"/>
          <w:szCs w:val="20"/>
        </w:rPr>
        <w:t xml:space="preserve">, </w:t>
      </w:r>
      <w:r w:rsidR="005D3E69" w:rsidRPr="00CC12BA">
        <w:rPr>
          <w:rFonts w:asciiTheme="majorHAnsi" w:hAnsiTheme="majorHAnsi" w:cstheme="majorHAnsi"/>
          <w:szCs w:val="20"/>
        </w:rPr>
        <w:t xml:space="preserve">y </w:t>
      </w:r>
      <w:r w:rsidR="00BC0446" w:rsidRPr="00CC12BA">
        <w:rPr>
          <w:rFonts w:asciiTheme="majorHAnsi" w:hAnsiTheme="majorHAnsi" w:cstheme="majorHAnsi"/>
          <w:szCs w:val="20"/>
        </w:rPr>
        <w:t>en función de una serie de</w:t>
      </w:r>
      <w:r w:rsidR="00BC0446" w:rsidRPr="00A666C3">
        <w:rPr>
          <w:rFonts w:asciiTheme="majorHAnsi" w:hAnsiTheme="majorHAnsi" w:cstheme="majorHAnsi"/>
          <w:szCs w:val="20"/>
        </w:rPr>
        <w:t xml:space="preserve"> preguntas lanzadas al afectado:</w:t>
      </w:r>
    </w:p>
    <w:bookmarkEnd w:id="9"/>
    <w:p w14:paraId="5B150794" w14:textId="68BC19A6" w:rsidR="00BC0446" w:rsidRPr="00A666C3" w:rsidRDefault="00BC0446" w:rsidP="001867CD">
      <w:pPr>
        <w:pStyle w:val="Prrafodelista"/>
        <w:numPr>
          <w:ilvl w:val="1"/>
          <w:numId w:val="12"/>
        </w:numPr>
        <w:spacing w:after="160" w:line="259" w:lineRule="auto"/>
        <w:rPr>
          <w:rFonts w:asciiTheme="majorHAnsi" w:eastAsiaTheme="minorHAnsi" w:hAnsiTheme="majorHAnsi" w:cstheme="majorHAnsi"/>
          <w:sz w:val="20"/>
          <w:lang w:eastAsia="en-US"/>
        </w:rPr>
      </w:pPr>
      <w:r w:rsidRPr="00A666C3">
        <w:rPr>
          <w:rFonts w:asciiTheme="majorHAnsi" w:eastAsiaTheme="minorHAnsi" w:hAnsiTheme="majorHAnsi" w:cstheme="majorHAnsi"/>
          <w:sz w:val="20"/>
          <w:lang w:eastAsia="en-US"/>
        </w:rPr>
        <w:t>Información mínima en cuanto a datos de contacto</w:t>
      </w:r>
      <w:r w:rsidR="0042341D" w:rsidRPr="00A666C3">
        <w:rPr>
          <w:rFonts w:asciiTheme="majorHAnsi" w:eastAsiaTheme="minorHAnsi" w:hAnsiTheme="majorHAnsi" w:cstheme="majorHAnsi"/>
          <w:sz w:val="20"/>
          <w:lang w:eastAsia="en-US"/>
        </w:rPr>
        <w:t xml:space="preserve">: </w:t>
      </w:r>
      <w:r w:rsidRPr="00A666C3">
        <w:rPr>
          <w:rFonts w:asciiTheme="majorHAnsi" w:eastAsiaTheme="minorHAnsi" w:hAnsiTheme="majorHAnsi" w:cstheme="majorHAnsi"/>
          <w:sz w:val="20"/>
          <w:lang w:eastAsia="en-US"/>
        </w:rPr>
        <w:t>nombre, apellidos, teléfono, emai</w:t>
      </w:r>
      <w:r w:rsidR="0042341D" w:rsidRPr="00A666C3">
        <w:rPr>
          <w:rFonts w:asciiTheme="majorHAnsi" w:eastAsiaTheme="minorHAnsi" w:hAnsiTheme="majorHAnsi" w:cstheme="majorHAnsi"/>
          <w:sz w:val="20"/>
          <w:lang w:eastAsia="en-US"/>
        </w:rPr>
        <w:t>l, etc.</w:t>
      </w:r>
    </w:p>
    <w:p w14:paraId="393FECC9" w14:textId="4D8FFDCC" w:rsidR="0040485E" w:rsidRPr="00A666C3" w:rsidRDefault="00BC0446" w:rsidP="001867CD">
      <w:pPr>
        <w:pStyle w:val="Prrafodelista"/>
        <w:numPr>
          <w:ilvl w:val="1"/>
          <w:numId w:val="12"/>
        </w:numPr>
        <w:spacing w:after="160" w:line="259" w:lineRule="auto"/>
        <w:rPr>
          <w:rFonts w:asciiTheme="majorHAnsi" w:eastAsiaTheme="minorHAnsi" w:hAnsiTheme="majorHAnsi" w:cstheme="majorHAnsi"/>
          <w:sz w:val="20"/>
          <w:lang w:eastAsia="en-US"/>
        </w:rPr>
      </w:pPr>
      <w:r w:rsidRPr="00A666C3">
        <w:rPr>
          <w:rFonts w:asciiTheme="majorHAnsi" w:eastAsiaTheme="minorHAnsi" w:hAnsiTheme="majorHAnsi" w:cstheme="majorHAnsi"/>
          <w:sz w:val="20"/>
          <w:lang w:eastAsia="en-US"/>
        </w:rPr>
        <w:t>Información mínima en cuanto a datos del inmueble</w:t>
      </w:r>
      <w:r w:rsidR="0042341D" w:rsidRPr="00A666C3">
        <w:rPr>
          <w:rFonts w:asciiTheme="majorHAnsi" w:eastAsiaTheme="minorHAnsi" w:hAnsiTheme="majorHAnsi" w:cstheme="majorHAnsi"/>
          <w:sz w:val="20"/>
          <w:lang w:eastAsia="en-US"/>
        </w:rPr>
        <w:t xml:space="preserve">: </w:t>
      </w:r>
      <w:r w:rsidRPr="00A666C3">
        <w:rPr>
          <w:rFonts w:asciiTheme="majorHAnsi" w:eastAsiaTheme="minorHAnsi" w:hAnsiTheme="majorHAnsi" w:cstheme="majorHAnsi"/>
          <w:sz w:val="20"/>
          <w:lang w:eastAsia="en-US"/>
        </w:rPr>
        <w:t>activo/promoción, localización</w:t>
      </w:r>
      <w:r w:rsidR="0042341D" w:rsidRPr="00A666C3">
        <w:rPr>
          <w:rFonts w:asciiTheme="majorHAnsi" w:eastAsiaTheme="minorHAnsi" w:hAnsiTheme="majorHAnsi" w:cstheme="majorHAnsi"/>
          <w:sz w:val="20"/>
          <w:lang w:eastAsia="en-US"/>
        </w:rPr>
        <w:t>, etc.</w:t>
      </w:r>
    </w:p>
    <w:p w14:paraId="22037AA0" w14:textId="6336D9DE" w:rsidR="0040485E" w:rsidRPr="00A666C3" w:rsidRDefault="0040485E" w:rsidP="001867CD">
      <w:pPr>
        <w:pStyle w:val="Prrafodelista"/>
        <w:numPr>
          <w:ilvl w:val="1"/>
          <w:numId w:val="12"/>
        </w:numPr>
        <w:spacing w:after="160" w:line="259" w:lineRule="auto"/>
        <w:rPr>
          <w:rFonts w:asciiTheme="majorHAnsi" w:eastAsiaTheme="minorHAnsi" w:hAnsiTheme="majorHAnsi" w:cstheme="majorHAnsi"/>
          <w:sz w:val="20"/>
          <w:lang w:eastAsia="en-US"/>
        </w:rPr>
      </w:pPr>
      <w:r w:rsidRPr="00A666C3">
        <w:rPr>
          <w:rFonts w:asciiTheme="majorHAnsi" w:eastAsiaTheme="minorHAnsi" w:hAnsiTheme="majorHAnsi" w:cstheme="majorHAnsi"/>
          <w:sz w:val="20"/>
          <w:lang w:eastAsia="en-US"/>
        </w:rPr>
        <w:t xml:space="preserve">Resumen: </w:t>
      </w:r>
      <w:r w:rsidR="0042341D" w:rsidRPr="00A666C3">
        <w:rPr>
          <w:rFonts w:asciiTheme="majorHAnsi" w:eastAsiaTheme="minorHAnsi" w:hAnsiTheme="majorHAnsi" w:cstheme="majorHAnsi"/>
          <w:sz w:val="20"/>
          <w:lang w:eastAsia="en-US"/>
        </w:rPr>
        <w:t>e</w:t>
      </w:r>
      <w:r w:rsidRPr="00A666C3">
        <w:rPr>
          <w:rFonts w:asciiTheme="majorHAnsi" w:eastAsiaTheme="minorHAnsi" w:hAnsiTheme="majorHAnsi" w:cstheme="majorHAnsi"/>
          <w:sz w:val="20"/>
          <w:lang w:eastAsia="en-US"/>
        </w:rPr>
        <w:t>xplicación breve de la incidencia</w:t>
      </w:r>
    </w:p>
    <w:p w14:paraId="02056EC9" w14:textId="78C612B0" w:rsidR="0040485E" w:rsidRDefault="0040485E" w:rsidP="001867CD">
      <w:pPr>
        <w:pStyle w:val="Prrafodelista"/>
        <w:numPr>
          <w:ilvl w:val="1"/>
          <w:numId w:val="12"/>
        </w:numPr>
        <w:spacing w:after="160" w:line="259" w:lineRule="auto"/>
        <w:rPr>
          <w:rFonts w:asciiTheme="majorHAnsi" w:eastAsiaTheme="minorHAnsi" w:hAnsiTheme="majorHAnsi" w:cstheme="majorHAnsi"/>
          <w:sz w:val="20"/>
          <w:lang w:eastAsia="en-US"/>
        </w:rPr>
      </w:pPr>
      <w:r w:rsidRPr="00A666C3">
        <w:rPr>
          <w:rFonts w:asciiTheme="majorHAnsi" w:eastAsiaTheme="minorHAnsi" w:hAnsiTheme="majorHAnsi" w:cstheme="majorHAnsi"/>
          <w:sz w:val="20"/>
          <w:lang w:eastAsia="en-US"/>
        </w:rPr>
        <w:t xml:space="preserve">Descripción: </w:t>
      </w:r>
      <w:r w:rsidR="0042341D" w:rsidRPr="00A666C3">
        <w:rPr>
          <w:rFonts w:asciiTheme="majorHAnsi" w:eastAsiaTheme="minorHAnsi" w:hAnsiTheme="majorHAnsi" w:cstheme="majorHAnsi"/>
          <w:sz w:val="20"/>
          <w:lang w:eastAsia="en-US"/>
        </w:rPr>
        <w:t>e</w:t>
      </w:r>
      <w:r w:rsidRPr="00A666C3">
        <w:rPr>
          <w:rFonts w:asciiTheme="majorHAnsi" w:eastAsiaTheme="minorHAnsi" w:hAnsiTheme="majorHAnsi" w:cstheme="majorHAnsi"/>
          <w:sz w:val="20"/>
          <w:lang w:eastAsia="en-US"/>
        </w:rPr>
        <w:t>xplicación en detalle de la incidencia</w:t>
      </w:r>
    </w:p>
    <w:p w14:paraId="61C7E50B" w14:textId="71824FBD" w:rsidR="001B7E5D" w:rsidRPr="00CC12BA" w:rsidRDefault="001B7E5D" w:rsidP="001B7E5D">
      <w:pPr>
        <w:pStyle w:val="Prrafodelista"/>
        <w:numPr>
          <w:ilvl w:val="0"/>
          <w:numId w:val="0"/>
        </w:numPr>
        <w:spacing w:after="160" w:line="259" w:lineRule="auto"/>
        <w:ind w:left="1429"/>
        <w:rPr>
          <w:rFonts w:asciiTheme="majorHAnsi" w:eastAsiaTheme="minorHAnsi" w:hAnsiTheme="majorHAnsi" w:cstheme="majorHAnsi"/>
          <w:sz w:val="20"/>
          <w:lang w:eastAsia="en-US"/>
        </w:rPr>
      </w:pPr>
      <w:r w:rsidRPr="00CC12BA">
        <w:rPr>
          <w:rFonts w:asciiTheme="majorHAnsi" w:hAnsiTheme="majorHAnsi" w:cstheme="majorHAnsi"/>
          <w:sz w:val="20"/>
          <w:lang w:eastAsia="en-US"/>
        </w:rPr>
        <w:t xml:space="preserve">De esta forma el ticket se parametrizará para llegar al área </w:t>
      </w:r>
      <w:r w:rsidRPr="00CC12BA">
        <w:rPr>
          <w:rFonts w:asciiTheme="majorHAnsi" w:eastAsiaTheme="minorHAnsi" w:hAnsiTheme="majorHAnsi" w:cstheme="majorHAnsi"/>
          <w:sz w:val="20"/>
          <w:lang w:eastAsia="en-US"/>
        </w:rPr>
        <w:t>tramitadora responsable de realizar la gestión.</w:t>
      </w:r>
    </w:p>
    <w:p w14:paraId="297B0D84" w14:textId="187B0223" w:rsidR="00834A66" w:rsidRPr="00CC12BA" w:rsidRDefault="00350428" w:rsidP="00543450">
      <w:pPr>
        <w:pStyle w:val="Textoindependiente"/>
        <w:numPr>
          <w:ilvl w:val="1"/>
          <w:numId w:val="17"/>
        </w:numPr>
        <w:spacing w:before="114" w:line="252" w:lineRule="auto"/>
        <w:ind w:right="124"/>
        <w:rPr>
          <w:rFonts w:asciiTheme="majorHAnsi" w:hAnsiTheme="majorHAnsi" w:cstheme="majorHAnsi"/>
          <w:szCs w:val="20"/>
        </w:rPr>
      </w:pPr>
      <w:r w:rsidRPr="00A666C3">
        <w:rPr>
          <w:rFonts w:asciiTheme="majorHAnsi" w:hAnsiTheme="majorHAnsi" w:cstheme="majorHAnsi"/>
          <w:szCs w:val="20"/>
        </w:rPr>
        <w:t>Centro de Gestión de Reclamaciones</w:t>
      </w:r>
      <w:r w:rsidR="00BC0446" w:rsidRPr="00A666C3">
        <w:rPr>
          <w:rFonts w:asciiTheme="majorHAnsi" w:hAnsiTheme="majorHAnsi" w:cstheme="majorHAnsi"/>
          <w:szCs w:val="20"/>
        </w:rPr>
        <w:t>:</w:t>
      </w:r>
      <w:r w:rsidR="00C72981">
        <w:rPr>
          <w:rFonts w:asciiTheme="majorHAnsi" w:hAnsiTheme="majorHAnsi" w:cstheme="majorHAnsi"/>
          <w:szCs w:val="20"/>
        </w:rPr>
        <w:t xml:space="preserve"> </w:t>
      </w:r>
      <w:r w:rsidRPr="00A666C3">
        <w:rPr>
          <w:rFonts w:asciiTheme="majorHAnsi" w:hAnsiTheme="majorHAnsi" w:cstheme="majorHAnsi"/>
          <w:szCs w:val="20"/>
        </w:rPr>
        <w:t xml:space="preserve">registrará </w:t>
      </w:r>
      <w:r w:rsidR="00C72981">
        <w:rPr>
          <w:rFonts w:asciiTheme="majorHAnsi" w:hAnsiTheme="majorHAnsi" w:cstheme="majorHAnsi"/>
          <w:szCs w:val="20"/>
        </w:rPr>
        <w:t xml:space="preserve">aquellas </w:t>
      </w:r>
      <w:r w:rsidRPr="00A666C3">
        <w:rPr>
          <w:rFonts w:asciiTheme="majorHAnsi" w:hAnsiTheme="majorHAnsi" w:cstheme="majorHAnsi"/>
          <w:szCs w:val="20"/>
        </w:rPr>
        <w:t xml:space="preserve">incidencias/reclamaciones que </w:t>
      </w:r>
      <w:r w:rsidR="00834A66" w:rsidRPr="00A666C3">
        <w:rPr>
          <w:rFonts w:asciiTheme="majorHAnsi" w:hAnsiTheme="majorHAnsi" w:cstheme="majorHAnsi"/>
          <w:szCs w:val="20"/>
        </w:rPr>
        <w:t>lleguen a través de correo electrónico (</w:t>
      </w:r>
      <w:hyperlink r:id="rId20" w:history="1">
        <w:r w:rsidR="00834A66" w:rsidRPr="00293094">
          <w:rPr>
            <w:rStyle w:val="Hipervnculo"/>
            <w:rFonts w:cstheme="majorHAnsi"/>
          </w:rPr>
          <w:t>atencionalcliente@haya.es</w:t>
        </w:r>
      </w:hyperlink>
      <w:r w:rsidR="00834A66" w:rsidRPr="00A666C3">
        <w:rPr>
          <w:rFonts w:asciiTheme="majorHAnsi" w:hAnsiTheme="majorHAnsi" w:cstheme="majorHAnsi"/>
          <w:szCs w:val="20"/>
        </w:rPr>
        <w:t>) o por escrito (correo ordinario</w:t>
      </w:r>
      <w:r w:rsidR="00EA3C74">
        <w:rPr>
          <w:rFonts w:asciiTheme="majorHAnsi" w:hAnsiTheme="majorHAnsi" w:cstheme="majorHAnsi"/>
          <w:szCs w:val="20"/>
        </w:rPr>
        <w:t xml:space="preserve">: </w:t>
      </w:r>
      <w:r w:rsidR="004E2A9B">
        <w:rPr>
          <w:rFonts w:asciiTheme="majorHAnsi" w:hAnsiTheme="majorHAnsi" w:cstheme="majorHAnsi"/>
          <w:szCs w:val="20"/>
        </w:rPr>
        <w:t xml:space="preserve">dirección </w:t>
      </w:r>
      <w:r w:rsidR="004E2A9B" w:rsidRPr="004E2A9B">
        <w:rPr>
          <w:rFonts w:asciiTheme="majorHAnsi" w:hAnsiTheme="majorHAnsi" w:cstheme="majorHAnsi"/>
          <w:szCs w:val="20"/>
        </w:rPr>
        <w:t>Av</w:t>
      </w:r>
      <w:r w:rsidR="004E2A9B">
        <w:rPr>
          <w:rFonts w:asciiTheme="majorHAnsi" w:hAnsiTheme="majorHAnsi" w:cstheme="majorHAnsi"/>
          <w:szCs w:val="20"/>
        </w:rPr>
        <w:t>enida</w:t>
      </w:r>
      <w:r w:rsidR="004E2A9B" w:rsidRPr="004E2A9B">
        <w:rPr>
          <w:rFonts w:asciiTheme="majorHAnsi" w:hAnsiTheme="majorHAnsi" w:cstheme="majorHAnsi"/>
          <w:szCs w:val="20"/>
        </w:rPr>
        <w:t xml:space="preserve"> del Cardenal Benlloch, 67, 46021 Val</w:t>
      </w:r>
      <w:r w:rsidR="004E2A9B">
        <w:rPr>
          <w:rFonts w:asciiTheme="majorHAnsi" w:hAnsiTheme="majorHAnsi" w:cstheme="majorHAnsi"/>
          <w:szCs w:val="20"/>
        </w:rPr>
        <w:t>e</w:t>
      </w:r>
      <w:r w:rsidR="004E2A9B" w:rsidRPr="004E2A9B">
        <w:rPr>
          <w:rFonts w:asciiTheme="majorHAnsi" w:hAnsiTheme="majorHAnsi" w:cstheme="majorHAnsi"/>
          <w:szCs w:val="20"/>
        </w:rPr>
        <w:t>ncia</w:t>
      </w:r>
      <w:r w:rsidR="00834A66" w:rsidRPr="00A666C3">
        <w:rPr>
          <w:rFonts w:asciiTheme="majorHAnsi" w:hAnsiTheme="majorHAnsi" w:cstheme="majorHAnsi"/>
          <w:szCs w:val="20"/>
        </w:rPr>
        <w:t>, valija, carta certificada, burofax…)</w:t>
      </w:r>
      <w:r w:rsidR="00712C2E" w:rsidRPr="00A666C3">
        <w:rPr>
          <w:rFonts w:asciiTheme="majorHAnsi" w:hAnsiTheme="majorHAnsi" w:cstheme="majorHAnsi"/>
          <w:szCs w:val="20"/>
        </w:rPr>
        <w:t>.</w:t>
      </w:r>
      <w:r w:rsidR="005D3E69" w:rsidRPr="00A666C3">
        <w:rPr>
          <w:rFonts w:asciiTheme="majorHAnsi" w:hAnsiTheme="majorHAnsi" w:cstheme="majorHAnsi"/>
          <w:szCs w:val="20"/>
        </w:rPr>
        <w:t xml:space="preserve"> </w:t>
      </w:r>
      <w:r w:rsidR="005D3E69" w:rsidRPr="00CC12BA">
        <w:rPr>
          <w:rFonts w:asciiTheme="majorHAnsi" w:hAnsiTheme="majorHAnsi" w:cstheme="majorHAnsi"/>
          <w:szCs w:val="20"/>
        </w:rPr>
        <w:t>Registrarán la incidencia en</w:t>
      </w:r>
      <w:r w:rsidR="00E35D93" w:rsidRPr="00CC12BA">
        <w:rPr>
          <w:rFonts w:asciiTheme="majorHAnsi" w:hAnsiTheme="majorHAnsi" w:cstheme="majorHAnsi"/>
          <w:szCs w:val="20"/>
        </w:rPr>
        <w:t xml:space="preserve"> el proyecto </w:t>
      </w:r>
      <w:r w:rsidR="00C614A8" w:rsidRPr="00CC12BA">
        <w:rPr>
          <w:rFonts w:asciiTheme="majorHAnsi" w:hAnsiTheme="majorHAnsi" w:cstheme="majorHAnsi"/>
          <w:szCs w:val="20"/>
        </w:rPr>
        <w:t xml:space="preserve">de </w:t>
      </w:r>
      <w:proofErr w:type="spellStart"/>
      <w:r w:rsidR="00C614A8" w:rsidRPr="00CC12BA">
        <w:rPr>
          <w:rFonts w:asciiTheme="majorHAnsi" w:hAnsiTheme="majorHAnsi" w:cstheme="majorHAnsi"/>
          <w:szCs w:val="20"/>
        </w:rPr>
        <w:t>ticketing</w:t>
      </w:r>
      <w:proofErr w:type="spellEnd"/>
      <w:r w:rsidR="00E35D93" w:rsidRPr="00CC12BA">
        <w:rPr>
          <w:rFonts w:asciiTheme="majorHAnsi" w:hAnsiTheme="majorHAnsi" w:cstheme="majorHAnsi"/>
          <w:szCs w:val="20"/>
        </w:rPr>
        <w:t xml:space="preserve"> </w:t>
      </w:r>
      <w:r w:rsidR="00E35D93" w:rsidRPr="00CC12BA">
        <w:rPr>
          <w:rFonts w:asciiTheme="majorHAnsi" w:hAnsiTheme="majorHAnsi" w:cstheme="majorHAnsi"/>
        </w:rPr>
        <w:t xml:space="preserve">“Atención al Cliente </w:t>
      </w:r>
      <w:proofErr w:type="spellStart"/>
      <w:r w:rsidR="00E35D93" w:rsidRPr="00CC12BA">
        <w:rPr>
          <w:rFonts w:asciiTheme="majorHAnsi" w:hAnsiTheme="majorHAnsi" w:cstheme="majorHAnsi"/>
        </w:rPr>
        <w:t>Divarian</w:t>
      </w:r>
      <w:proofErr w:type="spellEnd"/>
      <w:r w:rsidR="00E35D93" w:rsidRPr="00CC12BA">
        <w:rPr>
          <w:rFonts w:asciiTheme="majorHAnsi" w:hAnsiTheme="majorHAnsi" w:cstheme="majorHAnsi"/>
        </w:rPr>
        <w:t xml:space="preserve"> – BBVA” y según los campos: “Tipo de Contacto”, “Tipo de Incidencia” y “Subtipo de Incidencia”</w:t>
      </w:r>
      <w:r w:rsidR="00A63414" w:rsidRPr="00CC12BA">
        <w:rPr>
          <w:rFonts w:asciiTheme="majorHAnsi" w:hAnsiTheme="majorHAnsi" w:cstheme="majorHAnsi"/>
          <w:szCs w:val="20"/>
        </w:rPr>
        <w:t>, resumen y descripción de la incidencia, etc.</w:t>
      </w:r>
    </w:p>
    <w:p w14:paraId="4370793F" w14:textId="00F86F1C" w:rsidR="00C72981" w:rsidRPr="00C35615" w:rsidRDefault="00C72981" w:rsidP="00C35615">
      <w:pPr>
        <w:pStyle w:val="Textoindependiente"/>
        <w:numPr>
          <w:ilvl w:val="1"/>
          <w:numId w:val="17"/>
        </w:numPr>
        <w:spacing w:before="114" w:line="252" w:lineRule="auto"/>
        <w:ind w:right="124"/>
        <w:rPr>
          <w:rFonts w:asciiTheme="majorHAnsi" w:hAnsiTheme="majorHAnsi" w:cstheme="majorHAnsi"/>
          <w:szCs w:val="20"/>
        </w:rPr>
      </w:pPr>
      <w:r>
        <w:rPr>
          <w:rFonts w:asciiTheme="majorHAnsi" w:hAnsiTheme="majorHAnsi" w:cstheme="majorHAnsi"/>
          <w:szCs w:val="20"/>
        </w:rPr>
        <w:t>SAC BBVA: registrará aquellas incidencias que lleguen directamente a través de este canal o a través de las oficinas del BBVA.</w:t>
      </w:r>
      <w:r w:rsidR="00C35615">
        <w:rPr>
          <w:rFonts w:asciiTheme="majorHAnsi" w:hAnsiTheme="majorHAnsi" w:cstheme="majorHAnsi"/>
          <w:szCs w:val="20"/>
        </w:rPr>
        <w:t xml:space="preserve"> </w:t>
      </w:r>
      <w:r w:rsidR="00C35615" w:rsidRPr="00CC12BA">
        <w:rPr>
          <w:rFonts w:asciiTheme="majorHAnsi" w:hAnsiTheme="majorHAnsi" w:cstheme="majorHAnsi"/>
          <w:szCs w:val="20"/>
        </w:rPr>
        <w:t xml:space="preserve">Registrarán la incidencia en el proyecto de </w:t>
      </w:r>
      <w:proofErr w:type="spellStart"/>
      <w:r w:rsidR="00C35615" w:rsidRPr="00CC12BA">
        <w:rPr>
          <w:rFonts w:asciiTheme="majorHAnsi" w:hAnsiTheme="majorHAnsi" w:cstheme="majorHAnsi"/>
          <w:szCs w:val="20"/>
        </w:rPr>
        <w:t>ticketing</w:t>
      </w:r>
      <w:proofErr w:type="spellEnd"/>
      <w:r w:rsidR="00C35615" w:rsidRPr="00CC12BA">
        <w:rPr>
          <w:rFonts w:asciiTheme="majorHAnsi" w:hAnsiTheme="majorHAnsi" w:cstheme="majorHAnsi"/>
          <w:szCs w:val="20"/>
        </w:rPr>
        <w:t xml:space="preserve"> </w:t>
      </w:r>
      <w:r w:rsidR="00C35615" w:rsidRPr="00CC12BA">
        <w:rPr>
          <w:rFonts w:asciiTheme="majorHAnsi" w:hAnsiTheme="majorHAnsi" w:cstheme="majorHAnsi"/>
        </w:rPr>
        <w:t xml:space="preserve">“Atención al Cliente </w:t>
      </w:r>
      <w:proofErr w:type="spellStart"/>
      <w:r w:rsidR="00C35615" w:rsidRPr="00CC12BA">
        <w:rPr>
          <w:rFonts w:asciiTheme="majorHAnsi" w:hAnsiTheme="majorHAnsi" w:cstheme="majorHAnsi"/>
        </w:rPr>
        <w:t>Divarian</w:t>
      </w:r>
      <w:proofErr w:type="spellEnd"/>
      <w:r w:rsidR="00C35615" w:rsidRPr="00CC12BA">
        <w:rPr>
          <w:rFonts w:asciiTheme="majorHAnsi" w:hAnsiTheme="majorHAnsi" w:cstheme="majorHAnsi"/>
        </w:rPr>
        <w:t xml:space="preserve"> – BBVA” y según los campos: “Tipo de Contacto”, “Tipo de Incidencia” y “Subtipo de Incidencia”</w:t>
      </w:r>
      <w:r w:rsidR="00C35615" w:rsidRPr="00CC12BA">
        <w:rPr>
          <w:rFonts w:asciiTheme="majorHAnsi" w:hAnsiTheme="majorHAnsi" w:cstheme="majorHAnsi"/>
          <w:szCs w:val="20"/>
        </w:rPr>
        <w:t>,</w:t>
      </w:r>
      <w:r w:rsidR="00C35615">
        <w:rPr>
          <w:rFonts w:asciiTheme="majorHAnsi" w:hAnsiTheme="majorHAnsi" w:cstheme="majorHAnsi"/>
          <w:szCs w:val="20"/>
        </w:rPr>
        <w:t xml:space="preserve"> </w:t>
      </w:r>
      <w:r w:rsidRPr="00C35615">
        <w:rPr>
          <w:rFonts w:asciiTheme="majorHAnsi" w:hAnsiTheme="majorHAnsi" w:cstheme="majorHAnsi"/>
          <w:szCs w:val="20"/>
        </w:rPr>
        <w:t>y en función de una serie de preguntas lanzadas al afectado:</w:t>
      </w:r>
    </w:p>
    <w:p w14:paraId="4CE82B58" w14:textId="77777777" w:rsidR="00C72981" w:rsidRPr="00A666C3" w:rsidRDefault="00C72981" w:rsidP="00C72981">
      <w:pPr>
        <w:pStyle w:val="Prrafodelista"/>
        <w:numPr>
          <w:ilvl w:val="1"/>
          <w:numId w:val="12"/>
        </w:numPr>
        <w:spacing w:after="160" w:line="259" w:lineRule="auto"/>
        <w:rPr>
          <w:rFonts w:asciiTheme="majorHAnsi" w:eastAsiaTheme="minorHAnsi" w:hAnsiTheme="majorHAnsi" w:cstheme="majorHAnsi"/>
          <w:sz w:val="20"/>
          <w:lang w:eastAsia="en-US"/>
        </w:rPr>
      </w:pPr>
      <w:r w:rsidRPr="00A666C3">
        <w:rPr>
          <w:rFonts w:asciiTheme="majorHAnsi" w:eastAsiaTheme="minorHAnsi" w:hAnsiTheme="majorHAnsi" w:cstheme="majorHAnsi"/>
          <w:sz w:val="20"/>
          <w:lang w:eastAsia="en-US"/>
        </w:rPr>
        <w:t>Información mínima en cuanto a datos de contacto: nombre, apellidos, teléfono, email, etc.</w:t>
      </w:r>
    </w:p>
    <w:p w14:paraId="01D3B76C" w14:textId="77777777" w:rsidR="00C72981" w:rsidRPr="00A666C3" w:rsidRDefault="00C72981" w:rsidP="00C72981">
      <w:pPr>
        <w:pStyle w:val="Prrafodelista"/>
        <w:numPr>
          <w:ilvl w:val="1"/>
          <w:numId w:val="12"/>
        </w:numPr>
        <w:spacing w:after="160" w:line="259" w:lineRule="auto"/>
        <w:rPr>
          <w:rFonts w:asciiTheme="majorHAnsi" w:eastAsiaTheme="minorHAnsi" w:hAnsiTheme="majorHAnsi" w:cstheme="majorHAnsi"/>
          <w:sz w:val="20"/>
          <w:lang w:eastAsia="en-US"/>
        </w:rPr>
      </w:pPr>
      <w:r w:rsidRPr="00A666C3">
        <w:rPr>
          <w:rFonts w:asciiTheme="majorHAnsi" w:eastAsiaTheme="minorHAnsi" w:hAnsiTheme="majorHAnsi" w:cstheme="majorHAnsi"/>
          <w:sz w:val="20"/>
          <w:lang w:eastAsia="en-US"/>
        </w:rPr>
        <w:t>Información mínima en cuanto a datos del inmueble: activo/promoción, localización, etc.</w:t>
      </w:r>
    </w:p>
    <w:p w14:paraId="323065A7" w14:textId="77777777" w:rsidR="00C72981" w:rsidRPr="00A666C3" w:rsidRDefault="00C72981" w:rsidP="00C72981">
      <w:pPr>
        <w:pStyle w:val="Prrafodelista"/>
        <w:numPr>
          <w:ilvl w:val="1"/>
          <w:numId w:val="12"/>
        </w:numPr>
        <w:spacing w:after="160" w:line="259" w:lineRule="auto"/>
        <w:rPr>
          <w:rFonts w:asciiTheme="majorHAnsi" w:eastAsiaTheme="minorHAnsi" w:hAnsiTheme="majorHAnsi" w:cstheme="majorHAnsi"/>
          <w:sz w:val="20"/>
          <w:lang w:eastAsia="en-US"/>
        </w:rPr>
      </w:pPr>
      <w:r w:rsidRPr="00A666C3">
        <w:rPr>
          <w:rFonts w:asciiTheme="majorHAnsi" w:eastAsiaTheme="minorHAnsi" w:hAnsiTheme="majorHAnsi" w:cstheme="majorHAnsi"/>
          <w:sz w:val="20"/>
          <w:lang w:eastAsia="en-US"/>
        </w:rPr>
        <w:t>Resumen: explicación breve de la incidencia</w:t>
      </w:r>
    </w:p>
    <w:p w14:paraId="57FF3E8B" w14:textId="08841575" w:rsidR="00C72981" w:rsidRDefault="00C72981" w:rsidP="006D75BD">
      <w:pPr>
        <w:pStyle w:val="Prrafodelista"/>
        <w:numPr>
          <w:ilvl w:val="1"/>
          <w:numId w:val="12"/>
        </w:numPr>
        <w:spacing w:after="160" w:line="259" w:lineRule="auto"/>
        <w:rPr>
          <w:rFonts w:asciiTheme="majorHAnsi" w:eastAsiaTheme="minorHAnsi" w:hAnsiTheme="majorHAnsi" w:cstheme="majorHAnsi"/>
          <w:sz w:val="20"/>
          <w:lang w:eastAsia="en-US"/>
        </w:rPr>
      </w:pPr>
      <w:r w:rsidRPr="00A666C3">
        <w:rPr>
          <w:rFonts w:asciiTheme="majorHAnsi" w:eastAsiaTheme="minorHAnsi" w:hAnsiTheme="majorHAnsi" w:cstheme="majorHAnsi"/>
          <w:sz w:val="20"/>
          <w:lang w:eastAsia="en-US"/>
        </w:rPr>
        <w:t>Descripción: explicación en detalle de la incidencia</w:t>
      </w:r>
    </w:p>
    <w:p w14:paraId="044DA19F" w14:textId="2A19FE26" w:rsidR="00173A3C" w:rsidRPr="00173A3C" w:rsidRDefault="006D75BD" w:rsidP="00173A3C">
      <w:pPr>
        <w:pStyle w:val="Prrafodelista"/>
        <w:numPr>
          <w:ilvl w:val="0"/>
          <w:numId w:val="0"/>
        </w:numPr>
        <w:spacing w:after="160" w:line="259" w:lineRule="auto"/>
        <w:ind w:left="1429"/>
        <w:rPr>
          <w:rFonts w:asciiTheme="majorHAnsi" w:eastAsiaTheme="minorHAnsi" w:hAnsiTheme="majorHAnsi" w:cstheme="majorHAnsi"/>
          <w:sz w:val="20"/>
          <w:lang w:eastAsia="en-US"/>
        </w:rPr>
      </w:pPr>
      <w:r w:rsidRPr="00173A3C">
        <w:rPr>
          <w:rFonts w:asciiTheme="majorHAnsi" w:hAnsiTheme="majorHAnsi" w:cstheme="majorHAnsi"/>
          <w:sz w:val="20"/>
          <w:lang w:eastAsia="en-US"/>
        </w:rPr>
        <w:t xml:space="preserve">Para la correcta gestión de la reclamación por parte del Servicer, será fundamental que el usuario del SAC BBVA que crea el ticket lo registre de forma correcta en </w:t>
      </w:r>
      <w:r w:rsidR="00173A3C" w:rsidRPr="00173A3C">
        <w:rPr>
          <w:rFonts w:asciiTheme="majorHAnsi" w:hAnsiTheme="majorHAnsi" w:cstheme="majorHAnsi"/>
          <w:sz w:val="20"/>
          <w:lang w:eastAsia="en-US"/>
        </w:rPr>
        <w:t xml:space="preserve">base a los campos establecidos en el proyecto “Atención al Cliente </w:t>
      </w:r>
      <w:proofErr w:type="spellStart"/>
      <w:r w:rsidR="00173A3C" w:rsidRPr="00173A3C">
        <w:rPr>
          <w:rFonts w:asciiTheme="majorHAnsi" w:hAnsiTheme="majorHAnsi" w:cstheme="majorHAnsi"/>
          <w:sz w:val="20"/>
          <w:lang w:eastAsia="en-US"/>
        </w:rPr>
        <w:t>Divarian</w:t>
      </w:r>
      <w:proofErr w:type="spellEnd"/>
      <w:r w:rsidR="00173A3C" w:rsidRPr="00173A3C">
        <w:rPr>
          <w:rFonts w:asciiTheme="majorHAnsi" w:hAnsiTheme="majorHAnsi" w:cstheme="majorHAnsi"/>
          <w:sz w:val="20"/>
          <w:lang w:eastAsia="en-US"/>
        </w:rPr>
        <w:t xml:space="preserve"> – BBVA”, d</w:t>
      </w:r>
      <w:r w:rsidRPr="00173A3C">
        <w:rPr>
          <w:rFonts w:asciiTheme="majorHAnsi" w:hAnsiTheme="majorHAnsi" w:cstheme="majorHAnsi"/>
          <w:sz w:val="20"/>
          <w:lang w:eastAsia="en-US"/>
        </w:rPr>
        <w:t xml:space="preserve">e esta forma el ticket se parametrizará para llegar al área </w:t>
      </w:r>
      <w:r w:rsidRPr="00173A3C">
        <w:rPr>
          <w:rFonts w:asciiTheme="majorHAnsi" w:eastAsiaTheme="minorHAnsi" w:hAnsiTheme="majorHAnsi" w:cstheme="majorHAnsi"/>
          <w:sz w:val="20"/>
          <w:lang w:eastAsia="en-US"/>
        </w:rPr>
        <w:t>tramitadora responsable de realizar la gestión.</w:t>
      </w:r>
    </w:p>
    <w:p w14:paraId="4E37DC4E" w14:textId="73439F92" w:rsidR="006D75BD" w:rsidRPr="00173A3C" w:rsidRDefault="006D75BD" w:rsidP="00173A3C">
      <w:pPr>
        <w:pStyle w:val="Prrafodelista"/>
        <w:numPr>
          <w:ilvl w:val="0"/>
          <w:numId w:val="0"/>
        </w:numPr>
        <w:spacing w:after="160" w:line="259" w:lineRule="auto"/>
        <w:ind w:left="1429"/>
        <w:rPr>
          <w:rFonts w:asciiTheme="majorHAnsi" w:eastAsiaTheme="minorHAnsi" w:hAnsiTheme="majorHAnsi" w:cstheme="majorHAnsi"/>
          <w:sz w:val="20"/>
          <w:lang w:eastAsia="en-US"/>
        </w:rPr>
      </w:pPr>
      <w:r w:rsidRPr="00173A3C">
        <w:rPr>
          <w:rFonts w:asciiTheme="majorHAnsi" w:eastAsiaTheme="minorHAnsi" w:hAnsiTheme="majorHAnsi" w:cstheme="majorHAnsi"/>
          <w:sz w:val="20"/>
          <w:lang w:eastAsia="en-US"/>
        </w:rPr>
        <w:t>Se incluye como Anexo a este protocolo el Manual de Atención al Cliente para el SAC del BBVA.</w:t>
      </w:r>
    </w:p>
    <w:p w14:paraId="7A7E97FD" w14:textId="5D47B364" w:rsidR="008109D5" w:rsidRPr="00A666C3" w:rsidRDefault="00C36CE4" w:rsidP="001867CD">
      <w:pPr>
        <w:pStyle w:val="Textoindependiente"/>
        <w:numPr>
          <w:ilvl w:val="0"/>
          <w:numId w:val="15"/>
        </w:numPr>
        <w:spacing w:before="114" w:line="252" w:lineRule="auto"/>
        <w:ind w:right="124"/>
        <w:rPr>
          <w:rFonts w:asciiTheme="majorHAnsi" w:hAnsiTheme="majorHAnsi" w:cstheme="majorHAnsi"/>
          <w:color w:val="00B0F0"/>
          <w:szCs w:val="20"/>
          <w:u w:val="single"/>
        </w:rPr>
      </w:pPr>
      <w:r w:rsidRPr="00A666C3">
        <w:rPr>
          <w:rFonts w:asciiTheme="majorHAnsi" w:hAnsiTheme="majorHAnsi" w:cstheme="majorHAnsi"/>
          <w:color w:val="00B0F0"/>
          <w:szCs w:val="20"/>
          <w:u w:val="single"/>
        </w:rPr>
        <w:t>Gestión</w:t>
      </w:r>
    </w:p>
    <w:p w14:paraId="61804A50" w14:textId="0830275A" w:rsidR="006725E0" w:rsidRPr="00A666C3" w:rsidRDefault="006725E0" w:rsidP="00056E2A">
      <w:pPr>
        <w:pStyle w:val="Textoindependiente"/>
        <w:spacing w:before="114" w:line="252" w:lineRule="auto"/>
        <w:ind w:left="825" w:right="124"/>
        <w:rPr>
          <w:rFonts w:asciiTheme="majorHAnsi" w:hAnsiTheme="majorHAnsi" w:cstheme="majorHAnsi"/>
          <w:color w:val="00B0F0"/>
          <w:szCs w:val="20"/>
        </w:rPr>
      </w:pPr>
      <w:r w:rsidRPr="00A666C3">
        <w:rPr>
          <w:rFonts w:asciiTheme="majorHAnsi" w:hAnsiTheme="majorHAnsi" w:cstheme="majorHAnsi"/>
          <w:color w:val="00B0F0"/>
          <w:szCs w:val="20"/>
        </w:rPr>
        <w:t>Compensaciones/Indemnizaciones:</w:t>
      </w:r>
    </w:p>
    <w:p w14:paraId="651B7D17" w14:textId="60192816" w:rsidR="003807A7" w:rsidRPr="00A666C3" w:rsidRDefault="003807A7" w:rsidP="00056E2A">
      <w:pPr>
        <w:pStyle w:val="Textoindependiente"/>
        <w:spacing w:before="114" w:line="252" w:lineRule="auto"/>
        <w:ind w:left="825" w:right="124"/>
        <w:rPr>
          <w:rFonts w:asciiTheme="majorHAnsi" w:hAnsiTheme="majorHAnsi" w:cstheme="majorHAnsi"/>
          <w:szCs w:val="20"/>
        </w:rPr>
      </w:pPr>
      <w:r w:rsidRPr="00A666C3">
        <w:rPr>
          <w:rFonts w:asciiTheme="majorHAnsi" w:hAnsiTheme="majorHAnsi" w:cstheme="majorHAnsi"/>
          <w:szCs w:val="20"/>
        </w:rPr>
        <w:lastRenderedPageBreak/>
        <w:t>Una de las posibilidades derivada de la propia gestión de la incidencia sería que la resolución implicase el pago de compensaciones/ indemnizaciones. En tal caso</w:t>
      </w:r>
      <w:r w:rsidR="000F55C3">
        <w:rPr>
          <w:rFonts w:asciiTheme="majorHAnsi" w:hAnsiTheme="majorHAnsi" w:cstheme="majorHAnsi"/>
          <w:szCs w:val="20"/>
        </w:rPr>
        <w:t xml:space="preserve"> </w:t>
      </w:r>
      <w:r w:rsidRPr="00A666C3">
        <w:rPr>
          <w:rFonts w:asciiTheme="majorHAnsi" w:hAnsiTheme="majorHAnsi" w:cstheme="majorHAnsi"/>
          <w:szCs w:val="20"/>
        </w:rPr>
        <w:t>el Servicer</w:t>
      </w:r>
      <w:r w:rsidR="000F55C3">
        <w:rPr>
          <w:rFonts w:asciiTheme="majorHAnsi" w:hAnsiTheme="majorHAnsi" w:cstheme="majorHAnsi"/>
          <w:szCs w:val="20"/>
        </w:rPr>
        <w:t xml:space="preserve"> </w:t>
      </w:r>
      <w:r w:rsidRPr="00A666C3">
        <w:rPr>
          <w:rFonts w:asciiTheme="majorHAnsi" w:hAnsiTheme="majorHAnsi" w:cstheme="majorHAnsi"/>
          <w:szCs w:val="20"/>
        </w:rPr>
        <w:t xml:space="preserve">negociará con el solicitante la compensación oportuna y, si se lograse </w:t>
      </w:r>
      <w:r w:rsidRPr="00F2701B">
        <w:rPr>
          <w:rFonts w:asciiTheme="majorHAnsi" w:hAnsiTheme="majorHAnsi" w:cstheme="majorHAnsi"/>
          <w:szCs w:val="20"/>
        </w:rPr>
        <w:t>un acuerdo</w:t>
      </w:r>
      <w:r w:rsidR="00290982" w:rsidRPr="00F2701B">
        <w:rPr>
          <w:rFonts w:asciiTheme="majorHAnsi" w:hAnsiTheme="majorHAnsi" w:cstheme="majorHAnsi"/>
          <w:szCs w:val="20"/>
        </w:rPr>
        <w:t xml:space="preserve"> se comunicará a BBVA para su autorización</w:t>
      </w:r>
      <w:r w:rsidR="00BE2807" w:rsidRPr="00F2701B">
        <w:rPr>
          <w:rFonts w:asciiTheme="majorHAnsi" w:hAnsiTheme="majorHAnsi" w:cstheme="majorHAnsi"/>
          <w:szCs w:val="20"/>
        </w:rPr>
        <w:t xml:space="preserve"> (s</w:t>
      </w:r>
      <w:r w:rsidR="00BE2807" w:rsidRPr="00F2701B">
        <w:t>e deberá comunicar si supera atribuciones para solicitar autorización y, en caso, de encontrarse</w:t>
      </w:r>
      <w:r w:rsidR="00BE2807">
        <w:t xml:space="preserve"> dentro de las mismas se informará posteriormente a EGI BBVA de las acciones llevadas a cabo).</w:t>
      </w:r>
    </w:p>
    <w:p w14:paraId="6A9AC36E" w14:textId="3D8D0AC7" w:rsidR="003807A7" w:rsidRPr="00A666C3" w:rsidRDefault="006725E0" w:rsidP="00EB4A9B">
      <w:pPr>
        <w:pStyle w:val="Textoindependiente"/>
        <w:spacing w:before="114" w:line="252" w:lineRule="auto"/>
        <w:ind w:left="825" w:right="124"/>
        <w:rPr>
          <w:rFonts w:asciiTheme="majorHAnsi" w:hAnsiTheme="majorHAnsi" w:cstheme="majorHAnsi"/>
          <w:szCs w:val="20"/>
        </w:rPr>
      </w:pPr>
      <w:r w:rsidRPr="00A666C3">
        <w:rPr>
          <w:rFonts w:asciiTheme="majorHAnsi" w:hAnsiTheme="majorHAnsi" w:cstheme="majorHAnsi"/>
          <w:szCs w:val="20"/>
        </w:rPr>
        <w:t>Asimismo,</w:t>
      </w:r>
      <w:r w:rsidR="003807A7" w:rsidRPr="00A666C3">
        <w:rPr>
          <w:rFonts w:asciiTheme="majorHAnsi" w:hAnsiTheme="majorHAnsi" w:cstheme="majorHAnsi"/>
          <w:szCs w:val="20"/>
        </w:rPr>
        <w:t xml:space="preserve"> se redacta un acuerdo entre las partes donde el afectado acepta la cantidad renunciando al ejercicio de acciones legales. Una vez firmado el documento y con la documentación acreditativa, se remite a Operaciones del Servicer para que remita a BBVA la orden de pago.</w:t>
      </w:r>
    </w:p>
    <w:p w14:paraId="457BDAA6" w14:textId="77777777" w:rsidR="006725E0" w:rsidRPr="00A666C3" w:rsidRDefault="003807A7" w:rsidP="006725E0">
      <w:pPr>
        <w:pStyle w:val="Textoindependiente"/>
        <w:spacing w:before="114" w:line="252" w:lineRule="auto"/>
        <w:ind w:left="825" w:right="124"/>
        <w:rPr>
          <w:rFonts w:asciiTheme="majorHAnsi" w:hAnsiTheme="majorHAnsi" w:cstheme="majorHAnsi"/>
          <w:szCs w:val="20"/>
        </w:rPr>
      </w:pPr>
      <w:r w:rsidRPr="00A666C3">
        <w:rPr>
          <w:rFonts w:asciiTheme="majorHAnsi" w:hAnsiTheme="majorHAnsi" w:cstheme="majorHAnsi"/>
          <w:szCs w:val="20"/>
        </w:rPr>
        <w:t>Por su parte, Atención al Cliente del Servicer, estará informado de la solución adoptada.</w:t>
      </w:r>
    </w:p>
    <w:p w14:paraId="5DDC085F" w14:textId="7AEE20B4" w:rsidR="000523E6" w:rsidRPr="007C3EDD" w:rsidRDefault="003807A7" w:rsidP="006725E0">
      <w:pPr>
        <w:pStyle w:val="Textoindependiente"/>
        <w:spacing w:before="114" w:line="252" w:lineRule="auto"/>
        <w:ind w:left="825" w:right="124"/>
        <w:rPr>
          <w:rFonts w:asciiTheme="majorHAnsi" w:hAnsiTheme="majorHAnsi" w:cstheme="majorHAnsi"/>
          <w:szCs w:val="20"/>
        </w:rPr>
      </w:pPr>
      <w:r w:rsidRPr="004D67A7">
        <w:rPr>
          <w:rFonts w:asciiTheme="majorHAnsi" w:hAnsiTheme="majorHAnsi" w:cstheme="majorHAnsi"/>
          <w:szCs w:val="20"/>
        </w:rPr>
        <w:t xml:space="preserve">En caso de no llegar a un acuerdo válido para las partes, </w:t>
      </w:r>
      <w:r w:rsidR="00423EC0" w:rsidRPr="004D67A7">
        <w:rPr>
          <w:rFonts w:asciiTheme="majorHAnsi" w:hAnsiTheme="majorHAnsi" w:cstheme="majorHAnsi"/>
          <w:szCs w:val="20"/>
        </w:rPr>
        <w:t xml:space="preserve">el Servicer informará a EGI BBVA </w:t>
      </w:r>
      <w:r w:rsidR="00B7774B" w:rsidRPr="004D67A7">
        <w:rPr>
          <w:rFonts w:asciiTheme="majorHAnsi" w:hAnsiTheme="majorHAnsi" w:cstheme="majorHAnsi"/>
          <w:szCs w:val="20"/>
        </w:rPr>
        <w:t xml:space="preserve">para que dictamine sobre la resolución a </w:t>
      </w:r>
      <w:r w:rsidR="00B7774B" w:rsidRPr="00836551">
        <w:rPr>
          <w:rFonts w:asciiTheme="majorHAnsi" w:hAnsiTheme="majorHAnsi" w:cstheme="majorHAnsi"/>
          <w:szCs w:val="20"/>
        </w:rPr>
        <w:t>adoptar (</w:t>
      </w:r>
      <w:r w:rsidR="00B7774B" w:rsidRPr="00836551">
        <w:rPr>
          <w:rStyle w:val="Hipervnculo"/>
          <w:rFonts w:cstheme="majorHAnsi"/>
        </w:rPr>
        <w:t xml:space="preserve">buzón </w:t>
      </w:r>
      <w:r w:rsidR="00290982" w:rsidRPr="00836551">
        <w:rPr>
          <w:rStyle w:val="Hipervnculo"/>
          <w:rFonts w:cstheme="majorHAnsi"/>
        </w:rPr>
        <w:t>egi.</w:t>
      </w:r>
      <w:r w:rsidR="00B7774B" w:rsidRPr="00836551">
        <w:rPr>
          <w:rStyle w:val="Hipervnculo"/>
          <w:rFonts w:cstheme="majorHAnsi"/>
        </w:rPr>
        <w:t>gesti</w:t>
      </w:r>
      <w:r w:rsidR="00290982" w:rsidRPr="00836551">
        <w:rPr>
          <w:rStyle w:val="Hipervnculo"/>
          <w:rFonts w:cstheme="majorHAnsi"/>
        </w:rPr>
        <w:t>on</w:t>
      </w:r>
      <w:r w:rsidR="00B7774B" w:rsidRPr="00836551">
        <w:rPr>
          <w:rStyle w:val="Hipervnculo"/>
          <w:rFonts w:cstheme="majorHAnsi"/>
        </w:rPr>
        <w:t>activos</w:t>
      </w:r>
      <w:r w:rsidR="00290982" w:rsidRPr="00836551">
        <w:rPr>
          <w:rStyle w:val="Hipervnculo"/>
          <w:rFonts w:cstheme="majorHAnsi"/>
        </w:rPr>
        <w:t>@bbva.com</w:t>
      </w:r>
      <w:r w:rsidR="00B7774B" w:rsidRPr="00836551">
        <w:rPr>
          <w:rFonts w:asciiTheme="majorHAnsi" w:hAnsiTheme="majorHAnsi" w:cstheme="majorHAnsi"/>
          <w:szCs w:val="20"/>
        </w:rPr>
        <w:t>).</w:t>
      </w:r>
      <w:r w:rsidR="00B7774B">
        <w:rPr>
          <w:rFonts w:asciiTheme="majorHAnsi" w:hAnsiTheme="majorHAnsi" w:cstheme="majorHAnsi"/>
          <w:szCs w:val="20"/>
        </w:rPr>
        <w:t xml:space="preserve"> </w:t>
      </w:r>
    </w:p>
    <w:p w14:paraId="58800ADD" w14:textId="7568A8B2" w:rsidR="006725E0" w:rsidRPr="007C3EDD" w:rsidRDefault="000523E6" w:rsidP="00A10601">
      <w:pPr>
        <w:pStyle w:val="Textoindependiente"/>
        <w:spacing w:before="114" w:line="252" w:lineRule="auto"/>
        <w:ind w:left="825" w:right="124"/>
        <w:rPr>
          <w:rFonts w:asciiTheme="majorHAnsi" w:hAnsiTheme="majorHAnsi" w:cstheme="majorHAnsi"/>
          <w:szCs w:val="20"/>
        </w:rPr>
      </w:pPr>
      <w:r w:rsidRPr="000322C2">
        <w:rPr>
          <w:rFonts w:asciiTheme="majorHAnsi" w:hAnsiTheme="majorHAnsi" w:cstheme="majorHAnsi"/>
          <w:szCs w:val="20"/>
        </w:rPr>
        <w:t>La labor de</w:t>
      </w:r>
      <w:r w:rsidR="00B7774B">
        <w:rPr>
          <w:rFonts w:asciiTheme="majorHAnsi" w:hAnsiTheme="majorHAnsi" w:cstheme="majorHAnsi"/>
          <w:szCs w:val="20"/>
        </w:rPr>
        <w:t>l Servicer</w:t>
      </w:r>
      <w:r w:rsidRPr="000322C2">
        <w:rPr>
          <w:rFonts w:asciiTheme="majorHAnsi" w:hAnsiTheme="majorHAnsi" w:cstheme="majorHAnsi"/>
          <w:szCs w:val="20"/>
        </w:rPr>
        <w:t xml:space="preserve">, en estos casos, será la de recopilar la </w:t>
      </w:r>
      <w:r w:rsidRPr="007C3EDD">
        <w:rPr>
          <w:rFonts w:asciiTheme="majorHAnsi" w:hAnsiTheme="majorHAnsi" w:cstheme="majorHAnsi"/>
          <w:szCs w:val="20"/>
        </w:rPr>
        <w:t>información necesari</w:t>
      </w:r>
      <w:r w:rsidR="00EB23CF" w:rsidRPr="007C3EDD">
        <w:rPr>
          <w:rFonts w:asciiTheme="majorHAnsi" w:hAnsiTheme="majorHAnsi" w:cstheme="majorHAnsi"/>
          <w:szCs w:val="20"/>
        </w:rPr>
        <w:t xml:space="preserve">a, </w:t>
      </w:r>
      <w:r w:rsidRPr="007C3EDD">
        <w:rPr>
          <w:rFonts w:asciiTheme="majorHAnsi" w:hAnsiTheme="majorHAnsi" w:cstheme="majorHAnsi"/>
          <w:szCs w:val="20"/>
        </w:rPr>
        <w:t>con el objetivo de averiguar lo sucedido</w:t>
      </w:r>
      <w:r w:rsidR="00B7774B" w:rsidRPr="007C3EDD">
        <w:rPr>
          <w:rFonts w:asciiTheme="majorHAnsi" w:hAnsiTheme="majorHAnsi" w:cstheme="majorHAnsi"/>
          <w:szCs w:val="20"/>
        </w:rPr>
        <w:t xml:space="preserve"> e informar a EGI BBVA</w:t>
      </w:r>
      <w:r w:rsidRPr="007C3EDD">
        <w:rPr>
          <w:rFonts w:asciiTheme="majorHAnsi" w:hAnsiTheme="majorHAnsi" w:cstheme="majorHAnsi"/>
          <w:szCs w:val="20"/>
        </w:rPr>
        <w:t xml:space="preserve">. </w:t>
      </w:r>
    </w:p>
    <w:p w14:paraId="41881498" w14:textId="74BF8618" w:rsidR="003807A7" w:rsidRPr="00A666C3" w:rsidRDefault="003807A7" w:rsidP="006725E0">
      <w:pPr>
        <w:pStyle w:val="Textoindependiente"/>
        <w:spacing w:before="114" w:line="252" w:lineRule="auto"/>
        <w:ind w:left="825" w:right="124"/>
        <w:rPr>
          <w:rFonts w:asciiTheme="majorHAnsi" w:hAnsiTheme="majorHAnsi" w:cstheme="majorHAnsi"/>
          <w:szCs w:val="20"/>
        </w:rPr>
      </w:pPr>
      <w:r w:rsidRPr="00A666C3">
        <w:rPr>
          <w:rFonts w:asciiTheme="majorHAnsi" w:hAnsiTheme="majorHAnsi" w:cstheme="majorHAnsi"/>
          <w:color w:val="00B0F0"/>
          <w:szCs w:val="20"/>
        </w:rPr>
        <w:t>Escritos. Respuesta a solicitante</w:t>
      </w:r>
      <w:r w:rsidR="006E0353" w:rsidRPr="00A666C3">
        <w:rPr>
          <w:rFonts w:asciiTheme="majorHAnsi" w:hAnsiTheme="majorHAnsi" w:cstheme="majorHAnsi"/>
          <w:color w:val="00B0F0"/>
          <w:szCs w:val="20"/>
        </w:rPr>
        <w:t>:</w:t>
      </w:r>
    </w:p>
    <w:p w14:paraId="1C7AE3BD" w14:textId="77777777" w:rsidR="00627BA2" w:rsidRDefault="003807A7" w:rsidP="00627BA2">
      <w:pPr>
        <w:pStyle w:val="Textoindependiente"/>
        <w:spacing w:before="114" w:line="252" w:lineRule="auto"/>
        <w:ind w:left="825" w:right="124"/>
        <w:rPr>
          <w:rFonts w:asciiTheme="majorHAnsi" w:hAnsiTheme="majorHAnsi" w:cstheme="majorHAnsi"/>
          <w:szCs w:val="20"/>
        </w:rPr>
      </w:pPr>
      <w:r w:rsidRPr="00A666C3">
        <w:rPr>
          <w:rFonts w:asciiTheme="majorHAnsi" w:hAnsiTheme="majorHAnsi" w:cstheme="majorHAnsi"/>
          <w:szCs w:val="20"/>
        </w:rPr>
        <w:t>Se establece</w:t>
      </w:r>
      <w:r w:rsidR="006E0353" w:rsidRPr="00A666C3">
        <w:rPr>
          <w:rFonts w:asciiTheme="majorHAnsi" w:hAnsiTheme="majorHAnsi" w:cstheme="majorHAnsi"/>
          <w:szCs w:val="20"/>
        </w:rPr>
        <w:t>rá</w:t>
      </w:r>
      <w:r w:rsidRPr="00A666C3">
        <w:rPr>
          <w:rFonts w:asciiTheme="majorHAnsi" w:hAnsiTheme="majorHAnsi" w:cstheme="majorHAnsi"/>
          <w:szCs w:val="20"/>
        </w:rPr>
        <w:t xml:space="preserve"> la obligatoriedad de comunicación sólo para las reclamaciones formales, es decir las que llegan por escrito, entendiendo que el resto son quejas</w:t>
      </w:r>
      <w:r w:rsidR="00442B52">
        <w:rPr>
          <w:rFonts w:asciiTheme="majorHAnsi" w:hAnsiTheme="majorHAnsi" w:cstheme="majorHAnsi"/>
          <w:szCs w:val="20"/>
        </w:rPr>
        <w:t xml:space="preserve"> (la mayoría de las reclamaciones llegan vía email)</w:t>
      </w:r>
      <w:r w:rsidRPr="00A666C3">
        <w:rPr>
          <w:rFonts w:asciiTheme="majorHAnsi" w:hAnsiTheme="majorHAnsi" w:cstheme="majorHAnsi"/>
          <w:szCs w:val="20"/>
        </w:rPr>
        <w:t>.</w:t>
      </w:r>
    </w:p>
    <w:p w14:paraId="679A0B48" w14:textId="3F8D8DC8" w:rsidR="006E0353" w:rsidRPr="00083D79" w:rsidRDefault="00235961" w:rsidP="00627BA2">
      <w:pPr>
        <w:pStyle w:val="Textoindependiente"/>
        <w:spacing w:before="114" w:line="252" w:lineRule="auto"/>
        <w:ind w:left="825" w:right="124"/>
        <w:rPr>
          <w:rFonts w:asciiTheme="majorHAnsi" w:hAnsiTheme="majorHAnsi" w:cstheme="majorHAnsi"/>
          <w:strike/>
          <w:szCs w:val="20"/>
        </w:rPr>
      </w:pPr>
      <w:r>
        <w:rPr>
          <w:rFonts w:asciiTheme="majorHAnsi" w:hAnsiTheme="majorHAnsi" w:cstheme="majorHAnsi"/>
          <w:szCs w:val="20"/>
        </w:rPr>
        <w:t>E</w:t>
      </w:r>
      <w:r w:rsidR="00CE755D">
        <w:rPr>
          <w:rFonts w:asciiTheme="majorHAnsi" w:hAnsiTheme="majorHAnsi" w:cstheme="majorHAnsi"/>
          <w:szCs w:val="20"/>
        </w:rPr>
        <w:t xml:space="preserve">n </w:t>
      </w:r>
      <w:r w:rsidR="00627BA2">
        <w:rPr>
          <w:rFonts w:asciiTheme="majorHAnsi" w:hAnsiTheme="majorHAnsi" w:cstheme="majorHAnsi"/>
          <w:szCs w:val="20"/>
        </w:rPr>
        <w:t>primera instancia</w:t>
      </w:r>
      <w:r w:rsidR="00CE755D">
        <w:rPr>
          <w:rFonts w:asciiTheme="majorHAnsi" w:hAnsiTheme="majorHAnsi" w:cstheme="majorHAnsi"/>
          <w:szCs w:val="20"/>
        </w:rPr>
        <w:t xml:space="preserve">, </w:t>
      </w:r>
      <w:r>
        <w:rPr>
          <w:rFonts w:asciiTheme="majorHAnsi" w:hAnsiTheme="majorHAnsi" w:cstheme="majorHAnsi"/>
          <w:szCs w:val="20"/>
        </w:rPr>
        <w:t xml:space="preserve">contestará al afectado Atención al Cliente del </w:t>
      </w:r>
      <w:proofErr w:type="spellStart"/>
      <w:r>
        <w:rPr>
          <w:rFonts w:asciiTheme="majorHAnsi" w:hAnsiTheme="majorHAnsi" w:cstheme="majorHAnsi"/>
          <w:szCs w:val="20"/>
        </w:rPr>
        <w:t>Servicer</w:t>
      </w:r>
      <w:proofErr w:type="spellEnd"/>
      <w:r>
        <w:rPr>
          <w:rFonts w:asciiTheme="majorHAnsi" w:hAnsiTheme="majorHAnsi" w:cstheme="majorHAnsi"/>
          <w:szCs w:val="20"/>
        </w:rPr>
        <w:t xml:space="preserve">, y a continuación se derivará el </w:t>
      </w:r>
      <w:proofErr w:type="gramStart"/>
      <w:r>
        <w:rPr>
          <w:rFonts w:asciiTheme="majorHAnsi" w:hAnsiTheme="majorHAnsi" w:cstheme="majorHAnsi"/>
          <w:szCs w:val="20"/>
        </w:rPr>
        <w:t>ticket</w:t>
      </w:r>
      <w:proofErr w:type="gramEnd"/>
      <w:r>
        <w:rPr>
          <w:rFonts w:asciiTheme="majorHAnsi" w:hAnsiTheme="majorHAnsi" w:cstheme="majorHAnsi"/>
          <w:szCs w:val="20"/>
        </w:rPr>
        <w:t xml:space="preserve"> al área responsable de su gestión (las áreas deberán indicar </w:t>
      </w:r>
      <w:r>
        <w:t>en el ticket un comentario sobre la gestión que se ha realizado o se va a realizar</w:t>
      </w:r>
      <w:r w:rsidR="00A7227D">
        <w:t xml:space="preserve"> y hacer el seguimiento del ticket hasta su finalización</w:t>
      </w:r>
      <w:r>
        <w:rPr>
          <w:rFonts w:asciiTheme="majorHAnsi" w:hAnsiTheme="majorHAnsi" w:cstheme="majorHAnsi"/>
          <w:strike/>
          <w:szCs w:val="20"/>
        </w:rPr>
        <w:t>).</w:t>
      </w:r>
    </w:p>
    <w:p w14:paraId="0BA717CA" w14:textId="77777777" w:rsidR="003807A7" w:rsidRPr="00A666C3" w:rsidRDefault="003807A7" w:rsidP="00EB4A9B">
      <w:pPr>
        <w:pStyle w:val="Textoindependiente"/>
        <w:spacing w:before="114" w:line="252" w:lineRule="auto"/>
        <w:ind w:left="825" w:right="124"/>
        <w:rPr>
          <w:rFonts w:asciiTheme="majorHAnsi" w:hAnsiTheme="majorHAnsi" w:cstheme="majorHAnsi"/>
          <w:szCs w:val="20"/>
        </w:rPr>
      </w:pPr>
      <w:r w:rsidRPr="00A666C3">
        <w:rPr>
          <w:rFonts w:asciiTheme="majorHAnsi" w:hAnsiTheme="majorHAnsi" w:cstheme="majorHAnsi"/>
          <w:szCs w:val="20"/>
        </w:rPr>
        <w:t>Dado que la respuesta ha de emitirse por el mismo canal por el que se recibió, se procederá del siguiente modo:</w:t>
      </w:r>
    </w:p>
    <w:p w14:paraId="2448646B" w14:textId="0E573776" w:rsidR="003807A7" w:rsidRPr="00A666C3" w:rsidRDefault="003807A7" w:rsidP="00A10560">
      <w:pPr>
        <w:pStyle w:val="Textoindependiente"/>
        <w:spacing w:before="114" w:line="252" w:lineRule="auto"/>
        <w:ind w:left="825" w:right="124"/>
        <w:rPr>
          <w:rFonts w:asciiTheme="majorHAnsi" w:hAnsiTheme="majorHAnsi" w:cstheme="majorHAnsi"/>
          <w:szCs w:val="20"/>
        </w:rPr>
      </w:pPr>
      <w:r w:rsidRPr="00260BA0">
        <w:rPr>
          <w:rFonts w:asciiTheme="majorHAnsi" w:hAnsiTheme="majorHAnsi" w:cstheme="majorHAnsi"/>
          <w:szCs w:val="20"/>
        </w:rPr>
        <w:t>Cuando sea necesario emitir una respuesta mediante un escrito</w:t>
      </w:r>
      <w:r w:rsidR="0047529D" w:rsidRPr="00260BA0">
        <w:rPr>
          <w:rFonts w:asciiTheme="majorHAnsi" w:hAnsiTheme="majorHAnsi" w:cstheme="majorHAnsi"/>
          <w:szCs w:val="20"/>
        </w:rPr>
        <w:t xml:space="preserve"> (judicial o no)</w:t>
      </w:r>
      <w:r w:rsidRPr="00260BA0">
        <w:rPr>
          <w:rFonts w:asciiTheme="majorHAnsi" w:hAnsiTheme="majorHAnsi" w:cstheme="majorHAnsi"/>
          <w:szCs w:val="20"/>
        </w:rPr>
        <w:t xml:space="preserve">, el </w:t>
      </w:r>
      <w:r w:rsidR="0047529D" w:rsidRPr="00260BA0">
        <w:rPr>
          <w:rFonts w:asciiTheme="majorHAnsi" w:hAnsiTheme="majorHAnsi" w:cstheme="majorHAnsi"/>
          <w:szCs w:val="20"/>
        </w:rPr>
        <w:t>Servicer realizará la propuesta y presentación del mismo</w:t>
      </w:r>
      <w:r w:rsidR="0047529D" w:rsidRPr="0022662A">
        <w:rPr>
          <w:rFonts w:asciiTheme="majorHAnsi" w:hAnsiTheme="majorHAnsi" w:cstheme="majorHAnsi"/>
          <w:szCs w:val="20"/>
        </w:rPr>
        <w:t xml:space="preserve">.  En caso de que el Servicer tuviera alguna duda/ consulta acerca de la respuesta podrá consultar con </w:t>
      </w:r>
      <w:r w:rsidR="0022662A" w:rsidRPr="0022662A">
        <w:rPr>
          <w:rFonts w:asciiTheme="majorHAnsi" w:hAnsiTheme="majorHAnsi" w:cstheme="majorHAnsi"/>
          <w:szCs w:val="20"/>
        </w:rPr>
        <w:t>EGI BBVA.</w:t>
      </w:r>
    </w:p>
    <w:p w14:paraId="1414C423" w14:textId="77777777" w:rsidR="0047529D" w:rsidRDefault="003807A7" w:rsidP="00873DF4">
      <w:pPr>
        <w:pStyle w:val="Textoindependiente"/>
        <w:spacing w:before="114" w:line="252" w:lineRule="auto"/>
        <w:ind w:left="825" w:right="124"/>
        <w:rPr>
          <w:rFonts w:asciiTheme="majorHAnsi" w:hAnsiTheme="majorHAnsi" w:cstheme="majorHAnsi"/>
          <w:szCs w:val="20"/>
        </w:rPr>
      </w:pPr>
      <w:r w:rsidRPr="00A666C3">
        <w:rPr>
          <w:rFonts w:asciiTheme="majorHAnsi" w:hAnsiTheme="majorHAnsi" w:cstheme="majorHAnsi"/>
          <w:szCs w:val="20"/>
        </w:rPr>
        <w:t xml:space="preserve">Si el solicitante no recurriese se darán por finalizadas las gestiones. En caso contrario, se podrá reabrir el expediente de la incidencia para su análisis y búsqueda de solución alternativa o bien para ratificar la decisión adoptada. </w:t>
      </w:r>
    </w:p>
    <w:p w14:paraId="22B9E257" w14:textId="334F0BF8" w:rsidR="003807A7" w:rsidRPr="00A666C3" w:rsidRDefault="0047529D" w:rsidP="00873DF4">
      <w:pPr>
        <w:pStyle w:val="Textoindependiente"/>
        <w:spacing w:before="114" w:line="252" w:lineRule="auto"/>
        <w:ind w:left="825" w:right="124"/>
        <w:rPr>
          <w:rFonts w:asciiTheme="majorHAnsi" w:hAnsiTheme="majorHAnsi" w:cstheme="majorHAnsi"/>
          <w:szCs w:val="20"/>
        </w:rPr>
      </w:pPr>
      <w:r w:rsidRPr="00260BA0">
        <w:rPr>
          <w:rFonts w:asciiTheme="majorHAnsi" w:hAnsiTheme="majorHAnsi" w:cstheme="majorHAnsi"/>
          <w:szCs w:val="20"/>
        </w:rPr>
        <w:t xml:space="preserve">Todos los escritos presentados por el Servicer tendrán soporte </w:t>
      </w:r>
      <w:r w:rsidR="003807A7" w:rsidRPr="00260BA0">
        <w:rPr>
          <w:rFonts w:asciiTheme="majorHAnsi" w:hAnsiTheme="majorHAnsi" w:cstheme="majorHAnsi"/>
          <w:szCs w:val="20"/>
        </w:rPr>
        <w:t xml:space="preserve">en la herramienta </w:t>
      </w:r>
      <w:r w:rsidR="00EA5D4C" w:rsidRPr="00260BA0">
        <w:rPr>
          <w:rFonts w:asciiTheme="majorHAnsi" w:hAnsiTheme="majorHAnsi" w:cstheme="majorHAnsi"/>
          <w:szCs w:val="20"/>
        </w:rPr>
        <w:t xml:space="preserve">de </w:t>
      </w:r>
      <w:proofErr w:type="spellStart"/>
      <w:r w:rsidR="00EA5D4C" w:rsidRPr="00260BA0">
        <w:rPr>
          <w:rFonts w:asciiTheme="majorHAnsi" w:hAnsiTheme="majorHAnsi" w:cstheme="majorHAnsi"/>
          <w:szCs w:val="20"/>
        </w:rPr>
        <w:t>ticketing</w:t>
      </w:r>
      <w:proofErr w:type="spellEnd"/>
      <w:r w:rsidR="00EA5D4C" w:rsidRPr="00260BA0">
        <w:rPr>
          <w:rFonts w:asciiTheme="majorHAnsi" w:hAnsiTheme="majorHAnsi" w:cstheme="majorHAnsi"/>
          <w:szCs w:val="20"/>
        </w:rPr>
        <w:t xml:space="preserve"> </w:t>
      </w:r>
      <w:r w:rsidR="0052325F" w:rsidRPr="00260BA0">
        <w:rPr>
          <w:rFonts w:asciiTheme="majorHAnsi" w:hAnsiTheme="majorHAnsi" w:cstheme="majorHAnsi"/>
          <w:szCs w:val="20"/>
        </w:rPr>
        <w:t>JIRA</w:t>
      </w:r>
      <w:r w:rsidRPr="00260BA0">
        <w:rPr>
          <w:rFonts w:asciiTheme="majorHAnsi" w:hAnsiTheme="majorHAnsi" w:cstheme="majorHAnsi"/>
          <w:szCs w:val="20"/>
        </w:rPr>
        <w:t xml:space="preserve"> para su consulta por BBVA en caso de ser necesario.</w:t>
      </w:r>
    </w:p>
    <w:p w14:paraId="679F4607" w14:textId="59078668" w:rsidR="008109D5" w:rsidRPr="00A666C3" w:rsidRDefault="008109D5" w:rsidP="001867CD">
      <w:pPr>
        <w:pStyle w:val="Textoindependiente"/>
        <w:numPr>
          <w:ilvl w:val="0"/>
          <w:numId w:val="15"/>
        </w:numPr>
        <w:spacing w:before="114" w:line="252" w:lineRule="auto"/>
        <w:ind w:right="124"/>
        <w:rPr>
          <w:rFonts w:asciiTheme="majorHAnsi" w:hAnsiTheme="majorHAnsi" w:cstheme="majorHAnsi"/>
          <w:color w:val="00B0F0"/>
          <w:szCs w:val="20"/>
          <w:u w:val="single"/>
        </w:rPr>
      </w:pPr>
      <w:r w:rsidRPr="00A666C3">
        <w:rPr>
          <w:rFonts w:asciiTheme="majorHAnsi" w:hAnsiTheme="majorHAnsi" w:cstheme="majorHAnsi"/>
          <w:color w:val="00B0F0"/>
          <w:szCs w:val="20"/>
          <w:u w:val="single"/>
        </w:rPr>
        <w:t>Seguimiento/Reportes</w:t>
      </w:r>
    </w:p>
    <w:p w14:paraId="10413064" w14:textId="2EC24301" w:rsidR="00962D4D" w:rsidRPr="00A666C3" w:rsidRDefault="00962D4D" w:rsidP="00C013D6">
      <w:pPr>
        <w:pStyle w:val="Textoindependiente"/>
        <w:spacing w:before="114" w:line="252" w:lineRule="auto"/>
        <w:ind w:left="825" w:right="124"/>
        <w:rPr>
          <w:rFonts w:asciiTheme="majorHAnsi" w:hAnsiTheme="majorHAnsi" w:cstheme="majorHAnsi"/>
          <w:szCs w:val="20"/>
        </w:rPr>
      </w:pPr>
      <w:r w:rsidRPr="00A666C3">
        <w:rPr>
          <w:rFonts w:asciiTheme="majorHAnsi" w:hAnsiTheme="majorHAnsi" w:cstheme="majorHAnsi"/>
          <w:szCs w:val="20"/>
        </w:rPr>
        <w:t xml:space="preserve">Una vez registrada la información en la </w:t>
      </w:r>
      <w:r w:rsidR="00C013D6" w:rsidRPr="00A666C3">
        <w:rPr>
          <w:rFonts w:asciiTheme="majorHAnsi" w:hAnsiTheme="majorHAnsi" w:cstheme="majorHAnsi"/>
          <w:szCs w:val="20"/>
        </w:rPr>
        <w:t>herramienta</w:t>
      </w:r>
      <w:r w:rsidRPr="00A666C3">
        <w:rPr>
          <w:rFonts w:asciiTheme="majorHAnsi" w:hAnsiTheme="majorHAnsi" w:cstheme="majorHAnsi"/>
          <w:szCs w:val="20"/>
        </w:rPr>
        <w:t xml:space="preserve">, </w:t>
      </w:r>
      <w:proofErr w:type="spellStart"/>
      <w:r w:rsidR="00C614A8">
        <w:rPr>
          <w:rFonts w:asciiTheme="majorHAnsi" w:hAnsiTheme="majorHAnsi" w:cstheme="majorHAnsi"/>
          <w:szCs w:val="20"/>
        </w:rPr>
        <w:t>ticketing</w:t>
      </w:r>
      <w:proofErr w:type="spellEnd"/>
      <w:r w:rsidR="00C614A8">
        <w:rPr>
          <w:rFonts w:asciiTheme="majorHAnsi" w:hAnsiTheme="majorHAnsi" w:cstheme="majorHAnsi"/>
          <w:szCs w:val="20"/>
        </w:rPr>
        <w:t xml:space="preserve"> </w:t>
      </w:r>
      <w:r w:rsidR="00C013D6" w:rsidRPr="00A666C3">
        <w:rPr>
          <w:rFonts w:asciiTheme="majorHAnsi" w:hAnsiTheme="majorHAnsi" w:cstheme="majorHAnsi"/>
          <w:szCs w:val="20"/>
        </w:rPr>
        <w:t xml:space="preserve">JIRA </w:t>
      </w:r>
      <w:r w:rsidRPr="00A666C3">
        <w:rPr>
          <w:rFonts w:asciiTheme="majorHAnsi" w:hAnsiTheme="majorHAnsi" w:cstheme="majorHAnsi"/>
          <w:szCs w:val="20"/>
        </w:rPr>
        <w:t>permitirá:</w:t>
      </w:r>
    </w:p>
    <w:p w14:paraId="189E111C" w14:textId="13C4CF4D" w:rsidR="00962D4D" w:rsidRPr="00A666C3" w:rsidRDefault="00962D4D" w:rsidP="001867CD">
      <w:pPr>
        <w:pStyle w:val="Textoindependiente"/>
        <w:numPr>
          <w:ilvl w:val="1"/>
          <w:numId w:val="17"/>
        </w:numPr>
        <w:spacing w:before="114" w:line="252" w:lineRule="auto"/>
        <w:ind w:right="124"/>
        <w:rPr>
          <w:rFonts w:asciiTheme="majorHAnsi" w:hAnsiTheme="majorHAnsi" w:cstheme="majorHAnsi"/>
          <w:szCs w:val="20"/>
        </w:rPr>
      </w:pPr>
      <w:r w:rsidRPr="00A666C3">
        <w:rPr>
          <w:rFonts w:asciiTheme="majorHAnsi" w:hAnsiTheme="majorHAnsi" w:cstheme="majorHAnsi"/>
          <w:szCs w:val="20"/>
        </w:rPr>
        <w:t>Asignar directamente la incidencia al área resolutora en base a los datos introducidos en los campos de entrada “Tipo de Contacto”, “Tipo de incidencia” y “Subtipo de incidencia”.</w:t>
      </w:r>
    </w:p>
    <w:p w14:paraId="0051692F" w14:textId="3EECD946" w:rsidR="00962D4D" w:rsidRPr="00A666C3" w:rsidRDefault="00962D4D" w:rsidP="001867CD">
      <w:pPr>
        <w:pStyle w:val="Textoindependiente"/>
        <w:numPr>
          <w:ilvl w:val="1"/>
          <w:numId w:val="17"/>
        </w:numPr>
        <w:spacing w:before="114" w:line="252" w:lineRule="auto"/>
        <w:ind w:right="124"/>
        <w:rPr>
          <w:rFonts w:asciiTheme="majorHAnsi" w:hAnsiTheme="majorHAnsi" w:cstheme="majorHAnsi"/>
          <w:szCs w:val="20"/>
        </w:rPr>
      </w:pPr>
      <w:r w:rsidRPr="00A666C3">
        <w:rPr>
          <w:rFonts w:asciiTheme="majorHAnsi" w:hAnsiTheme="majorHAnsi" w:cstheme="majorHAnsi"/>
          <w:szCs w:val="20"/>
        </w:rPr>
        <w:t xml:space="preserve">Priorizar tareas </w:t>
      </w:r>
    </w:p>
    <w:p w14:paraId="044AD7AE" w14:textId="77777777" w:rsidR="00962D4D" w:rsidRPr="00A666C3" w:rsidRDefault="00962D4D" w:rsidP="001867CD">
      <w:pPr>
        <w:pStyle w:val="Textoindependiente"/>
        <w:numPr>
          <w:ilvl w:val="1"/>
          <w:numId w:val="17"/>
        </w:numPr>
        <w:spacing w:before="114" w:line="252" w:lineRule="auto"/>
        <w:ind w:right="124"/>
        <w:rPr>
          <w:rFonts w:asciiTheme="majorHAnsi" w:hAnsiTheme="majorHAnsi" w:cstheme="majorHAnsi"/>
          <w:szCs w:val="20"/>
        </w:rPr>
      </w:pPr>
      <w:r w:rsidRPr="00A666C3">
        <w:rPr>
          <w:rFonts w:asciiTheme="majorHAnsi" w:hAnsiTheme="majorHAnsi" w:cstheme="majorHAnsi"/>
          <w:szCs w:val="20"/>
        </w:rPr>
        <w:t xml:space="preserve">Disponer de </w:t>
      </w:r>
      <w:r w:rsidR="00C013D6" w:rsidRPr="00A666C3">
        <w:rPr>
          <w:rFonts w:asciiTheme="majorHAnsi" w:hAnsiTheme="majorHAnsi" w:cstheme="majorHAnsi"/>
          <w:szCs w:val="20"/>
        </w:rPr>
        <w:t>toda la información relativa a cualquier incidencia de la compañía</w:t>
      </w:r>
      <w:r w:rsidRPr="00A666C3">
        <w:rPr>
          <w:rFonts w:asciiTheme="majorHAnsi" w:hAnsiTheme="majorHAnsi" w:cstheme="majorHAnsi"/>
          <w:szCs w:val="20"/>
        </w:rPr>
        <w:t>:</w:t>
      </w:r>
    </w:p>
    <w:p w14:paraId="515A8908" w14:textId="77777777" w:rsidR="001B305A" w:rsidRPr="001B305A" w:rsidRDefault="00962D4D" w:rsidP="001867CD">
      <w:pPr>
        <w:pStyle w:val="Prrafodelista"/>
        <w:numPr>
          <w:ilvl w:val="1"/>
          <w:numId w:val="12"/>
        </w:numPr>
        <w:spacing w:after="160" w:line="259" w:lineRule="auto"/>
        <w:rPr>
          <w:rFonts w:asciiTheme="majorHAnsi" w:hAnsiTheme="majorHAnsi" w:cstheme="majorHAnsi"/>
          <w:sz w:val="20"/>
        </w:rPr>
      </w:pPr>
      <w:r w:rsidRPr="001B305A">
        <w:rPr>
          <w:rFonts w:asciiTheme="majorHAnsi" w:hAnsiTheme="majorHAnsi" w:cstheme="majorHAnsi"/>
          <w:sz w:val="20"/>
        </w:rPr>
        <w:t>Origen del ticket</w:t>
      </w:r>
    </w:p>
    <w:p w14:paraId="3B1D309A" w14:textId="4BFFAAAF" w:rsidR="001B305A" w:rsidRPr="001B305A" w:rsidRDefault="00962D4D" w:rsidP="001867CD">
      <w:pPr>
        <w:pStyle w:val="Prrafodelista"/>
        <w:numPr>
          <w:ilvl w:val="1"/>
          <w:numId w:val="12"/>
        </w:numPr>
        <w:spacing w:after="160" w:line="259" w:lineRule="auto"/>
        <w:rPr>
          <w:rFonts w:asciiTheme="majorHAnsi" w:hAnsiTheme="majorHAnsi" w:cstheme="majorHAnsi"/>
          <w:sz w:val="20"/>
        </w:rPr>
      </w:pPr>
      <w:r w:rsidRPr="001B305A">
        <w:rPr>
          <w:rFonts w:asciiTheme="majorHAnsi" w:hAnsiTheme="majorHAnsi" w:cstheme="majorHAnsi"/>
          <w:sz w:val="20"/>
        </w:rPr>
        <w:t xml:space="preserve">Canal de Entrada: </w:t>
      </w:r>
      <w:r w:rsidR="007B4FBD" w:rsidRPr="001B305A">
        <w:rPr>
          <w:rFonts w:asciiTheme="majorHAnsi" w:hAnsiTheme="majorHAnsi" w:cstheme="majorHAnsi"/>
          <w:sz w:val="20"/>
        </w:rPr>
        <w:t>b</w:t>
      </w:r>
      <w:r w:rsidRPr="001B305A">
        <w:rPr>
          <w:rFonts w:asciiTheme="majorHAnsi" w:hAnsiTheme="majorHAnsi" w:cstheme="majorHAnsi"/>
          <w:sz w:val="20"/>
        </w:rPr>
        <w:t>urofax</w:t>
      </w:r>
      <w:r w:rsidR="007B4FBD" w:rsidRPr="001B305A">
        <w:rPr>
          <w:rFonts w:asciiTheme="majorHAnsi" w:hAnsiTheme="majorHAnsi" w:cstheme="majorHAnsi"/>
          <w:sz w:val="20"/>
        </w:rPr>
        <w:t xml:space="preserve">, </w:t>
      </w:r>
      <w:proofErr w:type="spellStart"/>
      <w:r w:rsidRPr="001B305A">
        <w:rPr>
          <w:rFonts w:asciiTheme="majorHAnsi" w:hAnsiTheme="majorHAnsi" w:cstheme="majorHAnsi"/>
          <w:sz w:val="20"/>
        </w:rPr>
        <w:t>C</w:t>
      </w:r>
      <w:r w:rsidR="00A35C00">
        <w:rPr>
          <w:rFonts w:asciiTheme="majorHAnsi" w:hAnsiTheme="majorHAnsi" w:cstheme="majorHAnsi"/>
          <w:sz w:val="20"/>
        </w:rPr>
        <w:t>ontact</w:t>
      </w:r>
      <w:proofErr w:type="spellEnd"/>
      <w:r w:rsidRPr="001B305A">
        <w:rPr>
          <w:rFonts w:asciiTheme="majorHAnsi" w:hAnsiTheme="majorHAnsi" w:cstheme="majorHAnsi"/>
          <w:sz w:val="20"/>
        </w:rPr>
        <w:t xml:space="preserve"> Center</w:t>
      </w:r>
      <w:r w:rsidR="007B4FBD" w:rsidRPr="001B305A">
        <w:rPr>
          <w:rFonts w:asciiTheme="majorHAnsi" w:hAnsiTheme="majorHAnsi" w:cstheme="majorHAnsi"/>
          <w:sz w:val="20"/>
        </w:rPr>
        <w:t>, c</w:t>
      </w:r>
      <w:r w:rsidRPr="001B305A">
        <w:rPr>
          <w:rFonts w:asciiTheme="majorHAnsi" w:hAnsiTheme="majorHAnsi" w:cstheme="majorHAnsi"/>
          <w:sz w:val="20"/>
        </w:rPr>
        <w:t>arta certificada</w:t>
      </w:r>
      <w:r w:rsidR="007B4FBD" w:rsidRPr="001B305A">
        <w:rPr>
          <w:rFonts w:asciiTheme="majorHAnsi" w:hAnsiTheme="majorHAnsi" w:cstheme="majorHAnsi"/>
          <w:sz w:val="20"/>
        </w:rPr>
        <w:t>, c</w:t>
      </w:r>
      <w:r w:rsidRPr="001B305A">
        <w:rPr>
          <w:rFonts w:asciiTheme="majorHAnsi" w:hAnsiTheme="majorHAnsi" w:cstheme="majorHAnsi"/>
          <w:sz w:val="20"/>
        </w:rPr>
        <w:t>orreo ordinario</w:t>
      </w:r>
      <w:r w:rsidR="007B4FBD" w:rsidRPr="001B305A">
        <w:rPr>
          <w:rFonts w:asciiTheme="majorHAnsi" w:hAnsiTheme="majorHAnsi" w:cstheme="majorHAnsi"/>
          <w:sz w:val="20"/>
        </w:rPr>
        <w:t>, e</w:t>
      </w:r>
      <w:r w:rsidRPr="001B305A">
        <w:rPr>
          <w:rFonts w:asciiTheme="majorHAnsi" w:hAnsiTheme="majorHAnsi" w:cstheme="majorHAnsi"/>
          <w:sz w:val="20"/>
        </w:rPr>
        <w:t>mail</w:t>
      </w:r>
      <w:r w:rsidR="007B4FBD" w:rsidRPr="001B305A">
        <w:rPr>
          <w:rFonts w:asciiTheme="majorHAnsi" w:hAnsiTheme="majorHAnsi" w:cstheme="majorHAnsi"/>
          <w:sz w:val="20"/>
        </w:rPr>
        <w:t>, o</w:t>
      </w:r>
      <w:r w:rsidRPr="001B305A">
        <w:rPr>
          <w:rFonts w:asciiTheme="majorHAnsi" w:hAnsiTheme="majorHAnsi" w:cstheme="majorHAnsi"/>
          <w:sz w:val="20"/>
        </w:rPr>
        <w:t>ficina BBVA</w:t>
      </w:r>
      <w:r w:rsidR="007B4FBD" w:rsidRPr="001B305A">
        <w:rPr>
          <w:rFonts w:asciiTheme="majorHAnsi" w:hAnsiTheme="majorHAnsi" w:cstheme="majorHAnsi"/>
          <w:sz w:val="20"/>
        </w:rPr>
        <w:t xml:space="preserve">, </w:t>
      </w:r>
      <w:r w:rsidRPr="001B305A">
        <w:rPr>
          <w:rFonts w:asciiTheme="majorHAnsi" w:hAnsiTheme="majorHAnsi" w:cstheme="majorHAnsi"/>
          <w:sz w:val="20"/>
        </w:rPr>
        <w:t>OMIC</w:t>
      </w:r>
      <w:r w:rsidR="007B4FBD" w:rsidRPr="001B305A">
        <w:rPr>
          <w:rFonts w:asciiTheme="majorHAnsi" w:hAnsiTheme="majorHAnsi" w:cstheme="majorHAnsi"/>
          <w:sz w:val="20"/>
        </w:rPr>
        <w:t>, p</w:t>
      </w:r>
      <w:r w:rsidRPr="001B305A">
        <w:rPr>
          <w:rFonts w:asciiTheme="majorHAnsi" w:hAnsiTheme="majorHAnsi" w:cstheme="majorHAnsi"/>
          <w:sz w:val="20"/>
        </w:rPr>
        <w:t>residencia</w:t>
      </w:r>
      <w:r w:rsidR="007B4FBD" w:rsidRPr="001B305A">
        <w:rPr>
          <w:rFonts w:asciiTheme="majorHAnsi" w:hAnsiTheme="majorHAnsi" w:cstheme="majorHAnsi"/>
          <w:sz w:val="20"/>
        </w:rPr>
        <w:t xml:space="preserve">, </w:t>
      </w:r>
      <w:r w:rsidRPr="001B305A">
        <w:rPr>
          <w:rFonts w:asciiTheme="majorHAnsi" w:hAnsiTheme="majorHAnsi" w:cstheme="majorHAnsi"/>
          <w:sz w:val="20"/>
        </w:rPr>
        <w:t>SAC BBVA</w:t>
      </w:r>
      <w:r w:rsidR="007B4FBD" w:rsidRPr="001B305A">
        <w:rPr>
          <w:rFonts w:asciiTheme="majorHAnsi" w:hAnsiTheme="majorHAnsi" w:cstheme="majorHAnsi"/>
          <w:sz w:val="20"/>
        </w:rPr>
        <w:t>, otros, etc.</w:t>
      </w:r>
    </w:p>
    <w:p w14:paraId="2F9122CF" w14:textId="335C6193" w:rsidR="00962D4D" w:rsidRPr="001B305A" w:rsidRDefault="007B4FBD" w:rsidP="001867CD">
      <w:pPr>
        <w:pStyle w:val="Prrafodelista"/>
        <w:numPr>
          <w:ilvl w:val="1"/>
          <w:numId w:val="12"/>
        </w:numPr>
        <w:spacing w:after="160" w:line="259" w:lineRule="auto"/>
        <w:rPr>
          <w:rFonts w:asciiTheme="majorHAnsi" w:hAnsiTheme="majorHAnsi" w:cstheme="majorHAnsi"/>
          <w:sz w:val="20"/>
        </w:rPr>
      </w:pPr>
      <w:r w:rsidRPr="001B305A">
        <w:rPr>
          <w:rFonts w:asciiTheme="majorHAnsi" w:hAnsiTheme="majorHAnsi" w:cstheme="majorHAnsi"/>
          <w:sz w:val="20"/>
        </w:rPr>
        <w:t>T</w:t>
      </w:r>
      <w:r w:rsidR="00C013D6" w:rsidRPr="001B305A">
        <w:rPr>
          <w:rFonts w:asciiTheme="majorHAnsi" w:hAnsiTheme="majorHAnsi" w:cstheme="majorHAnsi"/>
          <w:sz w:val="20"/>
        </w:rPr>
        <w:t xml:space="preserve">ipología, entrada, </w:t>
      </w:r>
      <w:r w:rsidR="00712C2E" w:rsidRPr="001B305A">
        <w:rPr>
          <w:rFonts w:asciiTheme="majorHAnsi" w:hAnsiTheme="majorHAnsi" w:cstheme="majorHAnsi"/>
          <w:sz w:val="20"/>
        </w:rPr>
        <w:t>área responsable, área</w:t>
      </w:r>
      <w:r w:rsidR="00424ED4">
        <w:rPr>
          <w:rFonts w:asciiTheme="majorHAnsi" w:hAnsiTheme="majorHAnsi" w:cstheme="majorHAnsi"/>
          <w:sz w:val="20"/>
        </w:rPr>
        <w:t xml:space="preserve"> </w:t>
      </w:r>
      <w:r w:rsidR="00712C2E" w:rsidRPr="001B305A">
        <w:rPr>
          <w:rFonts w:asciiTheme="majorHAnsi" w:hAnsiTheme="majorHAnsi" w:cstheme="majorHAnsi"/>
          <w:sz w:val="20"/>
        </w:rPr>
        <w:t xml:space="preserve">resolutora, </w:t>
      </w:r>
      <w:r w:rsidR="00C013D6" w:rsidRPr="001B305A">
        <w:rPr>
          <w:rFonts w:asciiTheme="majorHAnsi" w:hAnsiTheme="majorHAnsi" w:cstheme="majorHAnsi"/>
          <w:sz w:val="20"/>
        </w:rPr>
        <w:t>estado</w:t>
      </w:r>
      <w:r w:rsidR="00712C2E" w:rsidRPr="001B305A">
        <w:rPr>
          <w:rFonts w:asciiTheme="majorHAnsi" w:hAnsiTheme="majorHAnsi" w:cstheme="majorHAnsi"/>
          <w:sz w:val="20"/>
        </w:rPr>
        <w:t xml:space="preserve">, </w:t>
      </w:r>
      <w:r w:rsidR="00C013D6" w:rsidRPr="001B305A">
        <w:rPr>
          <w:rFonts w:asciiTheme="majorHAnsi" w:hAnsiTheme="majorHAnsi" w:cstheme="majorHAnsi"/>
          <w:sz w:val="20"/>
        </w:rPr>
        <w:t>fechas de entrada y cierre</w:t>
      </w:r>
      <w:r w:rsidR="00712C2E" w:rsidRPr="001B305A">
        <w:rPr>
          <w:rFonts w:asciiTheme="majorHAnsi" w:hAnsiTheme="majorHAnsi" w:cstheme="majorHAnsi"/>
          <w:sz w:val="20"/>
        </w:rPr>
        <w:t>, etc.</w:t>
      </w:r>
      <w:r w:rsidR="00C013D6" w:rsidRPr="001B305A">
        <w:rPr>
          <w:rFonts w:asciiTheme="majorHAnsi" w:hAnsiTheme="majorHAnsi" w:cstheme="majorHAnsi"/>
          <w:sz w:val="20"/>
        </w:rPr>
        <w:t>).</w:t>
      </w:r>
    </w:p>
    <w:p w14:paraId="06D6A6D7" w14:textId="35CF7F70" w:rsidR="009B30EF" w:rsidRPr="00A666C3" w:rsidRDefault="00962D4D" w:rsidP="001867CD">
      <w:pPr>
        <w:pStyle w:val="Textoindependiente"/>
        <w:numPr>
          <w:ilvl w:val="1"/>
          <w:numId w:val="17"/>
        </w:numPr>
        <w:spacing w:before="114" w:line="252" w:lineRule="auto"/>
        <w:ind w:right="124"/>
        <w:rPr>
          <w:rFonts w:asciiTheme="majorHAnsi" w:hAnsiTheme="majorHAnsi" w:cstheme="majorHAnsi"/>
          <w:szCs w:val="20"/>
        </w:rPr>
      </w:pPr>
      <w:r w:rsidRPr="00A666C3">
        <w:rPr>
          <w:rFonts w:asciiTheme="majorHAnsi" w:hAnsiTheme="majorHAnsi" w:cstheme="majorHAnsi"/>
          <w:szCs w:val="20"/>
        </w:rPr>
        <w:lastRenderedPageBreak/>
        <w:t>I</w:t>
      </w:r>
      <w:r w:rsidR="00C013D6" w:rsidRPr="00A666C3">
        <w:rPr>
          <w:rFonts w:asciiTheme="majorHAnsi" w:hAnsiTheme="majorHAnsi" w:cstheme="majorHAnsi"/>
          <w:szCs w:val="20"/>
        </w:rPr>
        <w:t>dentifica</w:t>
      </w:r>
      <w:r w:rsidRPr="00A666C3">
        <w:rPr>
          <w:rFonts w:asciiTheme="majorHAnsi" w:hAnsiTheme="majorHAnsi" w:cstheme="majorHAnsi"/>
          <w:szCs w:val="20"/>
        </w:rPr>
        <w:t xml:space="preserve">r </w:t>
      </w:r>
      <w:r w:rsidR="00C013D6" w:rsidRPr="00A666C3">
        <w:rPr>
          <w:rFonts w:asciiTheme="majorHAnsi" w:hAnsiTheme="majorHAnsi" w:cstheme="majorHAnsi"/>
          <w:szCs w:val="20"/>
        </w:rPr>
        <w:t>debilidades, cuellos de botella y, por tanto, toma de decisiones de mejora continua que redunden en un mejor servicio al cliente</w:t>
      </w:r>
      <w:r w:rsidR="00712C2E" w:rsidRPr="00A666C3">
        <w:rPr>
          <w:rFonts w:asciiTheme="majorHAnsi" w:hAnsiTheme="majorHAnsi" w:cstheme="majorHAnsi"/>
          <w:szCs w:val="20"/>
        </w:rPr>
        <w:t>.</w:t>
      </w:r>
    </w:p>
    <w:p w14:paraId="461C9A02" w14:textId="77777777" w:rsidR="00893869" w:rsidRDefault="00893869" w:rsidP="00893869">
      <w:pPr>
        <w:pStyle w:val="Textoindependiente"/>
        <w:spacing w:before="109" w:line="252" w:lineRule="auto"/>
        <w:ind w:left="851" w:right="122"/>
        <w:rPr>
          <w:rFonts w:asciiTheme="majorHAnsi" w:hAnsiTheme="majorHAnsi" w:cstheme="majorHAnsi"/>
          <w:szCs w:val="20"/>
        </w:rPr>
      </w:pPr>
      <w:r w:rsidRPr="00A666C3">
        <w:rPr>
          <w:rFonts w:asciiTheme="majorHAnsi" w:hAnsiTheme="majorHAnsi" w:cstheme="majorHAnsi"/>
          <w:szCs w:val="20"/>
        </w:rPr>
        <w:t>Por su parte, la Capa de Estrategia y Gestión Inmobiliaria de BBVA podrá</w:t>
      </w:r>
      <w:r>
        <w:rPr>
          <w:rFonts w:asciiTheme="majorHAnsi" w:hAnsiTheme="majorHAnsi" w:cstheme="majorHAnsi"/>
          <w:szCs w:val="20"/>
        </w:rPr>
        <w:t>:</w:t>
      </w:r>
    </w:p>
    <w:p w14:paraId="25940917" w14:textId="77777777" w:rsidR="005074B1" w:rsidRDefault="00893869" w:rsidP="005074B1">
      <w:pPr>
        <w:pStyle w:val="Textoindependiente"/>
        <w:numPr>
          <w:ilvl w:val="1"/>
          <w:numId w:val="17"/>
        </w:numPr>
        <w:spacing w:before="114" w:line="252" w:lineRule="auto"/>
        <w:ind w:right="124"/>
        <w:rPr>
          <w:rFonts w:asciiTheme="majorHAnsi" w:hAnsiTheme="majorHAnsi" w:cstheme="majorHAnsi"/>
          <w:szCs w:val="20"/>
        </w:rPr>
      </w:pPr>
      <w:r>
        <w:rPr>
          <w:rFonts w:asciiTheme="majorHAnsi" w:hAnsiTheme="majorHAnsi" w:cstheme="majorHAnsi"/>
          <w:szCs w:val="20"/>
        </w:rPr>
        <w:t xml:space="preserve">Acceder en modo consulta a </w:t>
      </w:r>
      <w:r w:rsidRPr="001A5993">
        <w:rPr>
          <w:rFonts w:asciiTheme="majorHAnsi" w:hAnsiTheme="majorHAnsi" w:cstheme="majorHAnsi"/>
          <w:szCs w:val="20"/>
        </w:rPr>
        <w:t xml:space="preserve">la herramienta de </w:t>
      </w:r>
      <w:proofErr w:type="spellStart"/>
      <w:r w:rsidRPr="001A5993">
        <w:rPr>
          <w:rFonts w:asciiTheme="majorHAnsi" w:hAnsiTheme="majorHAnsi" w:cstheme="majorHAnsi"/>
          <w:szCs w:val="20"/>
        </w:rPr>
        <w:t>ticketing</w:t>
      </w:r>
      <w:proofErr w:type="spellEnd"/>
      <w:r w:rsidRPr="001A5993">
        <w:rPr>
          <w:rFonts w:asciiTheme="majorHAnsi" w:hAnsiTheme="majorHAnsi" w:cstheme="majorHAnsi"/>
          <w:szCs w:val="20"/>
        </w:rPr>
        <w:t xml:space="preserve"> JIRA, </w:t>
      </w:r>
      <w:r>
        <w:rPr>
          <w:rFonts w:asciiTheme="majorHAnsi" w:hAnsiTheme="majorHAnsi" w:cstheme="majorHAnsi"/>
          <w:szCs w:val="20"/>
        </w:rPr>
        <w:t xml:space="preserve">para </w:t>
      </w:r>
      <w:r w:rsidRPr="001A5993">
        <w:rPr>
          <w:rFonts w:asciiTheme="majorHAnsi" w:hAnsiTheme="majorHAnsi" w:cstheme="majorHAnsi"/>
          <w:szCs w:val="20"/>
        </w:rPr>
        <w:t>ver todos los tickets que tienen asignados las diferentes áreas tramitadoras</w:t>
      </w:r>
      <w:r>
        <w:rPr>
          <w:rFonts w:asciiTheme="majorHAnsi" w:hAnsiTheme="majorHAnsi" w:cstheme="majorHAnsi"/>
          <w:szCs w:val="20"/>
        </w:rPr>
        <w:t>.</w:t>
      </w:r>
    </w:p>
    <w:p w14:paraId="721ECB12" w14:textId="4F2B7A50" w:rsidR="00893869" w:rsidRPr="000E1C97" w:rsidRDefault="00893869" w:rsidP="005074B1">
      <w:pPr>
        <w:pStyle w:val="Textoindependiente"/>
        <w:numPr>
          <w:ilvl w:val="1"/>
          <w:numId w:val="17"/>
        </w:numPr>
        <w:spacing w:before="114" w:line="252" w:lineRule="auto"/>
        <w:ind w:right="124"/>
        <w:rPr>
          <w:rFonts w:asciiTheme="majorHAnsi" w:hAnsiTheme="majorHAnsi" w:cstheme="majorHAnsi"/>
          <w:szCs w:val="20"/>
        </w:rPr>
      </w:pPr>
      <w:r w:rsidRPr="000E1C97">
        <w:rPr>
          <w:rFonts w:asciiTheme="majorHAnsi" w:hAnsiTheme="majorHAnsi" w:cstheme="majorHAnsi"/>
        </w:rPr>
        <w:t>Conocer el nivel de cumplimiento con el informe reportado en el KPI 17</w:t>
      </w:r>
      <w:r w:rsidR="000E1C97" w:rsidRPr="000E1C97">
        <w:rPr>
          <w:rFonts w:asciiTheme="majorHAnsi" w:hAnsiTheme="majorHAnsi" w:cstheme="majorHAnsi"/>
        </w:rPr>
        <w:t xml:space="preserve"> y </w:t>
      </w:r>
      <w:r w:rsidR="009D1E63" w:rsidRPr="000E1C97">
        <w:rPr>
          <w:rFonts w:eastAsia="Times New Roman" w:cs="Calibri Light"/>
        </w:rPr>
        <w:t xml:space="preserve">KPI 13 Gestión de contactos </w:t>
      </w:r>
      <w:r w:rsidR="000E1C97" w:rsidRPr="000E1C97">
        <w:rPr>
          <w:rFonts w:eastAsia="Times New Roman" w:cs="Calibri Light"/>
        </w:rPr>
        <w:t>comerciales.</w:t>
      </w:r>
    </w:p>
    <w:p w14:paraId="22616169" w14:textId="5AA96692" w:rsidR="00893869" w:rsidRDefault="00893869" w:rsidP="00893869">
      <w:pPr>
        <w:pStyle w:val="Textoindependiente"/>
        <w:numPr>
          <w:ilvl w:val="1"/>
          <w:numId w:val="17"/>
        </w:numPr>
        <w:spacing w:before="114" w:line="252" w:lineRule="auto"/>
        <w:ind w:right="124"/>
        <w:rPr>
          <w:rFonts w:asciiTheme="majorHAnsi" w:hAnsiTheme="majorHAnsi" w:cstheme="majorHAnsi"/>
          <w:szCs w:val="20"/>
        </w:rPr>
      </w:pPr>
      <w:r w:rsidRPr="00AD32B9">
        <w:rPr>
          <w:rFonts w:asciiTheme="majorHAnsi" w:hAnsiTheme="majorHAnsi" w:cstheme="majorHAnsi"/>
          <w:szCs w:val="20"/>
        </w:rPr>
        <w:t>Respecto al pago de indemnizaciones, como consecuencia de reclamaciones por terceros (clientes o no clientes), conocer la cantidad total resultante del pago de indemnizaciones (a nivel de expediente).</w:t>
      </w:r>
    </w:p>
    <w:p w14:paraId="5677EC1C" w14:textId="7B41708B" w:rsidR="00C30F06" w:rsidRDefault="00E27DB1" w:rsidP="00C30F06">
      <w:pPr>
        <w:pStyle w:val="HAYAT1"/>
        <w:ind w:left="426" w:hanging="219"/>
        <w:rPr>
          <w:rFonts w:asciiTheme="majorHAnsi" w:hAnsiTheme="majorHAnsi" w:cstheme="majorHAnsi"/>
          <w:b/>
          <w:bCs/>
          <w:w w:val="105"/>
        </w:rPr>
      </w:pPr>
      <w:bookmarkStart w:id="10" w:name="_Toc54600256"/>
      <w:r>
        <w:rPr>
          <w:rFonts w:asciiTheme="majorHAnsi" w:hAnsiTheme="majorHAnsi" w:cstheme="majorHAnsi"/>
          <w:b/>
          <w:bCs/>
          <w:w w:val="105"/>
        </w:rPr>
        <w:t>Anexo: Manual de Atención al Cliente para el SAC de BBVA</w:t>
      </w:r>
      <w:bookmarkEnd w:id="10"/>
    </w:p>
    <w:p w14:paraId="188781A1" w14:textId="5C901C15" w:rsidR="00C30F06" w:rsidRPr="00C30F06" w:rsidRDefault="00C30F06" w:rsidP="00C30F06">
      <w:pPr>
        <w:pStyle w:val="Listaconpuntos"/>
        <w:numPr>
          <w:ilvl w:val="0"/>
          <w:numId w:val="0"/>
        </w:numPr>
        <w:ind w:left="720"/>
        <w:rPr>
          <w:w w:val="105"/>
        </w:rPr>
      </w:pPr>
    </w:p>
    <w:bookmarkStart w:id="11" w:name="_Hlk32841367"/>
    <w:bookmarkEnd w:id="11"/>
    <w:bookmarkStart w:id="12" w:name="_MON_1665570198"/>
    <w:bookmarkEnd w:id="12"/>
    <w:p w14:paraId="2FD0D5EB" w14:textId="00FCDA2C" w:rsidR="00E27DB1" w:rsidRDefault="00235961" w:rsidP="00E27DB1">
      <w:pPr>
        <w:pStyle w:val="Textoindependiente"/>
        <w:spacing w:before="114" w:line="252" w:lineRule="auto"/>
        <w:ind w:left="1545" w:right="124"/>
        <w:rPr>
          <w:rFonts w:asciiTheme="majorHAnsi" w:hAnsiTheme="majorHAnsi" w:cstheme="majorHAnsi"/>
          <w:szCs w:val="20"/>
        </w:rPr>
      </w:pPr>
      <w:r>
        <w:rPr>
          <w:noProof/>
          <w:lang w:eastAsia="es-ES"/>
        </w:rPr>
        <w:object w:dxaOrig="1538" w:dyaOrig="995" w14:anchorId="276C4E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21" o:title=""/>
          </v:shape>
          <o:OLEObject Type="Embed" ProgID="Word.Document.12" ShapeID="_x0000_i1025" DrawAspect="Icon" ObjectID="_1667053300" r:id="rId22">
            <o:FieldCodes>\s</o:FieldCodes>
          </o:OLEObject>
        </w:object>
      </w:r>
    </w:p>
    <w:sectPr w:rsidR="00E27DB1" w:rsidSect="00F8438E">
      <w:pgSz w:w="11906" w:h="16838" w:code="9"/>
      <w:pgMar w:top="1418" w:right="1418" w:bottom="1418" w:left="1418" w:header="851" w:footer="85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F2B46B" w14:textId="77777777" w:rsidR="008F521F" w:rsidRDefault="008F521F" w:rsidP="003878CD">
      <w:r>
        <w:separator/>
      </w:r>
    </w:p>
    <w:p w14:paraId="20005327" w14:textId="77777777" w:rsidR="008F521F" w:rsidRDefault="008F521F" w:rsidP="003878CD"/>
  </w:endnote>
  <w:endnote w:type="continuationSeparator" w:id="0">
    <w:p w14:paraId="7BB3199E" w14:textId="77777777" w:rsidR="008F521F" w:rsidRDefault="008F521F" w:rsidP="003878CD">
      <w:r>
        <w:continuationSeparator/>
      </w:r>
    </w:p>
    <w:p w14:paraId="20EACED1" w14:textId="77777777" w:rsidR="008F521F" w:rsidRDefault="008F521F" w:rsidP="003878CD"/>
  </w:endnote>
  <w:endnote w:type="continuationNotice" w:id="1">
    <w:p w14:paraId="699435B5" w14:textId="77777777" w:rsidR="008F521F" w:rsidRDefault="008F521F" w:rsidP="003878CD"/>
    <w:p w14:paraId="75DD3D96" w14:textId="77777777" w:rsidR="008F521F" w:rsidRDefault="008F521F" w:rsidP="003878C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rlito">
    <w:altName w:val="Calibri"/>
    <w:charset w:val="00"/>
    <w:family w:val="swiss"/>
    <w:pitch w:val="variable"/>
    <w:sig w:usb0="E10002FF" w:usb1="5000ECFF" w:usb2="00000009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__ _____">
    <w:altName w:val="Yu Gothic"/>
    <w:panose1 w:val="00000000000000000000"/>
    <w:charset w:val="80"/>
    <w:family w:val="script"/>
    <w:notTrueType/>
    <w:pitch w:val="default"/>
    <w:sig w:usb0="00000000" w:usb1="08070708" w:usb2="1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9039" w:type="dxa"/>
      <w:tblBorders>
        <w:top w:val="single" w:sz="2" w:space="0" w:color="808080" w:themeColor="background1" w:themeShade="80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top w:w="57" w:type="dxa"/>
      </w:tblCellMar>
      <w:tblLook w:val="04A0" w:firstRow="1" w:lastRow="0" w:firstColumn="1" w:lastColumn="0" w:noHBand="0" w:noVBand="1"/>
    </w:tblPr>
    <w:tblGrid>
      <w:gridCol w:w="1843"/>
      <w:gridCol w:w="5670"/>
      <w:gridCol w:w="1526"/>
    </w:tblGrid>
    <w:tr w:rsidR="00500031" w:rsidRPr="00260551" w14:paraId="42852AE0" w14:textId="77777777" w:rsidTr="004919B2">
      <w:trPr>
        <w:cantSplit/>
      </w:trPr>
      <w:tc>
        <w:tcPr>
          <w:tcW w:w="1843" w:type="dxa"/>
        </w:tcPr>
        <w:p w14:paraId="1F4CD5B9" w14:textId="14248F73" w:rsidR="00500031" w:rsidRPr="00260551" w:rsidRDefault="00500031" w:rsidP="004118D1">
          <w:pPr>
            <w:rPr>
              <w:rFonts w:eastAsia="__ _____"/>
              <w:sz w:val="18"/>
              <w:lang w:val="es-ES_tradnl"/>
            </w:rPr>
          </w:pPr>
          <w:r>
            <w:rPr>
              <w:sz w:val="18"/>
            </w:rPr>
            <w:t xml:space="preserve"> </w:t>
          </w:r>
        </w:p>
      </w:tc>
      <w:tc>
        <w:tcPr>
          <w:tcW w:w="5670" w:type="dxa"/>
        </w:tcPr>
        <w:p w14:paraId="504D0444" w14:textId="387F9F72" w:rsidR="00500031" w:rsidRPr="00260551" w:rsidRDefault="00500031" w:rsidP="004919B2">
          <w:pPr>
            <w:jc w:val="center"/>
            <w:rPr>
              <w:rFonts w:eastAsia="__ _____"/>
              <w:sz w:val="18"/>
              <w:lang w:val="es-ES_tradnl"/>
            </w:rPr>
          </w:pPr>
          <w:r>
            <w:rPr>
              <w:rFonts w:eastAsia="__ _____"/>
              <w:sz w:val="18"/>
              <w:lang w:val="es-ES_tradnl"/>
            </w:rPr>
            <w:t>Documento de uso interno Haya Real Estate</w:t>
          </w:r>
        </w:p>
      </w:tc>
      <w:tc>
        <w:tcPr>
          <w:tcW w:w="1526" w:type="dxa"/>
        </w:tcPr>
        <w:p w14:paraId="35A97F4B" w14:textId="57B496C7" w:rsidR="00500031" w:rsidRPr="00260551" w:rsidRDefault="00500031" w:rsidP="004919B2">
          <w:pPr>
            <w:jc w:val="center"/>
            <w:rPr>
              <w:rFonts w:eastAsia="__ _____"/>
              <w:sz w:val="18"/>
              <w:lang w:val="es-ES_tradnl"/>
            </w:rPr>
          </w:pPr>
          <w:r w:rsidRPr="00260551">
            <w:rPr>
              <w:sz w:val="18"/>
            </w:rPr>
            <w:fldChar w:fldCharType="begin"/>
          </w:r>
          <w:r w:rsidRPr="00260551">
            <w:rPr>
              <w:sz w:val="18"/>
            </w:rPr>
            <w:instrText>PAGE  \* Arabic  \* MERGEFORMAT</w:instrText>
          </w:r>
          <w:r w:rsidRPr="00260551">
            <w:rPr>
              <w:sz w:val="18"/>
            </w:rPr>
            <w:fldChar w:fldCharType="separate"/>
          </w:r>
          <w:r w:rsidR="004C5854">
            <w:rPr>
              <w:noProof/>
              <w:sz w:val="18"/>
            </w:rPr>
            <w:t>6</w:t>
          </w:r>
          <w:r w:rsidRPr="00260551">
            <w:rPr>
              <w:sz w:val="18"/>
            </w:rPr>
            <w:fldChar w:fldCharType="end"/>
          </w:r>
          <w:r w:rsidRPr="00260551">
            <w:rPr>
              <w:sz w:val="18"/>
            </w:rPr>
            <w:t xml:space="preserve"> de </w:t>
          </w:r>
          <w:r w:rsidRPr="00260551">
            <w:rPr>
              <w:sz w:val="18"/>
            </w:rPr>
            <w:fldChar w:fldCharType="begin"/>
          </w:r>
          <w:r w:rsidRPr="00260551">
            <w:rPr>
              <w:sz w:val="18"/>
            </w:rPr>
            <w:instrText xml:space="preserve"> NUMPAGES   \* MERGEFORMAT </w:instrText>
          </w:r>
          <w:r w:rsidRPr="00260551">
            <w:rPr>
              <w:sz w:val="18"/>
            </w:rPr>
            <w:fldChar w:fldCharType="separate"/>
          </w:r>
          <w:r w:rsidR="004C5854">
            <w:rPr>
              <w:noProof/>
              <w:sz w:val="18"/>
            </w:rPr>
            <w:t>9</w:t>
          </w:r>
          <w:r w:rsidRPr="00260551">
            <w:rPr>
              <w:noProof/>
              <w:sz w:val="18"/>
            </w:rPr>
            <w:fldChar w:fldCharType="end"/>
          </w:r>
        </w:p>
      </w:tc>
    </w:tr>
  </w:tbl>
  <w:p w14:paraId="6AFA713B" w14:textId="2305D11E" w:rsidR="00500031" w:rsidRPr="00A53D6D" w:rsidRDefault="00500031" w:rsidP="003878C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9039" w:type="dxa"/>
      <w:tblBorders>
        <w:top w:val="single" w:sz="2" w:space="0" w:color="808080" w:themeColor="background1" w:themeShade="80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top w:w="57" w:type="dxa"/>
      </w:tblCellMar>
      <w:tblLook w:val="04A0" w:firstRow="1" w:lastRow="0" w:firstColumn="1" w:lastColumn="0" w:noHBand="0" w:noVBand="1"/>
    </w:tblPr>
    <w:tblGrid>
      <w:gridCol w:w="1843"/>
      <w:gridCol w:w="5670"/>
      <w:gridCol w:w="1526"/>
    </w:tblGrid>
    <w:tr w:rsidR="00500031" w:rsidRPr="00260551" w14:paraId="4460F772" w14:textId="77777777" w:rsidTr="00653DD6">
      <w:trPr>
        <w:cantSplit/>
      </w:trPr>
      <w:tc>
        <w:tcPr>
          <w:tcW w:w="1843" w:type="dxa"/>
        </w:tcPr>
        <w:p w14:paraId="3BAD8DE2" w14:textId="77777777" w:rsidR="00500031" w:rsidRPr="00260551" w:rsidRDefault="00500031" w:rsidP="0026275B">
          <w:pPr>
            <w:rPr>
              <w:rFonts w:eastAsia="__ _____"/>
              <w:sz w:val="18"/>
              <w:lang w:val="es-ES_tradnl"/>
            </w:rPr>
          </w:pPr>
        </w:p>
      </w:tc>
      <w:tc>
        <w:tcPr>
          <w:tcW w:w="5670" w:type="dxa"/>
        </w:tcPr>
        <w:p w14:paraId="0C28DEE3" w14:textId="0ADCFCE4" w:rsidR="00500031" w:rsidRPr="00260551" w:rsidRDefault="00500031" w:rsidP="0026275B">
          <w:pPr>
            <w:jc w:val="center"/>
            <w:rPr>
              <w:rFonts w:eastAsia="__ _____"/>
              <w:sz w:val="18"/>
              <w:lang w:val="es-ES_tradnl"/>
            </w:rPr>
          </w:pPr>
        </w:p>
      </w:tc>
      <w:tc>
        <w:tcPr>
          <w:tcW w:w="1526" w:type="dxa"/>
        </w:tcPr>
        <w:p w14:paraId="16FB5E65" w14:textId="77777777" w:rsidR="00500031" w:rsidRPr="00260551" w:rsidRDefault="00500031" w:rsidP="0026275B">
          <w:pPr>
            <w:jc w:val="center"/>
            <w:rPr>
              <w:rFonts w:eastAsia="__ _____"/>
              <w:sz w:val="18"/>
              <w:lang w:val="es-ES_tradnl"/>
            </w:rPr>
          </w:pPr>
          <w:r w:rsidRPr="00260551">
            <w:rPr>
              <w:sz w:val="18"/>
            </w:rPr>
            <w:fldChar w:fldCharType="begin"/>
          </w:r>
          <w:r w:rsidRPr="00260551">
            <w:rPr>
              <w:sz w:val="18"/>
            </w:rPr>
            <w:instrText>PAGE  \* Arabic  \* MERGEFORMAT</w:instrText>
          </w:r>
          <w:r w:rsidRPr="00260551">
            <w:rPr>
              <w:sz w:val="18"/>
            </w:rPr>
            <w:fldChar w:fldCharType="separate"/>
          </w:r>
          <w:r w:rsidR="004C5854">
            <w:rPr>
              <w:noProof/>
              <w:sz w:val="18"/>
            </w:rPr>
            <w:t>5</w:t>
          </w:r>
          <w:r w:rsidRPr="00260551">
            <w:rPr>
              <w:sz w:val="18"/>
            </w:rPr>
            <w:fldChar w:fldCharType="end"/>
          </w:r>
          <w:r w:rsidRPr="00260551">
            <w:rPr>
              <w:sz w:val="18"/>
            </w:rPr>
            <w:t xml:space="preserve"> de </w:t>
          </w:r>
          <w:r w:rsidRPr="00260551">
            <w:rPr>
              <w:sz w:val="18"/>
            </w:rPr>
            <w:fldChar w:fldCharType="begin"/>
          </w:r>
          <w:r w:rsidRPr="00260551">
            <w:rPr>
              <w:sz w:val="18"/>
            </w:rPr>
            <w:instrText xml:space="preserve"> NUMPAGES   \* MERGEFORMAT </w:instrText>
          </w:r>
          <w:r w:rsidRPr="00260551">
            <w:rPr>
              <w:sz w:val="18"/>
            </w:rPr>
            <w:fldChar w:fldCharType="separate"/>
          </w:r>
          <w:r w:rsidR="004C5854">
            <w:rPr>
              <w:noProof/>
              <w:sz w:val="18"/>
            </w:rPr>
            <w:t>9</w:t>
          </w:r>
          <w:r w:rsidRPr="00260551">
            <w:rPr>
              <w:noProof/>
              <w:sz w:val="18"/>
            </w:rPr>
            <w:fldChar w:fldCharType="end"/>
          </w:r>
        </w:p>
      </w:tc>
    </w:tr>
  </w:tbl>
  <w:p w14:paraId="64D8B5B7" w14:textId="77777777" w:rsidR="00500031" w:rsidRDefault="00500031" w:rsidP="0019592D">
    <w:pPr>
      <w:pStyle w:val="Sangradetextonormal"/>
      <w:ind w:left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D7D49A" w14:textId="77777777" w:rsidR="008F521F" w:rsidRDefault="008F521F" w:rsidP="003878CD">
      <w:r>
        <w:separator/>
      </w:r>
    </w:p>
    <w:p w14:paraId="4A03F24F" w14:textId="77777777" w:rsidR="008F521F" w:rsidRDefault="008F521F" w:rsidP="003878CD"/>
  </w:footnote>
  <w:footnote w:type="continuationSeparator" w:id="0">
    <w:p w14:paraId="3252ADED" w14:textId="77777777" w:rsidR="008F521F" w:rsidRDefault="008F521F" w:rsidP="003878CD">
      <w:r>
        <w:continuationSeparator/>
      </w:r>
    </w:p>
    <w:p w14:paraId="28E72DF2" w14:textId="77777777" w:rsidR="008F521F" w:rsidRDefault="008F521F" w:rsidP="003878CD"/>
  </w:footnote>
  <w:footnote w:type="continuationNotice" w:id="1">
    <w:p w14:paraId="22FC3C6F" w14:textId="77777777" w:rsidR="008F521F" w:rsidRDefault="008F521F" w:rsidP="003878CD"/>
    <w:p w14:paraId="41A735F5" w14:textId="77777777" w:rsidR="008F521F" w:rsidRDefault="008F521F" w:rsidP="003878C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072" w:type="dxa"/>
      <w:tblBorders>
        <w:bottom w:val="single" w:sz="2" w:space="0" w:color="808080" w:themeColor="background1" w:themeShade="80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567"/>
      <w:gridCol w:w="160"/>
      <w:gridCol w:w="8345"/>
    </w:tblGrid>
    <w:tr w:rsidR="00500031" w:rsidRPr="006A726B" w14:paraId="3829DCFE" w14:textId="77777777" w:rsidTr="003938C8">
      <w:trPr>
        <w:trHeight w:val="510"/>
      </w:trPr>
      <w:tc>
        <w:tcPr>
          <w:tcW w:w="567" w:type="dxa"/>
          <w:vMerge w:val="restart"/>
          <w:vAlign w:val="center"/>
        </w:tcPr>
        <w:p w14:paraId="2C41F6EA" w14:textId="41DA9C83" w:rsidR="00500031" w:rsidRPr="00320C76" w:rsidRDefault="00500031" w:rsidP="003878CD">
          <w:pPr>
            <w:pStyle w:val="Piedepgina"/>
          </w:pPr>
          <w:r w:rsidRPr="00320C76">
            <w:rPr>
              <w:noProof/>
              <w:lang w:eastAsia="es-ES"/>
            </w:rPr>
            <w:drawing>
              <wp:anchor distT="0" distB="0" distL="114300" distR="114300" simplePos="0" relativeHeight="251682816" behindDoc="0" locked="0" layoutInCell="1" allowOverlap="1" wp14:anchorId="7AB33330" wp14:editId="19A42363">
                <wp:simplePos x="0" y="0"/>
                <wp:positionH relativeFrom="column">
                  <wp:posOffset>-32385</wp:posOffset>
                </wp:positionH>
                <wp:positionV relativeFrom="paragraph">
                  <wp:posOffset>8255</wp:posOffset>
                </wp:positionV>
                <wp:extent cx="395605" cy="587375"/>
                <wp:effectExtent l="0" t="0" r="4445" b="3175"/>
                <wp:wrapNone/>
                <wp:docPr id="3" name="Imagen 3" descr="C:\Users\asuarez\Desktop\logo haya buen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asuarez\Desktop\logo haya buen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95605" cy="587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60" w:type="dxa"/>
          <w:vAlign w:val="center"/>
        </w:tcPr>
        <w:p w14:paraId="79AA318A" w14:textId="77777777" w:rsidR="00500031" w:rsidRPr="00320C76" w:rsidRDefault="00500031" w:rsidP="003878CD">
          <w:pPr>
            <w:pStyle w:val="Piedepgina"/>
          </w:pPr>
        </w:p>
      </w:tc>
      <w:tc>
        <w:tcPr>
          <w:tcW w:w="8345" w:type="dxa"/>
          <w:vMerge w:val="restart"/>
          <w:vAlign w:val="center"/>
        </w:tcPr>
        <w:p w14:paraId="7492A0A5" w14:textId="4615D938" w:rsidR="00500031" w:rsidRPr="00B7159B" w:rsidRDefault="00500031" w:rsidP="00D962EE">
          <w:pPr>
            <w:pStyle w:val="Piedepgina"/>
            <w:rPr>
              <w:b/>
              <w:color w:val="0A94D6"/>
              <w:sz w:val="48"/>
              <w:szCs w:val="36"/>
            </w:rPr>
          </w:pPr>
          <w:r>
            <w:rPr>
              <w:b/>
              <w:color w:val="0A94D6"/>
              <w:sz w:val="28"/>
            </w:rPr>
            <w:t xml:space="preserve">Protocolo Atención al Cliente - </w:t>
          </w:r>
          <w:r w:rsidR="00FF2B94">
            <w:rPr>
              <w:b/>
              <w:color w:val="0A94D6"/>
              <w:sz w:val="28"/>
            </w:rPr>
            <w:t>BBVA</w:t>
          </w:r>
        </w:p>
      </w:tc>
    </w:tr>
    <w:tr w:rsidR="00500031" w:rsidRPr="006A726B" w14:paraId="07DB2EA3" w14:textId="77777777" w:rsidTr="003938C8">
      <w:trPr>
        <w:trHeight w:val="227"/>
      </w:trPr>
      <w:tc>
        <w:tcPr>
          <w:tcW w:w="567" w:type="dxa"/>
          <w:vMerge/>
          <w:vAlign w:val="center"/>
        </w:tcPr>
        <w:p w14:paraId="390FCA46" w14:textId="77777777" w:rsidR="00500031" w:rsidRPr="00320C76" w:rsidRDefault="00500031" w:rsidP="003878CD">
          <w:pPr>
            <w:pStyle w:val="Piedepgina"/>
            <w:rPr>
              <w:noProof/>
              <w:lang w:eastAsia="es-ES"/>
            </w:rPr>
          </w:pPr>
        </w:p>
      </w:tc>
      <w:tc>
        <w:tcPr>
          <w:tcW w:w="160" w:type="dxa"/>
          <w:vAlign w:val="center"/>
        </w:tcPr>
        <w:p w14:paraId="2DCFBCA4" w14:textId="77777777" w:rsidR="00500031" w:rsidRPr="00320C76" w:rsidRDefault="00500031" w:rsidP="003878CD">
          <w:pPr>
            <w:pStyle w:val="Piedepgina"/>
          </w:pPr>
        </w:p>
      </w:tc>
      <w:tc>
        <w:tcPr>
          <w:tcW w:w="8345" w:type="dxa"/>
          <w:vMerge/>
          <w:vAlign w:val="center"/>
        </w:tcPr>
        <w:p w14:paraId="0842DB13" w14:textId="3E5DF6DB" w:rsidR="00500031" w:rsidRPr="004118D1" w:rsidRDefault="00500031" w:rsidP="003878CD">
          <w:pPr>
            <w:pStyle w:val="Piedepgina"/>
            <w:rPr>
              <w:sz w:val="18"/>
            </w:rPr>
          </w:pPr>
        </w:p>
      </w:tc>
    </w:tr>
    <w:tr w:rsidR="00500031" w:rsidRPr="006A726B" w14:paraId="124A0CD3" w14:textId="77777777" w:rsidTr="003938C8">
      <w:trPr>
        <w:trHeight w:val="227"/>
      </w:trPr>
      <w:tc>
        <w:tcPr>
          <w:tcW w:w="567" w:type="dxa"/>
          <w:vMerge/>
          <w:vAlign w:val="center"/>
        </w:tcPr>
        <w:p w14:paraId="7E98E8AB" w14:textId="77777777" w:rsidR="00500031" w:rsidRPr="00320C76" w:rsidRDefault="00500031" w:rsidP="003878CD">
          <w:pPr>
            <w:pStyle w:val="Piedepgina"/>
            <w:rPr>
              <w:noProof/>
              <w:lang w:eastAsia="es-ES"/>
            </w:rPr>
          </w:pPr>
        </w:p>
      </w:tc>
      <w:tc>
        <w:tcPr>
          <w:tcW w:w="160" w:type="dxa"/>
          <w:vAlign w:val="center"/>
        </w:tcPr>
        <w:p w14:paraId="4B22F6EF" w14:textId="77777777" w:rsidR="00500031" w:rsidRPr="00320C76" w:rsidRDefault="00500031" w:rsidP="003878CD">
          <w:pPr>
            <w:pStyle w:val="Piedepgina"/>
          </w:pPr>
        </w:p>
      </w:tc>
      <w:tc>
        <w:tcPr>
          <w:tcW w:w="8345" w:type="dxa"/>
          <w:vMerge/>
          <w:vAlign w:val="center"/>
        </w:tcPr>
        <w:p w14:paraId="5373888B" w14:textId="4BD84E6D" w:rsidR="00500031" w:rsidRPr="004118D1" w:rsidRDefault="00500031" w:rsidP="004803CD">
          <w:pPr>
            <w:pStyle w:val="Piedepgina"/>
            <w:spacing w:after="120"/>
            <w:rPr>
              <w:sz w:val="18"/>
            </w:rPr>
          </w:pPr>
        </w:p>
      </w:tc>
    </w:tr>
  </w:tbl>
  <w:p w14:paraId="0DA15C87" w14:textId="2B71525C" w:rsidR="00500031" w:rsidRPr="004A5C1A" w:rsidRDefault="00500031" w:rsidP="003878CD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072" w:type="dxa"/>
      <w:tblBorders>
        <w:bottom w:val="single" w:sz="2" w:space="0" w:color="808080" w:themeColor="background1" w:themeShade="80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567"/>
      <w:gridCol w:w="160"/>
      <w:gridCol w:w="8345"/>
    </w:tblGrid>
    <w:tr w:rsidR="00500031" w:rsidRPr="006A726B" w14:paraId="00592063" w14:textId="77777777" w:rsidTr="00653DD6">
      <w:trPr>
        <w:trHeight w:val="510"/>
      </w:trPr>
      <w:tc>
        <w:tcPr>
          <w:tcW w:w="567" w:type="dxa"/>
          <w:vMerge w:val="restart"/>
          <w:vAlign w:val="center"/>
        </w:tcPr>
        <w:p w14:paraId="4B0022A1" w14:textId="77777777" w:rsidR="00500031" w:rsidRPr="00320C76" w:rsidRDefault="00500031" w:rsidP="0026275B">
          <w:pPr>
            <w:pStyle w:val="Piedepgina"/>
          </w:pPr>
          <w:r w:rsidRPr="00320C76">
            <w:rPr>
              <w:noProof/>
              <w:lang w:eastAsia="es-ES"/>
            </w:rPr>
            <w:drawing>
              <wp:anchor distT="0" distB="0" distL="114300" distR="114300" simplePos="0" relativeHeight="251684864" behindDoc="0" locked="0" layoutInCell="1" allowOverlap="1" wp14:anchorId="038C8663" wp14:editId="410C363E">
                <wp:simplePos x="0" y="0"/>
                <wp:positionH relativeFrom="column">
                  <wp:posOffset>-32385</wp:posOffset>
                </wp:positionH>
                <wp:positionV relativeFrom="paragraph">
                  <wp:posOffset>8255</wp:posOffset>
                </wp:positionV>
                <wp:extent cx="395605" cy="587375"/>
                <wp:effectExtent l="0" t="0" r="4445" b="3175"/>
                <wp:wrapNone/>
                <wp:docPr id="4" name="Imagen 4" descr="C:\Users\asuarez\Desktop\logo haya buen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asuarez\Desktop\logo haya buen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95605" cy="587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60" w:type="dxa"/>
          <w:vAlign w:val="center"/>
        </w:tcPr>
        <w:p w14:paraId="5F3D6256" w14:textId="77777777" w:rsidR="00500031" w:rsidRPr="00320C76" w:rsidRDefault="00500031" w:rsidP="0026275B">
          <w:pPr>
            <w:pStyle w:val="Piedepgina"/>
          </w:pPr>
        </w:p>
      </w:tc>
      <w:tc>
        <w:tcPr>
          <w:tcW w:w="8345" w:type="dxa"/>
          <w:vMerge w:val="restart"/>
          <w:vAlign w:val="center"/>
        </w:tcPr>
        <w:p w14:paraId="50F27401" w14:textId="0E9BC329" w:rsidR="00500031" w:rsidRPr="00B7159B" w:rsidRDefault="00500031" w:rsidP="0026275B">
          <w:pPr>
            <w:pStyle w:val="Piedepgina"/>
            <w:rPr>
              <w:b/>
              <w:color w:val="0A94D6"/>
              <w:sz w:val="48"/>
              <w:szCs w:val="36"/>
            </w:rPr>
          </w:pPr>
          <w:r>
            <w:rPr>
              <w:b/>
              <w:color w:val="0A94D6"/>
              <w:sz w:val="28"/>
            </w:rPr>
            <w:t xml:space="preserve">Protocolo Atención al Cliente - </w:t>
          </w:r>
          <w:r w:rsidR="00225D15">
            <w:rPr>
              <w:b/>
              <w:color w:val="0A94D6"/>
              <w:sz w:val="28"/>
            </w:rPr>
            <w:t>BBVA</w:t>
          </w:r>
        </w:p>
      </w:tc>
    </w:tr>
    <w:tr w:rsidR="00500031" w:rsidRPr="006A726B" w14:paraId="7748C893" w14:textId="77777777" w:rsidTr="00653DD6">
      <w:trPr>
        <w:trHeight w:val="227"/>
      </w:trPr>
      <w:tc>
        <w:tcPr>
          <w:tcW w:w="567" w:type="dxa"/>
          <w:vMerge/>
          <w:vAlign w:val="center"/>
        </w:tcPr>
        <w:p w14:paraId="763C1728" w14:textId="77777777" w:rsidR="00500031" w:rsidRPr="00320C76" w:rsidRDefault="00500031" w:rsidP="0026275B">
          <w:pPr>
            <w:pStyle w:val="Piedepgina"/>
            <w:rPr>
              <w:noProof/>
              <w:lang w:eastAsia="es-ES"/>
            </w:rPr>
          </w:pPr>
        </w:p>
      </w:tc>
      <w:tc>
        <w:tcPr>
          <w:tcW w:w="160" w:type="dxa"/>
          <w:vAlign w:val="center"/>
        </w:tcPr>
        <w:p w14:paraId="7A514547" w14:textId="77777777" w:rsidR="00500031" w:rsidRPr="00320C76" w:rsidRDefault="00500031" w:rsidP="0026275B">
          <w:pPr>
            <w:pStyle w:val="Piedepgina"/>
          </w:pPr>
        </w:p>
      </w:tc>
      <w:tc>
        <w:tcPr>
          <w:tcW w:w="8345" w:type="dxa"/>
          <w:vMerge/>
          <w:vAlign w:val="center"/>
        </w:tcPr>
        <w:p w14:paraId="1ADBA4AA" w14:textId="77777777" w:rsidR="00500031" w:rsidRPr="004118D1" w:rsidRDefault="00500031" w:rsidP="0026275B">
          <w:pPr>
            <w:pStyle w:val="Piedepgina"/>
            <w:rPr>
              <w:sz w:val="18"/>
            </w:rPr>
          </w:pPr>
        </w:p>
      </w:tc>
    </w:tr>
    <w:tr w:rsidR="00500031" w:rsidRPr="006A726B" w14:paraId="378BA6D8" w14:textId="77777777" w:rsidTr="00653DD6">
      <w:trPr>
        <w:trHeight w:val="227"/>
      </w:trPr>
      <w:tc>
        <w:tcPr>
          <w:tcW w:w="567" w:type="dxa"/>
          <w:vMerge/>
          <w:vAlign w:val="center"/>
        </w:tcPr>
        <w:p w14:paraId="3E439FCC" w14:textId="77777777" w:rsidR="00500031" w:rsidRPr="00320C76" w:rsidRDefault="00500031" w:rsidP="0026275B">
          <w:pPr>
            <w:pStyle w:val="Piedepgina"/>
            <w:rPr>
              <w:noProof/>
              <w:lang w:eastAsia="es-ES"/>
            </w:rPr>
          </w:pPr>
        </w:p>
      </w:tc>
      <w:tc>
        <w:tcPr>
          <w:tcW w:w="160" w:type="dxa"/>
          <w:vAlign w:val="center"/>
        </w:tcPr>
        <w:p w14:paraId="43561A45" w14:textId="77777777" w:rsidR="00500031" w:rsidRPr="00320C76" w:rsidRDefault="00500031" w:rsidP="0026275B">
          <w:pPr>
            <w:pStyle w:val="Piedepgina"/>
          </w:pPr>
        </w:p>
      </w:tc>
      <w:tc>
        <w:tcPr>
          <w:tcW w:w="8345" w:type="dxa"/>
          <w:vMerge/>
          <w:vAlign w:val="center"/>
        </w:tcPr>
        <w:p w14:paraId="593A95A4" w14:textId="77777777" w:rsidR="00500031" w:rsidRPr="004118D1" w:rsidRDefault="00500031" w:rsidP="0026275B">
          <w:pPr>
            <w:pStyle w:val="Piedepgina"/>
            <w:spacing w:after="120"/>
            <w:rPr>
              <w:sz w:val="18"/>
            </w:rPr>
          </w:pPr>
        </w:p>
      </w:tc>
    </w:tr>
  </w:tbl>
  <w:p w14:paraId="17BD8DB7" w14:textId="77777777" w:rsidR="00500031" w:rsidRPr="0026275B" w:rsidRDefault="00500031" w:rsidP="0026275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E"/>
    <w:multiLevelType w:val="singleLevel"/>
    <w:tmpl w:val="AC560EAE"/>
    <w:lvl w:ilvl="0">
      <w:start w:val="1"/>
      <w:numFmt w:val="decimal"/>
      <w:pStyle w:val="Listaconnmeros3"/>
      <w:lvlText w:val="%1."/>
      <w:lvlJc w:val="left"/>
      <w:pPr>
        <w:tabs>
          <w:tab w:val="num" w:pos="2758"/>
        </w:tabs>
        <w:ind w:left="2758" w:hanging="360"/>
      </w:pPr>
    </w:lvl>
  </w:abstractNum>
  <w:abstractNum w:abstractNumId="1" w15:restartNumberingAfterBreak="0">
    <w:nsid w:val="FFFFFF7F"/>
    <w:multiLevelType w:val="singleLevel"/>
    <w:tmpl w:val="563EFF9C"/>
    <w:lvl w:ilvl="0">
      <w:start w:val="1"/>
      <w:numFmt w:val="decimal"/>
      <w:pStyle w:val="Listaconnmeros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2" w15:restartNumberingAfterBreak="0">
    <w:nsid w:val="0C512D4A"/>
    <w:multiLevelType w:val="hybridMultilevel"/>
    <w:tmpl w:val="4D68FC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4B338A"/>
    <w:multiLevelType w:val="hybridMultilevel"/>
    <w:tmpl w:val="21EE017C"/>
    <w:lvl w:ilvl="0" w:tplc="D87E04C6">
      <w:start w:val="1"/>
      <w:numFmt w:val="bullet"/>
      <w:pStyle w:val="ListaResponsabilidades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AB47BC"/>
    <w:multiLevelType w:val="hybridMultilevel"/>
    <w:tmpl w:val="071890B0"/>
    <w:lvl w:ilvl="0" w:tplc="49B410FE">
      <w:start w:val="1"/>
      <w:numFmt w:val="lowerLetter"/>
      <w:pStyle w:val="ListaLetra2"/>
      <w:lvlText w:val="%1)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1E375C5"/>
    <w:multiLevelType w:val="hybridMultilevel"/>
    <w:tmpl w:val="00643764"/>
    <w:lvl w:ilvl="0" w:tplc="D024981C">
      <w:start w:val="1"/>
      <w:numFmt w:val="upperLetter"/>
      <w:pStyle w:val="ListaLetra1"/>
      <w:lvlText w:val="%1."/>
      <w:lvlJc w:val="left"/>
      <w:pPr>
        <w:ind w:left="720" w:hanging="360"/>
      </w:pPr>
      <w:rPr>
        <w:rFonts w:hint="default"/>
      </w:rPr>
    </w:lvl>
    <w:lvl w:ilvl="1" w:tplc="0C0A001B">
      <w:start w:val="1"/>
      <w:numFmt w:val="lowerRoman"/>
      <w:lvlText w:val="%2."/>
      <w:lvlJc w:val="right"/>
      <w:pPr>
        <w:ind w:left="1440" w:hanging="360"/>
      </w:pPr>
    </w:lvl>
    <w:lvl w:ilvl="2" w:tplc="0C0A0019">
      <w:start w:val="1"/>
      <w:numFmt w:val="lowerLetter"/>
      <w:lvlText w:val="%3."/>
      <w:lvlJc w:val="lef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79229BE4">
      <w:start w:val="1"/>
      <w:numFmt w:val="lowerLetter"/>
      <w:lvlText w:val="%6)"/>
      <w:lvlJc w:val="left"/>
      <w:pPr>
        <w:ind w:left="4845" w:hanging="705"/>
      </w:pPr>
      <w:rPr>
        <w:rFonts w:hint="default"/>
      </w:r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F10001"/>
    <w:multiLevelType w:val="hybridMultilevel"/>
    <w:tmpl w:val="C2EC8D42"/>
    <w:lvl w:ilvl="0" w:tplc="0C0A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7" w15:restartNumberingAfterBreak="0">
    <w:nsid w:val="214917FE"/>
    <w:multiLevelType w:val="multilevel"/>
    <w:tmpl w:val="68700AD2"/>
    <w:lvl w:ilvl="0">
      <w:start w:val="1"/>
      <w:numFmt w:val="decimal"/>
      <w:lvlText w:val="%1."/>
      <w:lvlJc w:val="left"/>
      <w:pPr>
        <w:ind w:left="357" w:hanging="357"/>
      </w:pPr>
      <w:rPr>
        <w:rFonts w:cs="Times New Roman" w:hint="default"/>
      </w:rPr>
    </w:lvl>
    <w:lvl w:ilvl="1">
      <w:start w:val="1"/>
      <w:numFmt w:val="decimal"/>
      <w:pStyle w:val="Ttulo2"/>
      <w:lvlText w:val="%1.%2."/>
      <w:lvlJc w:val="left"/>
      <w:pPr>
        <w:ind w:left="357" w:hanging="357"/>
      </w:pPr>
      <w:rPr>
        <w:rFonts w:cs="Times New Roman" w:hint="default"/>
      </w:rPr>
    </w:lvl>
    <w:lvl w:ilvl="2">
      <w:start w:val="1"/>
      <w:numFmt w:val="decimal"/>
      <w:pStyle w:val="Ttulo3"/>
      <w:lvlText w:val="%1.%2.%3."/>
      <w:lvlJc w:val="left"/>
      <w:pPr>
        <w:ind w:left="357" w:hanging="357"/>
      </w:pPr>
      <w:rPr>
        <w:rFonts w:cs="Times New Roman" w:hint="default"/>
      </w:rPr>
    </w:lvl>
    <w:lvl w:ilvl="3">
      <w:start w:val="1"/>
      <w:numFmt w:val="decimal"/>
      <w:pStyle w:val="Ttulo4"/>
      <w:lvlText w:val="%1.%2.%3.%4."/>
      <w:lvlJc w:val="left"/>
      <w:pPr>
        <w:ind w:left="357" w:hanging="357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357" w:hanging="357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cs="Times New Roman" w:hint="default"/>
      </w:rPr>
    </w:lvl>
  </w:abstractNum>
  <w:abstractNum w:abstractNumId="8" w15:restartNumberingAfterBreak="0">
    <w:nsid w:val="313E4E60"/>
    <w:multiLevelType w:val="hybridMultilevel"/>
    <w:tmpl w:val="B93A6AAA"/>
    <w:lvl w:ilvl="0" w:tplc="829CFE84">
      <w:start w:val="1"/>
      <w:numFmt w:val="upperRoman"/>
      <w:lvlText w:val="%1."/>
      <w:lvlJc w:val="left"/>
      <w:pPr>
        <w:ind w:left="825" w:hanging="360"/>
      </w:pPr>
      <w:rPr>
        <w:rFonts w:ascii="Carlito" w:eastAsia="Carlito" w:hAnsi="Carlito" w:cs="Carlito" w:hint="default"/>
        <w:color w:val="00B0F0"/>
        <w:w w:val="103"/>
        <w:sz w:val="18"/>
        <w:szCs w:val="18"/>
        <w:lang w:val="es-ES" w:eastAsia="en-US" w:bidi="ar-SA"/>
      </w:rPr>
    </w:lvl>
    <w:lvl w:ilvl="1" w:tplc="0C0A0019" w:tentative="1">
      <w:start w:val="1"/>
      <w:numFmt w:val="lowerLetter"/>
      <w:lvlText w:val="%2."/>
      <w:lvlJc w:val="left"/>
      <w:pPr>
        <w:ind w:left="1545" w:hanging="360"/>
      </w:pPr>
    </w:lvl>
    <w:lvl w:ilvl="2" w:tplc="0C0A001B" w:tentative="1">
      <w:start w:val="1"/>
      <w:numFmt w:val="lowerRoman"/>
      <w:lvlText w:val="%3."/>
      <w:lvlJc w:val="right"/>
      <w:pPr>
        <w:ind w:left="2265" w:hanging="180"/>
      </w:pPr>
    </w:lvl>
    <w:lvl w:ilvl="3" w:tplc="0C0A000F" w:tentative="1">
      <w:start w:val="1"/>
      <w:numFmt w:val="decimal"/>
      <w:lvlText w:val="%4."/>
      <w:lvlJc w:val="left"/>
      <w:pPr>
        <w:ind w:left="2985" w:hanging="360"/>
      </w:pPr>
    </w:lvl>
    <w:lvl w:ilvl="4" w:tplc="0C0A0019" w:tentative="1">
      <w:start w:val="1"/>
      <w:numFmt w:val="lowerLetter"/>
      <w:lvlText w:val="%5."/>
      <w:lvlJc w:val="left"/>
      <w:pPr>
        <w:ind w:left="3705" w:hanging="360"/>
      </w:pPr>
    </w:lvl>
    <w:lvl w:ilvl="5" w:tplc="0C0A001B" w:tentative="1">
      <w:start w:val="1"/>
      <w:numFmt w:val="lowerRoman"/>
      <w:lvlText w:val="%6."/>
      <w:lvlJc w:val="right"/>
      <w:pPr>
        <w:ind w:left="4425" w:hanging="180"/>
      </w:pPr>
    </w:lvl>
    <w:lvl w:ilvl="6" w:tplc="0C0A000F" w:tentative="1">
      <w:start w:val="1"/>
      <w:numFmt w:val="decimal"/>
      <w:lvlText w:val="%7."/>
      <w:lvlJc w:val="left"/>
      <w:pPr>
        <w:ind w:left="5145" w:hanging="360"/>
      </w:pPr>
    </w:lvl>
    <w:lvl w:ilvl="7" w:tplc="0C0A0019" w:tentative="1">
      <w:start w:val="1"/>
      <w:numFmt w:val="lowerLetter"/>
      <w:lvlText w:val="%8."/>
      <w:lvlJc w:val="left"/>
      <w:pPr>
        <w:ind w:left="5865" w:hanging="360"/>
      </w:pPr>
    </w:lvl>
    <w:lvl w:ilvl="8" w:tplc="0C0A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9" w15:restartNumberingAfterBreak="0">
    <w:nsid w:val="328D1369"/>
    <w:multiLevelType w:val="singleLevel"/>
    <w:tmpl w:val="74B83C86"/>
    <w:lvl w:ilvl="0">
      <w:start w:val="1"/>
      <w:numFmt w:val="bullet"/>
      <w:pStyle w:val="Listaconvietas2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60B063A"/>
    <w:multiLevelType w:val="hybridMultilevel"/>
    <w:tmpl w:val="DA406164"/>
    <w:lvl w:ilvl="0" w:tplc="BF92B722">
      <w:start w:val="1"/>
      <w:numFmt w:val="decimal"/>
      <w:pStyle w:val="Titulo1"/>
      <w:lvlText w:val="%1."/>
      <w:lvlJc w:val="left"/>
      <w:pPr>
        <w:ind w:left="1069" w:hanging="360"/>
      </w:pPr>
      <w:rPr>
        <w:rFonts w:asciiTheme="minorHAnsi" w:eastAsia="Arial" w:hAnsiTheme="minorHAnsi" w:cstheme="minorHAnsi" w:hint="default"/>
        <w:b w:val="0"/>
        <w:bCs/>
        <w:i w:val="0"/>
        <w:color w:val="00B0F0"/>
        <w:spacing w:val="0"/>
        <w:w w:val="92"/>
        <w:sz w:val="28"/>
        <w:szCs w:val="28"/>
        <w:lang w:val="es-ES" w:eastAsia="en-US" w:bidi="ar-SA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91F15A1"/>
    <w:multiLevelType w:val="multilevel"/>
    <w:tmpl w:val="155CDC92"/>
    <w:lvl w:ilvl="0">
      <w:start w:val="1"/>
      <w:numFmt w:val="decimal"/>
      <w:lvlText w:val="%1."/>
      <w:lvlJc w:val="left"/>
      <w:pPr>
        <w:ind w:left="357" w:hanging="357"/>
      </w:pPr>
      <w:rPr>
        <w:rFonts w:cs="Times New Roman" w:hint="default"/>
      </w:rPr>
    </w:lvl>
    <w:lvl w:ilvl="1">
      <w:start w:val="1"/>
      <w:numFmt w:val="upperLetter"/>
      <w:pStyle w:val="ApartadodeAnexo"/>
      <w:lvlText w:val="%2.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357" w:hanging="357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357" w:hanging="357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cs="Times New Roman" w:hint="default"/>
      </w:rPr>
    </w:lvl>
  </w:abstractNum>
  <w:abstractNum w:abstractNumId="12" w15:restartNumberingAfterBreak="0">
    <w:nsid w:val="39466A4A"/>
    <w:multiLevelType w:val="hybridMultilevel"/>
    <w:tmpl w:val="B4C436D2"/>
    <w:lvl w:ilvl="0" w:tplc="70B6571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00B0F0"/>
      </w:rPr>
    </w:lvl>
    <w:lvl w:ilvl="1" w:tplc="0C0A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5E10859"/>
    <w:multiLevelType w:val="multilevel"/>
    <w:tmpl w:val="9B906C48"/>
    <w:lvl w:ilvl="0">
      <w:start w:val="1"/>
      <w:numFmt w:val="decimal"/>
      <w:pStyle w:val="HAYAT1"/>
      <w:lvlText w:val="%1."/>
      <w:lvlJc w:val="right"/>
      <w:pPr>
        <w:ind w:left="798" w:hanging="360"/>
      </w:pPr>
      <w:rPr>
        <w:rFonts w:asciiTheme="majorHAnsi" w:eastAsia="Verdana" w:hAnsiTheme="majorHAnsi" w:cstheme="majorHAnsi" w:hint="default"/>
        <w:b/>
        <w:bCs/>
        <w:color w:val="0A94D6"/>
        <w:sz w:val="28"/>
        <w:szCs w:val="28"/>
      </w:rPr>
    </w:lvl>
    <w:lvl w:ilvl="1">
      <w:start w:val="1"/>
      <w:numFmt w:val="decimal"/>
      <w:pStyle w:val="HAYAT2"/>
      <w:lvlText w:val="%1.%2."/>
      <w:lvlJc w:val="right"/>
      <w:pPr>
        <w:ind w:left="1518" w:hanging="360"/>
      </w:pPr>
      <w:rPr>
        <w:color w:val="0A94D6"/>
      </w:rPr>
    </w:lvl>
    <w:lvl w:ilvl="2">
      <w:start w:val="1"/>
      <w:numFmt w:val="decimal"/>
      <w:pStyle w:val="HAYAT3"/>
      <w:lvlText w:val="%1.%2.%3."/>
      <w:lvlJc w:val="right"/>
      <w:pPr>
        <w:ind w:left="2238" w:hanging="180"/>
      </w:pPr>
    </w:lvl>
    <w:lvl w:ilvl="3">
      <w:start w:val="1"/>
      <w:numFmt w:val="decimal"/>
      <w:lvlText w:val="%1.%2.%3.%4."/>
      <w:lvlJc w:val="right"/>
      <w:pPr>
        <w:ind w:left="2958" w:hanging="360"/>
      </w:pPr>
    </w:lvl>
    <w:lvl w:ilvl="4">
      <w:start w:val="1"/>
      <w:numFmt w:val="decimal"/>
      <w:lvlText w:val="%1.%2.%3.%4.%5."/>
      <w:lvlJc w:val="right"/>
      <w:pPr>
        <w:ind w:left="3678" w:hanging="360"/>
      </w:pPr>
      <w:rPr>
        <w:rFonts w:ascii="Arial" w:eastAsia="Arial" w:hAnsi="Arial" w:cs="Arial"/>
        <w:b/>
        <w:color w:val="0A94D6"/>
        <w:sz w:val="22"/>
        <w:szCs w:val="22"/>
      </w:rPr>
    </w:lvl>
    <w:lvl w:ilvl="5">
      <w:start w:val="1"/>
      <w:numFmt w:val="decimal"/>
      <w:lvlText w:val="%1.%2.%3.%4.%5.%6."/>
      <w:lvlJc w:val="right"/>
      <w:pPr>
        <w:ind w:left="4398" w:hanging="180"/>
      </w:pPr>
    </w:lvl>
    <w:lvl w:ilvl="6">
      <w:start w:val="1"/>
      <w:numFmt w:val="decimal"/>
      <w:lvlText w:val="%1.%2.%3.%4.%5.%6.%7."/>
      <w:lvlJc w:val="right"/>
      <w:pPr>
        <w:ind w:left="5118" w:hanging="360"/>
      </w:pPr>
    </w:lvl>
    <w:lvl w:ilvl="7">
      <w:start w:val="1"/>
      <w:numFmt w:val="decimal"/>
      <w:lvlText w:val="%1.%2.%3.%4.%5.%6.%7.%8."/>
      <w:lvlJc w:val="right"/>
      <w:pPr>
        <w:ind w:left="5838" w:hanging="360"/>
      </w:pPr>
    </w:lvl>
    <w:lvl w:ilvl="8">
      <w:start w:val="1"/>
      <w:numFmt w:val="decimal"/>
      <w:lvlText w:val="%1.%2.%3.%4.%5.%6.%7.%8.%9."/>
      <w:lvlJc w:val="right"/>
      <w:pPr>
        <w:ind w:left="6558" w:hanging="180"/>
      </w:pPr>
    </w:lvl>
  </w:abstractNum>
  <w:abstractNum w:abstractNumId="14" w15:restartNumberingAfterBreak="0">
    <w:nsid w:val="4B676145"/>
    <w:multiLevelType w:val="hybridMultilevel"/>
    <w:tmpl w:val="E74CFA06"/>
    <w:lvl w:ilvl="0" w:tplc="6922BABA">
      <w:start w:val="1"/>
      <w:numFmt w:val="bullet"/>
      <w:pStyle w:val="Prrafodelista"/>
      <w:lvlText w:val="u"/>
      <w:lvlJc w:val="left"/>
      <w:pPr>
        <w:ind w:left="720" w:hanging="360"/>
      </w:pPr>
      <w:rPr>
        <w:rFonts w:ascii="Wingdings 3" w:hAnsi="Wingdings 3" w:hint="default"/>
        <w:color w:val="0A94D6"/>
        <w:sz w:val="14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D764D6"/>
    <w:multiLevelType w:val="hybridMultilevel"/>
    <w:tmpl w:val="77E62144"/>
    <w:lvl w:ilvl="0" w:tplc="DB529128">
      <w:start w:val="1"/>
      <w:numFmt w:val="decimal"/>
      <w:lvlText w:val="%1."/>
      <w:lvlJc w:val="left"/>
      <w:pPr>
        <w:ind w:left="1778" w:hanging="360"/>
      </w:pPr>
      <w:rPr>
        <w:rFonts w:asciiTheme="minorHAnsi" w:eastAsia="Arial" w:hAnsiTheme="minorHAnsi" w:cstheme="minorHAnsi" w:hint="default"/>
        <w:b/>
        <w:bCs w:val="0"/>
        <w:i w:val="0"/>
        <w:color w:val="00B0F0"/>
        <w:spacing w:val="0"/>
        <w:w w:val="92"/>
        <w:sz w:val="24"/>
        <w:szCs w:val="24"/>
        <w:lang w:val="es-ES" w:eastAsia="en-US" w:bidi="ar-SA"/>
      </w:rPr>
    </w:lvl>
    <w:lvl w:ilvl="1" w:tplc="0C0A0019" w:tentative="1">
      <w:start w:val="1"/>
      <w:numFmt w:val="lowerLetter"/>
      <w:lvlText w:val="%2."/>
      <w:lvlJc w:val="left"/>
      <w:pPr>
        <w:ind w:left="2498" w:hanging="360"/>
      </w:pPr>
    </w:lvl>
    <w:lvl w:ilvl="2" w:tplc="0C0A001B" w:tentative="1">
      <w:start w:val="1"/>
      <w:numFmt w:val="lowerRoman"/>
      <w:lvlText w:val="%3."/>
      <w:lvlJc w:val="right"/>
      <w:pPr>
        <w:ind w:left="3218" w:hanging="180"/>
      </w:pPr>
    </w:lvl>
    <w:lvl w:ilvl="3" w:tplc="0C0A000F" w:tentative="1">
      <w:start w:val="1"/>
      <w:numFmt w:val="decimal"/>
      <w:lvlText w:val="%4."/>
      <w:lvlJc w:val="left"/>
      <w:pPr>
        <w:ind w:left="3938" w:hanging="360"/>
      </w:pPr>
    </w:lvl>
    <w:lvl w:ilvl="4" w:tplc="0C0A0019" w:tentative="1">
      <w:start w:val="1"/>
      <w:numFmt w:val="lowerLetter"/>
      <w:lvlText w:val="%5."/>
      <w:lvlJc w:val="left"/>
      <w:pPr>
        <w:ind w:left="4658" w:hanging="360"/>
      </w:pPr>
    </w:lvl>
    <w:lvl w:ilvl="5" w:tplc="0C0A001B" w:tentative="1">
      <w:start w:val="1"/>
      <w:numFmt w:val="lowerRoman"/>
      <w:lvlText w:val="%6."/>
      <w:lvlJc w:val="right"/>
      <w:pPr>
        <w:ind w:left="5378" w:hanging="180"/>
      </w:pPr>
    </w:lvl>
    <w:lvl w:ilvl="6" w:tplc="0C0A000F" w:tentative="1">
      <w:start w:val="1"/>
      <w:numFmt w:val="decimal"/>
      <w:lvlText w:val="%7."/>
      <w:lvlJc w:val="left"/>
      <w:pPr>
        <w:ind w:left="6098" w:hanging="360"/>
      </w:pPr>
    </w:lvl>
    <w:lvl w:ilvl="7" w:tplc="0C0A0019" w:tentative="1">
      <w:start w:val="1"/>
      <w:numFmt w:val="lowerLetter"/>
      <w:lvlText w:val="%8."/>
      <w:lvlJc w:val="left"/>
      <w:pPr>
        <w:ind w:left="6818" w:hanging="360"/>
      </w:pPr>
    </w:lvl>
    <w:lvl w:ilvl="8" w:tplc="0C0A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6" w15:restartNumberingAfterBreak="0">
    <w:nsid w:val="66407766"/>
    <w:multiLevelType w:val="hybridMultilevel"/>
    <w:tmpl w:val="ABF2E438"/>
    <w:lvl w:ilvl="0" w:tplc="CBC28100">
      <w:start w:val="1"/>
      <w:numFmt w:val="decimal"/>
      <w:lvlText w:val="%1."/>
      <w:lvlJc w:val="left"/>
      <w:pPr>
        <w:ind w:left="506" w:hanging="401"/>
      </w:pPr>
      <w:rPr>
        <w:rFonts w:ascii="Arial" w:eastAsia="Arial" w:hAnsi="Arial" w:cs="Arial" w:hint="default"/>
        <w:color w:val="00B0F0"/>
        <w:spacing w:val="0"/>
        <w:w w:val="92"/>
        <w:sz w:val="24"/>
        <w:szCs w:val="24"/>
        <w:lang w:val="es-ES" w:eastAsia="en-US" w:bidi="ar-SA"/>
      </w:rPr>
    </w:lvl>
    <w:lvl w:ilvl="1" w:tplc="4A40F874">
      <w:start w:val="1"/>
      <w:numFmt w:val="upperRoman"/>
      <w:lvlText w:val="%2."/>
      <w:lvlJc w:val="left"/>
      <w:pPr>
        <w:ind w:left="638" w:hanging="228"/>
        <w:jc w:val="right"/>
      </w:pPr>
      <w:rPr>
        <w:rFonts w:ascii="Carlito" w:eastAsia="Carlito" w:hAnsi="Carlito" w:cs="Carlito" w:hint="default"/>
        <w:w w:val="103"/>
        <w:sz w:val="18"/>
        <w:szCs w:val="18"/>
        <w:lang w:val="es-ES" w:eastAsia="en-US" w:bidi="ar-SA"/>
      </w:rPr>
    </w:lvl>
    <w:lvl w:ilvl="2" w:tplc="39BEBAEC">
      <w:numFmt w:val="bullet"/>
      <w:lvlText w:val="•"/>
      <w:lvlJc w:val="left"/>
      <w:pPr>
        <w:ind w:left="1675" w:hanging="228"/>
      </w:pPr>
      <w:rPr>
        <w:rFonts w:hint="default"/>
        <w:lang w:val="es-ES" w:eastAsia="en-US" w:bidi="ar-SA"/>
      </w:rPr>
    </w:lvl>
    <w:lvl w:ilvl="3" w:tplc="9A448D68">
      <w:numFmt w:val="bullet"/>
      <w:lvlText w:val="•"/>
      <w:lvlJc w:val="left"/>
      <w:pPr>
        <w:ind w:left="2711" w:hanging="228"/>
      </w:pPr>
      <w:rPr>
        <w:rFonts w:hint="default"/>
        <w:lang w:val="es-ES" w:eastAsia="en-US" w:bidi="ar-SA"/>
      </w:rPr>
    </w:lvl>
    <w:lvl w:ilvl="4" w:tplc="5526104E">
      <w:numFmt w:val="bullet"/>
      <w:lvlText w:val="•"/>
      <w:lvlJc w:val="left"/>
      <w:pPr>
        <w:ind w:left="3746" w:hanging="228"/>
      </w:pPr>
      <w:rPr>
        <w:rFonts w:hint="default"/>
        <w:lang w:val="es-ES" w:eastAsia="en-US" w:bidi="ar-SA"/>
      </w:rPr>
    </w:lvl>
    <w:lvl w:ilvl="5" w:tplc="0398617E">
      <w:numFmt w:val="bullet"/>
      <w:lvlText w:val="•"/>
      <w:lvlJc w:val="left"/>
      <w:pPr>
        <w:ind w:left="4782" w:hanging="228"/>
      </w:pPr>
      <w:rPr>
        <w:rFonts w:hint="default"/>
        <w:lang w:val="es-ES" w:eastAsia="en-US" w:bidi="ar-SA"/>
      </w:rPr>
    </w:lvl>
    <w:lvl w:ilvl="6" w:tplc="80C214D4">
      <w:numFmt w:val="bullet"/>
      <w:lvlText w:val="•"/>
      <w:lvlJc w:val="left"/>
      <w:pPr>
        <w:ind w:left="5817" w:hanging="228"/>
      </w:pPr>
      <w:rPr>
        <w:rFonts w:hint="default"/>
        <w:lang w:val="es-ES" w:eastAsia="en-US" w:bidi="ar-SA"/>
      </w:rPr>
    </w:lvl>
    <w:lvl w:ilvl="7" w:tplc="616282CC">
      <w:numFmt w:val="bullet"/>
      <w:lvlText w:val="•"/>
      <w:lvlJc w:val="left"/>
      <w:pPr>
        <w:ind w:left="6853" w:hanging="228"/>
      </w:pPr>
      <w:rPr>
        <w:rFonts w:hint="default"/>
        <w:lang w:val="es-ES" w:eastAsia="en-US" w:bidi="ar-SA"/>
      </w:rPr>
    </w:lvl>
    <w:lvl w:ilvl="8" w:tplc="742E9976">
      <w:numFmt w:val="bullet"/>
      <w:lvlText w:val="•"/>
      <w:lvlJc w:val="left"/>
      <w:pPr>
        <w:ind w:left="7888" w:hanging="228"/>
      </w:pPr>
      <w:rPr>
        <w:rFonts w:hint="default"/>
        <w:lang w:val="es-ES" w:eastAsia="en-US" w:bidi="ar-SA"/>
      </w:rPr>
    </w:lvl>
  </w:abstractNum>
  <w:abstractNum w:abstractNumId="17" w15:restartNumberingAfterBreak="0">
    <w:nsid w:val="78B63AAD"/>
    <w:multiLevelType w:val="hybridMultilevel"/>
    <w:tmpl w:val="19E0265C"/>
    <w:lvl w:ilvl="0" w:tplc="07E403E0">
      <w:start w:val="1"/>
      <w:numFmt w:val="bullet"/>
      <w:pStyle w:val="Listaconpunto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1"/>
  </w:num>
  <w:num w:numId="4">
    <w:abstractNumId w:val="17"/>
  </w:num>
  <w:num w:numId="5">
    <w:abstractNumId w:val="0"/>
  </w:num>
  <w:num w:numId="6">
    <w:abstractNumId w:val="3"/>
  </w:num>
  <w:num w:numId="7">
    <w:abstractNumId w:val="4"/>
  </w:num>
  <w:num w:numId="8">
    <w:abstractNumId w:val="5"/>
  </w:num>
  <w:num w:numId="9">
    <w:abstractNumId w:val="14"/>
  </w:num>
  <w:num w:numId="10">
    <w:abstractNumId w:val="11"/>
  </w:num>
  <w:num w:numId="11">
    <w:abstractNumId w:val="13"/>
  </w:num>
  <w:num w:numId="12">
    <w:abstractNumId w:val="12"/>
  </w:num>
  <w:num w:numId="13">
    <w:abstractNumId w:val="10"/>
  </w:num>
  <w:num w:numId="14">
    <w:abstractNumId w:val="15"/>
  </w:num>
  <w:num w:numId="15">
    <w:abstractNumId w:val="8"/>
  </w:num>
  <w:num w:numId="16">
    <w:abstractNumId w:val="16"/>
  </w:num>
  <w:num w:numId="17">
    <w:abstractNumId w:val="6"/>
  </w:num>
  <w:num w:numId="18">
    <w:abstractNumId w:val="13"/>
  </w:num>
  <w:num w:numId="19">
    <w:abstractNumId w:val="13"/>
  </w:num>
  <w:num w:numId="20">
    <w:abstractNumId w:val="13"/>
  </w:num>
  <w:num w:numId="21">
    <w:abstractNumId w:val="13"/>
  </w:num>
  <w:num w:numId="22">
    <w:abstractNumId w:val="13"/>
  </w:num>
  <w:num w:numId="23">
    <w:abstractNumId w:val="14"/>
  </w:num>
  <w:num w:numId="24">
    <w:abstractNumId w:val="14"/>
  </w:num>
  <w:num w:numId="25">
    <w:abstractNumId w:val="10"/>
  </w:num>
  <w:num w:numId="26">
    <w:abstractNumId w:val="2"/>
  </w:num>
  <w:num w:numId="27">
    <w:abstractNumId w:val="14"/>
  </w:num>
  <w:num w:numId="28">
    <w:abstractNumId w:val="13"/>
  </w:num>
  <w:numIdMacAtCleanup w:val="1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ELVIRA PERDOMO, FERNANDO">
    <w15:presenceInfo w15:providerId="None" w15:userId="ELVIRA PERDOMO, FERNAND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characterSpacingControl w:val="doNotCompress"/>
  <w:hdrShapeDefaults>
    <o:shapedefaults v:ext="edit" spidmax="1228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7BE8"/>
    <w:rsid w:val="00000783"/>
    <w:rsid w:val="00000A4A"/>
    <w:rsid w:val="00000D91"/>
    <w:rsid w:val="00002338"/>
    <w:rsid w:val="00002F1E"/>
    <w:rsid w:val="00003E22"/>
    <w:rsid w:val="00004CB3"/>
    <w:rsid w:val="000055D2"/>
    <w:rsid w:val="0000572E"/>
    <w:rsid w:val="0000692C"/>
    <w:rsid w:val="00006E6F"/>
    <w:rsid w:val="00007650"/>
    <w:rsid w:val="00007A82"/>
    <w:rsid w:val="00010F51"/>
    <w:rsid w:val="00011FEC"/>
    <w:rsid w:val="00012BAB"/>
    <w:rsid w:val="00012CD5"/>
    <w:rsid w:val="00013DBF"/>
    <w:rsid w:val="0001426A"/>
    <w:rsid w:val="000144E6"/>
    <w:rsid w:val="00017F5C"/>
    <w:rsid w:val="000200E5"/>
    <w:rsid w:val="00021059"/>
    <w:rsid w:val="000220AB"/>
    <w:rsid w:val="000221E7"/>
    <w:rsid w:val="000224BE"/>
    <w:rsid w:val="00022516"/>
    <w:rsid w:val="00022830"/>
    <w:rsid w:val="000228D7"/>
    <w:rsid w:val="000243D6"/>
    <w:rsid w:val="00024554"/>
    <w:rsid w:val="00024B7C"/>
    <w:rsid w:val="000253F1"/>
    <w:rsid w:val="00025516"/>
    <w:rsid w:val="000262F2"/>
    <w:rsid w:val="00026D77"/>
    <w:rsid w:val="00030FAD"/>
    <w:rsid w:val="00031370"/>
    <w:rsid w:val="0003148C"/>
    <w:rsid w:val="000322C2"/>
    <w:rsid w:val="00032C14"/>
    <w:rsid w:val="00033D91"/>
    <w:rsid w:val="000346BD"/>
    <w:rsid w:val="00035727"/>
    <w:rsid w:val="00035A53"/>
    <w:rsid w:val="00036426"/>
    <w:rsid w:val="00036721"/>
    <w:rsid w:val="0003749C"/>
    <w:rsid w:val="00040735"/>
    <w:rsid w:val="000408DA"/>
    <w:rsid w:val="0004194F"/>
    <w:rsid w:val="00041FD4"/>
    <w:rsid w:val="000425CC"/>
    <w:rsid w:val="00042DCB"/>
    <w:rsid w:val="000436DC"/>
    <w:rsid w:val="000447A0"/>
    <w:rsid w:val="0004490F"/>
    <w:rsid w:val="00044975"/>
    <w:rsid w:val="00044D17"/>
    <w:rsid w:val="000469D8"/>
    <w:rsid w:val="000472BF"/>
    <w:rsid w:val="000475B6"/>
    <w:rsid w:val="00050134"/>
    <w:rsid w:val="00051179"/>
    <w:rsid w:val="00051F4E"/>
    <w:rsid w:val="000523E6"/>
    <w:rsid w:val="00052880"/>
    <w:rsid w:val="0005290E"/>
    <w:rsid w:val="00053120"/>
    <w:rsid w:val="00053BC3"/>
    <w:rsid w:val="000562BA"/>
    <w:rsid w:val="000569F5"/>
    <w:rsid w:val="00056E2A"/>
    <w:rsid w:val="000576E2"/>
    <w:rsid w:val="00057D72"/>
    <w:rsid w:val="000606C5"/>
    <w:rsid w:val="0006094A"/>
    <w:rsid w:val="00060D3D"/>
    <w:rsid w:val="00061177"/>
    <w:rsid w:val="000616BE"/>
    <w:rsid w:val="00062009"/>
    <w:rsid w:val="00062B0A"/>
    <w:rsid w:val="00062BD4"/>
    <w:rsid w:val="000631EE"/>
    <w:rsid w:val="000642E5"/>
    <w:rsid w:val="00064321"/>
    <w:rsid w:val="00065113"/>
    <w:rsid w:val="00065DF4"/>
    <w:rsid w:val="00066F58"/>
    <w:rsid w:val="000679AC"/>
    <w:rsid w:val="00067B05"/>
    <w:rsid w:val="00071563"/>
    <w:rsid w:val="00071B7B"/>
    <w:rsid w:val="00071FAA"/>
    <w:rsid w:val="000722A4"/>
    <w:rsid w:val="00072FE3"/>
    <w:rsid w:val="00073472"/>
    <w:rsid w:val="000736E1"/>
    <w:rsid w:val="00074C4D"/>
    <w:rsid w:val="000774FB"/>
    <w:rsid w:val="00077908"/>
    <w:rsid w:val="00082282"/>
    <w:rsid w:val="00083C5B"/>
    <w:rsid w:val="00083D79"/>
    <w:rsid w:val="000851AB"/>
    <w:rsid w:val="00085E8E"/>
    <w:rsid w:val="000863A5"/>
    <w:rsid w:val="00087334"/>
    <w:rsid w:val="00090C66"/>
    <w:rsid w:val="00092422"/>
    <w:rsid w:val="0009254B"/>
    <w:rsid w:val="000925E8"/>
    <w:rsid w:val="00092877"/>
    <w:rsid w:val="00092B9A"/>
    <w:rsid w:val="000940EE"/>
    <w:rsid w:val="00094E64"/>
    <w:rsid w:val="00094E89"/>
    <w:rsid w:val="000955BF"/>
    <w:rsid w:val="00095BBE"/>
    <w:rsid w:val="000964C4"/>
    <w:rsid w:val="000968D4"/>
    <w:rsid w:val="00096D8F"/>
    <w:rsid w:val="00097327"/>
    <w:rsid w:val="000A0002"/>
    <w:rsid w:val="000A0252"/>
    <w:rsid w:val="000A05D0"/>
    <w:rsid w:val="000A09C5"/>
    <w:rsid w:val="000A1F18"/>
    <w:rsid w:val="000A272D"/>
    <w:rsid w:val="000A63F2"/>
    <w:rsid w:val="000A640F"/>
    <w:rsid w:val="000A6C88"/>
    <w:rsid w:val="000A75EA"/>
    <w:rsid w:val="000A7848"/>
    <w:rsid w:val="000B1552"/>
    <w:rsid w:val="000B1919"/>
    <w:rsid w:val="000B1FA8"/>
    <w:rsid w:val="000B279D"/>
    <w:rsid w:val="000B2A13"/>
    <w:rsid w:val="000B30D7"/>
    <w:rsid w:val="000B379D"/>
    <w:rsid w:val="000B5012"/>
    <w:rsid w:val="000B5179"/>
    <w:rsid w:val="000B530A"/>
    <w:rsid w:val="000B5A8B"/>
    <w:rsid w:val="000B6D7F"/>
    <w:rsid w:val="000C0214"/>
    <w:rsid w:val="000C028F"/>
    <w:rsid w:val="000C05FE"/>
    <w:rsid w:val="000C0A80"/>
    <w:rsid w:val="000C12E8"/>
    <w:rsid w:val="000C1D6E"/>
    <w:rsid w:val="000C21A5"/>
    <w:rsid w:val="000C2458"/>
    <w:rsid w:val="000C28F6"/>
    <w:rsid w:val="000C2DD6"/>
    <w:rsid w:val="000C2EC7"/>
    <w:rsid w:val="000C4123"/>
    <w:rsid w:val="000C427E"/>
    <w:rsid w:val="000C4D76"/>
    <w:rsid w:val="000C56C5"/>
    <w:rsid w:val="000C59A9"/>
    <w:rsid w:val="000C5B80"/>
    <w:rsid w:val="000C6EF6"/>
    <w:rsid w:val="000C7169"/>
    <w:rsid w:val="000C781D"/>
    <w:rsid w:val="000C7DD8"/>
    <w:rsid w:val="000D052C"/>
    <w:rsid w:val="000D0780"/>
    <w:rsid w:val="000D0834"/>
    <w:rsid w:val="000D0A52"/>
    <w:rsid w:val="000D0B76"/>
    <w:rsid w:val="000D1B32"/>
    <w:rsid w:val="000D1B62"/>
    <w:rsid w:val="000D31AD"/>
    <w:rsid w:val="000D3A37"/>
    <w:rsid w:val="000D432B"/>
    <w:rsid w:val="000D5C6B"/>
    <w:rsid w:val="000D652E"/>
    <w:rsid w:val="000D76C0"/>
    <w:rsid w:val="000D78B7"/>
    <w:rsid w:val="000E0F83"/>
    <w:rsid w:val="000E11C6"/>
    <w:rsid w:val="000E1526"/>
    <w:rsid w:val="000E18A8"/>
    <w:rsid w:val="000E1B00"/>
    <w:rsid w:val="000E1B5A"/>
    <w:rsid w:val="000E1C97"/>
    <w:rsid w:val="000E1F08"/>
    <w:rsid w:val="000E517E"/>
    <w:rsid w:val="000E58F5"/>
    <w:rsid w:val="000E62CA"/>
    <w:rsid w:val="000E71D2"/>
    <w:rsid w:val="000F25F0"/>
    <w:rsid w:val="000F27A7"/>
    <w:rsid w:val="000F2DE5"/>
    <w:rsid w:val="000F3449"/>
    <w:rsid w:val="000F4322"/>
    <w:rsid w:val="000F49A6"/>
    <w:rsid w:val="000F55C3"/>
    <w:rsid w:val="000F64ED"/>
    <w:rsid w:val="000F6881"/>
    <w:rsid w:val="000F6C15"/>
    <w:rsid w:val="000F6E86"/>
    <w:rsid w:val="000F6ECF"/>
    <w:rsid w:val="000F758A"/>
    <w:rsid w:val="000F79E1"/>
    <w:rsid w:val="000F7E25"/>
    <w:rsid w:val="00101454"/>
    <w:rsid w:val="001018E0"/>
    <w:rsid w:val="0010407E"/>
    <w:rsid w:val="00104792"/>
    <w:rsid w:val="00104E6F"/>
    <w:rsid w:val="001057AB"/>
    <w:rsid w:val="00105A9E"/>
    <w:rsid w:val="001067E7"/>
    <w:rsid w:val="00106E6B"/>
    <w:rsid w:val="0010767F"/>
    <w:rsid w:val="00110318"/>
    <w:rsid w:val="001105E5"/>
    <w:rsid w:val="00110C04"/>
    <w:rsid w:val="00111334"/>
    <w:rsid w:val="0011149B"/>
    <w:rsid w:val="00111BE4"/>
    <w:rsid w:val="00111F57"/>
    <w:rsid w:val="00112A9A"/>
    <w:rsid w:val="00112B6D"/>
    <w:rsid w:val="001139BC"/>
    <w:rsid w:val="00114D8E"/>
    <w:rsid w:val="001159B5"/>
    <w:rsid w:val="00115DF6"/>
    <w:rsid w:val="00117749"/>
    <w:rsid w:val="00121EF8"/>
    <w:rsid w:val="0012244C"/>
    <w:rsid w:val="0012252B"/>
    <w:rsid w:val="00122FFE"/>
    <w:rsid w:val="0012389E"/>
    <w:rsid w:val="00123B79"/>
    <w:rsid w:val="00124015"/>
    <w:rsid w:val="00124072"/>
    <w:rsid w:val="00125899"/>
    <w:rsid w:val="001258C6"/>
    <w:rsid w:val="001264F5"/>
    <w:rsid w:val="00126C70"/>
    <w:rsid w:val="00127173"/>
    <w:rsid w:val="001273F2"/>
    <w:rsid w:val="00127733"/>
    <w:rsid w:val="001303D9"/>
    <w:rsid w:val="001314FD"/>
    <w:rsid w:val="0013272C"/>
    <w:rsid w:val="00133A8E"/>
    <w:rsid w:val="00133AC5"/>
    <w:rsid w:val="001341AB"/>
    <w:rsid w:val="00134918"/>
    <w:rsid w:val="001351AB"/>
    <w:rsid w:val="0013575F"/>
    <w:rsid w:val="001366EA"/>
    <w:rsid w:val="001367AA"/>
    <w:rsid w:val="00136D35"/>
    <w:rsid w:val="00140848"/>
    <w:rsid w:val="00140F98"/>
    <w:rsid w:val="0014196D"/>
    <w:rsid w:val="00141FB1"/>
    <w:rsid w:val="001423F9"/>
    <w:rsid w:val="001427B2"/>
    <w:rsid w:val="0014288C"/>
    <w:rsid w:val="00142B04"/>
    <w:rsid w:val="00144273"/>
    <w:rsid w:val="00144C43"/>
    <w:rsid w:val="00145873"/>
    <w:rsid w:val="00146C20"/>
    <w:rsid w:val="00146D40"/>
    <w:rsid w:val="001476FA"/>
    <w:rsid w:val="00147F2E"/>
    <w:rsid w:val="00150407"/>
    <w:rsid w:val="0015103E"/>
    <w:rsid w:val="001513B1"/>
    <w:rsid w:val="00151DDE"/>
    <w:rsid w:val="00152180"/>
    <w:rsid w:val="0015291F"/>
    <w:rsid w:val="00152F87"/>
    <w:rsid w:val="0015316D"/>
    <w:rsid w:val="00153BBF"/>
    <w:rsid w:val="0015447D"/>
    <w:rsid w:val="0015447E"/>
    <w:rsid w:val="0015470C"/>
    <w:rsid w:val="00154B4C"/>
    <w:rsid w:val="001557FE"/>
    <w:rsid w:val="00155A78"/>
    <w:rsid w:val="0015633A"/>
    <w:rsid w:val="00156EAF"/>
    <w:rsid w:val="00160B85"/>
    <w:rsid w:val="00160D76"/>
    <w:rsid w:val="00161699"/>
    <w:rsid w:val="001617D5"/>
    <w:rsid w:val="00161DCA"/>
    <w:rsid w:val="00162F2F"/>
    <w:rsid w:val="00164AFC"/>
    <w:rsid w:val="0016508F"/>
    <w:rsid w:val="00165DE0"/>
    <w:rsid w:val="0016618C"/>
    <w:rsid w:val="00166895"/>
    <w:rsid w:val="00166934"/>
    <w:rsid w:val="0016693B"/>
    <w:rsid w:val="00166E15"/>
    <w:rsid w:val="0017007A"/>
    <w:rsid w:val="001701CB"/>
    <w:rsid w:val="00170BB8"/>
    <w:rsid w:val="00171256"/>
    <w:rsid w:val="0017188C"/>
    <w:rsid w:val="00171A04"/>
    <w:rsid w:val="00173A3C"/>
    <w:rsid w:val="00173FC1"/>
    <w:rsid w:val="0017568D"/>
    <w:rsid w:val="00175934"/>
    <w:rsid w:val="00176238"/>
    <w:rsid w:val="001765BE"/>
    <w:rsid w:val="001768D5"/>
    <w:rsid w:val="00176CC6"/>
    <w:rsid w:val="00176F05"/>
    <w:rsid w:val="001808A7"/>
    <w:rsid w:val="0018112F"/>
    <w:rsid w:val="00181C95"/>
    <w:rsid w:val="00183147"/>
    <w:rsid w:val="001833BA"/>
    <w:rsid w:val="00183574"/>
    <w:rsid w:val="00183C3F"/>
    <w:rsid w:val="00183D8D"/>
    <w:rsid w:val="00184D3B"/>
    <w:rsid w:val="00186766"/>
    <w:rsid w:val="001867CD"/>
    <w:rsid w:val="00186C17"/>
    <w:rsid w:val="00187B24"/>
    <w:rsid w:val="0019005F"/>
    <w:rsid w:val="00190965"/>
    <w:rsid w:val="00190BB8"/>
    <w:rsid w:val="0019138D"/>
    <w:rsid w:val="00192566"/>
    <w:rsid w:val="00192E7E"/>
    <w:rsid w:val="00193383"/>
    <w:rsid w:val="00194C47"/>
    <w:rsid w:val="00194E2B"/>
    <w:rsid w:val="0019592D"/>
    <w:rsid w:val="00195C76"/>
    <w:rsid w:val="001978D7"/>
    <w:rsid w:val="001A00D0"/>
    <w:rsid w:val="001A1B42"/>
    <w:rsid w:val="001A33A9"/>
    <w:rsid w:val="001A3DBF"/>
    <w:rsid w:val="001A4078"/>
    <w:rsid w:val="001A4D0B"/>
    <w:rsid w:val="001A5C98"/>
    <w:rsid w:val="001A6228"/>
    <w:rsid w:val="001A67B9"/>
    <w:rsid w:val="001A6EA1"/>
    <w:rsid w:val="001A70FE"/>
    <w:rsid w:val="001B1AEC"/>
    <w:rsid w:val="001B1CC2"/>
    <w:rsid w:val="001B305A"/>
    <w:rsid w:val="001B3322"/>
    <w:rsid w:val="001B364C"/>
    <w:rsid w:val="001B423D"/>
    <w:rsid w:val="001B4BA9"/>
    <w:rsid w:val="001B53AF"/>
    <w:rsid w:val="001B6D23"/>
    <w:rsid w:val="001B716C"/>
    <w:rsid w:val="001B7995"/>
    <w:rsid w:val="001B7E5D"/>
    <w:rsid w:val="001C0736"/>
    <w:rsid w:val="001C0A47"/>
    <w:rsid w:val="001C12D5"/>
    <w:rsid w:val="001C1C57"/>
    <w:rsid w:val="001C2902"/>
    <w:rsid w:val="001C369A"/>
    <w:rsid w:val="001C37DF"/>
    <w:rsid w:val="001C5083"/>
    <w:rsid w:val="001C5609"/>
    <w:rsid w:val="001C56EA"/>
    <w:rsid w:val="001C5787"/>
    <w:rsid w:val="001C657C"/>
    <w:rsid w:val="001C66F8"/>
    <w:rsid w:val="001C752C"/>
    <w:rsid w:val="001C79E7"/>
    <w:rsid w:val="001D2044"/>
    <w:rsid w:val="001D2389"/>
    <w:rsid w:val="001D2AD8"/>
    <w:rsid w:val="001D3956"/>
    <w:rsid w:val="001D4109"/>
    <w:rsid w:val="001D55BA"/>
    <w:rsid w:val="001D6415"/>
    <w:rsid w:val="001D70B3"/>
    <w:rsid w:val="001D7386"/>
    <w:rsid w:val="001D74C0"/>
    <w:rsid w:val="001D787A"/>
    <w:rsid w:val="001E0192"/>
    <w:rsid w:val="001E01D4"/>
    <w:rsid w:val="001E070C"/>
    <w:rsid w:val="001E0B0A"/>
    <w:rsid w:val="001E0B9E"/>
    <w:rsid w:val="001E1B9C"/>
    <w:rsid w:val="001E1DDD"/>
    <w:rsid w:val="001E1EA4"/>
    <w:rsid w:val="001E419B"/>
    <w:rsid w:val="001E4462"/>
    <w:rsid w:val="001E4742"/>
    <w:rsid w:val="001E4B42"/>
    <w:rsid w:val="001E5CF7"/>
    <w:rsid w:val="001E5EF6"/>
    <w:rsid w:val="001E77AD"/>
    <w:rsid w:val="001F02B4"/>
    <w:rsid w:val="001F0AC6"/>
    <w:rsid w:val="001F1592"/>
    <w:rsid w:val="001F1AF5"/>
    <w:rsid w:val="001F278E"/>
    <w:rsid w:val="001F3D2E"/>
    <w:rsid w:val="001F4E9E"/>
    <w:rsid w:val="001F57B3"/>
    <w:rsid w:val="001F58B0"/>
    <w:rsid w:val="001F6129"/>
    <w:rsid w:val="001F612A"/>
    <w:rsid w:val="001F6B76"/>
    <w:rsid w:val="00201739"/>
    <w:rsid w:val="00201DF2"/>
    <w:rsid w:val="00201E10"/>
    <w:rsid w:val="00202D62"/>
    <w:rsid w:val="00202E53"/>
    <w:rsid w:val="002043B5"/>
    <w:rsid w:val="00204841"/>
    <w:rsid w:val="00204980"/>
    <w:rsid w:val="00205C4A"/>
    <w:rsid w:val="00207CF4"/>
    <w:rsid w:val="00211D6B"/>
    <w:rsid w:val="00212AD5"/>
    <w:rsid w:val="00212B98"/>
    <w:rsid w:val="002132A2"/>
    <w:rsid w:val="002132D2"/>
    <w:rsid w:val="00213816"/>
    <w:rsid w:val="00213C7C"/>
    <w:rsid w:val="002141ED"/>
    <w:rsid w:val="00214304"/>
    <w:rsid w:val="00214422"/>
    <w:rsid w:val="00214B5D"/>
    <w:rsid w:val="00215321"/>
    <w:rsid w:val="0021762A"/>
    <w:rsid w:val="002204E4"/>
    <w:rsid w:val="00221896"/>
    <w:rsid w:val="0022588E"/>
    <w:rsid w:val="00225D15"/>
    <w:rsid w:val="00225FAB"/>
    <w:rsid w:val="0022662A"/>
    <w:rsid w:val="00227C3B"/>
    <w:rsid w:val="00227F75"/>
    <w:rsid w:val="002301E8"/>
    <w:rsid w:val="00230FAC"/>
    <w:rsid w:val="002310B7"/>
    <w:rsid w:val="00232D1D"/>
    <w:rsid w:val="002330A9"/>
    <w:rsid w:val="00233653"/>
    <w:rsid w:val="00233E79"/>
    <w:rsid w:val="0023438F"/>
    <w:rsid w:val="00235961"/>
    <w:rsid w:val="00235D60"/>
    <w:rsid w:val="00236732"/>
    <w:rsid w:val="00236CCE"/>
    <w:rsid w:val="00236E89"/>
    <w:rsid w:val="00236EC7"/>
    <w:rsid w:val="00237D06"/>
    <w:rsid w:val="002414DC"/>
    <w:rsid w:val="0024570A"/>
    <w:rsid w:val="00245AF4"/>
    <w:rsid w:val="00245B22"/>
    <w:rsid w:val="00247628"/>
    <w:rsid w:val="00247C75"/>
    <w:rsid w:val="00247E61"/>
    <w:rsid w:val="002511F3"/>
    <w:rsid w:val="002513A3"/>
    <w:rsid w:val="002517F4"/>
    <w:rsid w:val="0025325F"/>
    <w:rsid w:val="002533AA"/>
    <w:rsid w:val="00254124"/>
    <w:rsid w:val="0025434F"/>
    <w:rsid w:val="00254BA6"/>
    <w:rsid w:val="00256AA9"/>
    <w:rsid w:val="002576DE"/>
    <w:rsid w:val="00257B01"/>
    <w:rsid w:val="002604FF"/>
    <w:rsid w:val="0026052F"/>
    <w:rsid w:val="00260551"/>
    <w:rsid w:val="00260BA0"/>
    <w:rsid w:val="00260C03"/>
    <w:rsid w:val="00260DD7"/>
    <w:rsid w:val="00261203"/>
    <w:rsid w:val="00261F44"/>
    <w:rsid w:val="00262202"/>
    <w:rsid w:val="0026220D"/>
    <w:rsid w:val="0026275B"/>
    <w:rsid w:val="00262BFB"/>
    <w:rsid w:val="002631C4"/>
    <w:rsid w:val="002640C3"/>
    <w:rsid w:val="00264441"/>
    <w:rsid w:val="002647AA"/>
    <w:rsid w:val="0026540B"/>
    <w:rsid w:val="00266E0E"/>
    <w:rsid w:val="00267817"/>
    <w:rsid w:val="00267BD6"/>
    <w:rsid w:val="0027105F"/>
    <w:rsid w:val="002714DF"/>
    <w:rsid w:val="002728BB"/>
    <w:rsid w:val="00274169"/>
    <w:rsid w:val="002741E3"/>
    <w:rsid w:val="002744D3"/>
    <w:rsid w:val="00274793"/>
    <w:rsid w:val="002748A9"/>
    <w:rsid w:val="0027548D"/>
    <w:rsid w:val="00275DA3"/>
    <w:rsid w:val="00277D5C"/>
    <w:rsid w:val="002804E0"/>
    <w:rsid w:val="0028174E"/>
    <w:rsid w:val="00281CDE"/>
    <w:rsid w:val="00281ED3"/>
    <w:rsid w:val="0028213B"/>
    <w:rsid w:val="0028253F"/>
    <w:rsid w:val="0028316E"/>
    <w:rsid w:val="002834D5"/>
    <w:rsid w:val="00283921"/>
    <w:rsid w:val="00284E57"/>
    <w:rsid w:val="002859B5"/>
    <w:rsid w:val="00286045"/>
    <w:rsid w:val="00287160"/>
    <w:rsid w:val="002876F5"/>
    <w:rsid w:val="00287D58"/>
    <w:rsid w:val="00287F07"/>
    <w:rsid w:val="002902ED"/>
    <w:rsid w:val="00290982"/>
    <w:rsid w:val="002920DD"/>
    <w:rsid w:val="00293094"/>
    <w:rsid w:val="002936AC"/>
    <w:rsid w:val="00294204"/>
    <w:rsid w:val="00294656"/>
    <w:rsid w:val="00295A4D"/>
    <w:rsid w:val="00296569"/>
    <w:rsid w:val="002967FD"/>
    <w:rsid w:val="00296C06"/>
    <w:rsid w:val="0029760C"/>
    <w:rsid w:val="002978BB"/>
    <w:rsid w:val="002A0367"/>
    <w:rsid w:val="002A0D9E"/>
    <w:rsid w:val="002A22F1"/>
    <w:rsid w:val="002A2BF4"/>
    <w:rsid w:val="002A2F50"/>
    <w:rsid w:val="002A3510"/>
    <w:rsid w:val="002A37FB"/>
    <w:rsid w:val="002A4CEE"/>
    <w:rsid w:val="002A520B"/>
    <w:rsid w:val="002A5FCB"/>
    <w:rsid w:val="002A7BC4"/>
    <w:rsid w:val="002B0039"/>
    <w:rsid w:val="002B03C1"/>
    <w:rsid w:val="002B100D"/>
    <w:rsid w:val="002B1318"/>
    <w:rsid w:val="002B133D"/>
    <w:rsid w:val="002B1861"/>
    <w:rsid w:val="002B19BB"/>
    <w:rsid w:val="002B1B86"/>
    <w:rsid w:val="002B1D20"/>
    <w:rsid w:val="002B1D65"/>
    <w:rsid w:val="002B214C"/>
    <w:rsid w:val="002B3014"/>
    <w:rsid w:val="002B3297"/>
    <w:rsid w:val="002B33F3"/>
    <w:rsid w:val="002B36F4"/>
    <w:rsid w:val="002B392C"/>
    <w:rsid w:val="002B47D1"/>
    <w:rsid w:val="002B4D9E"/>
    <w:rsid w:val="002B5F9B"/>
    <w:rsid w:val="002B66AD"/>
    <w:rsid w:val="002B7344"/>
    <w:rsid w:val="002B7697"/>
    <w:rsid w:val="002B7C59"/>
    <w:rsid w:val="002C0294"/>
    <w:rsid w:val="002C0E73"/>
    <w:rsid w:val="002C154E"/>
    <w:rsid w:val="002C15C6"/>
    <w:rsid w:val="002C1B2F"/>
    <w:rsid w:val="002C1BF7"/>
    <w:rsid w:val="002C1F9E"/>
    <w:rsid w:val="002C264C"/>
    <w:rsid w:val="002C2AE2"/>
    <w:rsid w:val="002C32F9"/>
    <w:rsid w:val="002C3A9D"/>
    <w:rsid w:val="002C4196"/>
    <w:rsid w:val="002C41C2"/>
    <w:rsid w:val="002C42C0"/>
    <w:rsid w:val="002C436A"/>
    <w:rsid w:val="002C4973"/>
    <w:rsid w:val="002C54EE"/>
    <w:rsid w:val="002C5EC2"/>
    <w:rsid w:val="002D0068"/>
    <w:rsid w:val="002D080C"/>
    <w:rsid w:val="002D0B6D"/>
    <w:rsid w:val="002D1936"/>
    <w:rsid w:val="002D2344"/>
    <w:rsid w:val="002D32A8"/>
    <w:rsid w:val="002D3746"/>
    <w:rsid w:val="002D3964"/>
    <w:rsid w:val="002D7294"/>
    <w:rsid w:val="002D776D"/>
    <w:rsid w:val="002D7B5B"/>
    <w:rsid w:val="002E02D5"/>
    <w:rsid w:val="002E052B"/>
    <w:rsid w:val="002E0DE9"/>
    <w:rsid w:val="002E1F97"/>
    <w:rsid w:val="002E3ADE"/>
    <w:rsid w:val="002E571C"/>
    <w:rsid w:val="002E5BEC"/>
    <w:rsid w:val="002E5CE4"/>
    <w:rsid w:val="002E7734"/>
    <w:rsid w:val="002F199E"/>
    <w:rsid w:val="002F2297"/>
    <w:rsid w:val="002F27CF"/>
    <w:rsid w:val="002F5DBE"/>
    <w:rsid w:val="002F6341"/>
    <w:rsid w:val="002F6EB6"/>
    <w:rsid w:val="002F6F01"/>
    <w:rsid w:val="002F70AF"/>
    <w:rsid w:val="003019B0"/>
    <w:rsid w:val="00301CA5"/>
    <w:rsid w:val="003029E0"/>
    <w:rsid w:val="0030386F"/>
    <w:rsid w:val="00303B45"/>
    <w:rsid w:val="003040D7"/>
    <w:rsid w:val="00304BF4"/>
    <w:rsid w:val="0030607A"/>
    <w:rsid w:val="003067AF"/>
    <w:rsid w:val="003077FF"/>
    <w:rsid w:val="00307E77"/>
    <w:rsid w:val="0031225A"/>
    <w:rsid w:val="003134F7"/>
    <w:rsid w:val="00313E71"/>
    <w:rsid w:val="0031406E"/>
    <w:rsid w:val="003142FA"/>
    <w:rsid w:val="00314416"/>
    <w:rsid w:val="00315134"/>
    <w:rsid w:val="003158E4"/>
    <w:rsid w:val="00316068"/>
    <w:rsid w:val="003163BB"/>
    <w:rsid w:val="003163E2"/>
    <w:rsid w:val="00316794"/>
    <w:rsid w:val="00317F7B"/>
    <w:rsid w:val="00320571"/>
    <w:rsid w:val="00320C76"/>
    <w:rsid w:val="003215A1"/>
    <w:rsid w:val="00322E84"/>
    <w:rsid w:val="00322F8C"/>
    <w:rsid w:val="00323D8D"/>
    <w:rsid w:val="0032427D"/>
    <w:rsid w:val="003242CF"/>
    <w:rsid w:val="0032633E"/>
    <w:rsid w:val="00331225"/>
    <w:rsid w:val="00331295"/>
    <w:rsid w:val="00331956"/>
    <w:rsid w:val="00332932"/>
    <w:rsid w:val="00332A6E"/>
    <w:rsid w:val="00332E99"/>
    <w:rsid w:val="00333529"/>
    <w:rsid w:val="0033397C"/>
    <w:rsid w:val="003350A8"/>
    <w:rsid w:val="003378E2"/>
    <w:rsid w:val="00337BF2"/>
    <w:rsid w:val="003410C1"/>
    <w:rsid w:val="00341794"/>
    <w:rsid w:val="003424C9"/>
    <w:rsid w:val="003436F7"/>
    <w:rsid w:val="00344D5F"/>
    <w:rsid w:val="00345C34"/>
    <w:rsid w:val="00346A98"/>
    <w:rsid w:val="00346ECF"/>
    <w:rsid w:val="003471A4"/>
    <w:rsid w:val="0035012B"/>
    <w:rsid w:val="00350428"/>
    <w:rsid w:val="0035532D"/>
    <w:rsid w:val="00355816"/>
    <w:rsid w:val="00356A1D"/>
    <w:rsid w:val="00360FCF"/>
    <w:rsid w:val="00361247"/>
    <w:rsid w:val="003620C2"/>
    <w:rsid w:val="003624A9"/>
    <w:rsid w:val="003625B7"/>
    <w:rsid w:val="00363608"/>
    <w:rsid w:val="00363D1B"/>
    <w:rsid w:val="00364106"/>
    <w:rsid w:val="003646A9"/>
    <w:rsid w:val="00364C57"/>
    <w:rsid w:val="0036577A"/>
    <w:rsid w:val="00366011"/>
    <w:rsid w:val="003671AA"/>
    <w:rsid w:val="003702CD"/>
    <w:rsid w:val="003704E0"/>
    <w:rsid w:val="003725BD"/>
    <w:rsid w:val="00372DE8"/>
    <w:rsid w:val="00373468"/>
    <w:rsid w:val="00373895"/>
    <w:rsid w:val="00373CBA"/>
    <w:rsid w:val="00373F92"/>
    <w:rsid w:val="00374081"/>
    <w:rsid w:val="00374E16"/>
    <w:rsid w:val="00374E39"/>
    <w:rsid w:val="00376F33"/>
    <w:rsid w:val="00377C1B"/>
    <w:rsid w:val="003807A7"/>
    <w:rsid w:val="00380AB2"/>
    <w:rsid w:val="003814FA"/>
    <w:rsid w:val="00382E7D"/>
    <w:rsid w:val="00382F04"/>
    <w:rsid w:val="00384921"/>
    <w:rsid w:val="00384DC8"/>
    <w:rsid w:val="003855FA"/>
    <w:rsid w:val="00385D72"/>
    <w:rsid w:val="003878CD"/>
    <w:rsid w:val="003903F4"/>
    <w:rsid w:val="003906FE"/>
    <w:rsid w:val="003909DA"/>
    <w:rsid w:val="003910F3"/>
    <w:rsid w:val="00392227"/>
    <w:rsid w:val="003928F4"/>
    <w:rsid w:val="00392E13"/>
    <w:rsid w:val="003938C8"/>
    <w:rsid w:val="00393BAF"/>
    <w:rsid w:val="003940C0"/>
    <w:rsid w:val="00394476"/>
    <w:rsid w:val="00396857"/>
    <w:rsid w:val="00397431"/>
    <w:rsid w:val="00397FBD"/>
    <w:rsid w:val="003A0F8D"/>
    <w:rsid w:val="003A3435"/>
    <w:rsid w:val="003A3F20"/>
    <w:rsid w:val="003A4284"/>
    <w:rsid w:val="003A46B2"/>
    <w:rsid w:val="003A564A"/>
    <w:rsid w:val="003A5668"/>
    <w:rsid w:val="003A6A62"/>
    <w:rsid w:val="003A6F10"/>
    <w:rsid w:val="003A6FE4"/>
    <w:rsid w:val="003B11F6"/>
    <w:rsid w:val="003B149C"/>
    <w:rsid w:val="003B18D2"/>
    <w:rsid w:val="003B34A6"/>
    <w:rsid w:val="003B35EC"/>
    <w:rsid w:val="003B393D"/>
    <w:rsid w:val="003B42DD"/>
    <w:rsid w:val="003B5255"/>
    <w:rsid w:val="003B5511"/>
    <w:rsid w:val="003B5D73"/>
    <w:rsid w:val="003C254C"/>
    <w:rsid w:val="003C2D7A"/>
    <w:rsid w:val="003C31DD"/>
    <w:rsid w:val="003C3723"/>
    <w:rsid w:val="003C4383"/>
    <w:rsid w:val="003C4595"/>
    <w:rsid w:val="003C4D6C"/>
    <w:rsid w:val="003C628B"/>
    <w:rsid w:val="003C67E5"/>
    <w:rsid w:val="003C6F85"/>
    <w:rsid w:val="003C7110"/>
    <w:rsid w:val="003C72DD"/>
    <w:rsid w:val="003C776E"/>
    <w:rsid w:val="003D019F"/>
    <w:rsid w:val="003D05FD"/>
    <w:rsid w:val="003D06B6"/>
    <w:rsid w:val="003D29B2"/>
    <w:rsid w:val="003D2ACD"/>
    <w:rsid w:val="003D2C04"/>
    <w:rsid w:val="003D3250"/>
    <w:rsid w:val="003D3474"/>
    <w:rsid w:val="003D577A"/>
    <w:rsid w:val="003D5E4D"/>
    <w:rsid w:val="003D632C"/>
    <w:rsid w:val="003D63AD"/>
    <w:rsid w:val="003E037A"/>
    <w:rsid w:val="003E103D"/>
    <w:rsid w:val="003E11E4"/>
    <w:rsid w:val="003E18A7"/>
    <w:rsid w:val="003E1B2A"/>
    <w:rsid w:val="003E21E4"/>
    <w:rsid w:val="003E27C9"/>
    <w:rsid w:val="003E28F6"/>
    <w:rsid w:val="003E2B9A"/>
    <w:rsid w:val="003E49F6"/>
    <w:rsid w:val="003E4B1B"/>
    <w:rsid w:val="003E4FAD"/>
    <w:rsid w:val="003E50AA"/>
    <w:rsid w:val="003E5107"/>
    <w:rsid w:val="003E52BD"/>
    <w:rsid w:val="003E60A4"/>
    <w:rsid w:val="003E65D3"/>
    <w:rsid w:val="003E76F0"/>
    <w:rsid w:val="003E79F9"/>
    <w:rsid w:val="003E7BAF"/>
    <w:rsid w:val="003F00DA"/>
    <w:rsid w:val="003F0CD5"/>
    <w:rsid w:val="003F157E"/>
    <w:rsid w:val="003F17E0"/>
    <w:rsid w:val="003F1882"/>
    <w:rsid w:val="003F2CC9"/>
    <w:rsid w:val="003F4C27"/>
    <w:rsid w:val="003F5128"/>
    <w:rsid w:val="003F5162"/>
    <w:rsid w:val="003F541B"/>
    <w:rsid w:val="003F652E"/>
    <w:rsid w:val="003F655A"/>
    <w:rsid w:val="003F6BB4"/>
    <w:rsid w:val="003F7603"/>
    <w:rsid w:val="0040072D"/>
    <w:rsid w:val="00401099"/>
    <w:rsid w:val="0040173B"/>
    <w:rsid w:val="00402160"/>
    <w:rsid w:val="00402491"/>
    <w:rsid w:val="00403336"/>
    <w:rsid w:val="00403797"/>
    <w:rsid w:val="00404706"/>
    <w:rsid w:val="0040485E"/>
    <w:rsid w:val="00405A21"/>
    <w:rsid w:val="00406569"/>
    <w:rsid w:val="00406582"/>
    <w:rsid w:val="00407714"/>
    <w:rsid w:val="00407AD0"/>
    <w:rsid w:val="00410417"/>
    <w:rsid w:val="00411391"/>
    <w:rsid w:val="004118D1"/>
    <w:rsid w:val="004119BE"/>
    <w:rsid w:val="00411AFF"/>
    <w:rsid w:val="00411D52"/>
    <w:rsid w:val="00412CDB"/>
    <w:rsid w:val="00413783"/>
    <w:rsid w:val="00413F9D"/>
    <w:rsid w:val="00414709"/>
    <w:rsid w:val="00415420"/>
    <w:rsid w:val="00415795"/>
    <w:rsid w:val="00415E99"/>
    <w:rsid w:val="004163B1"/>
    <w:rsid w:val="004164AC"/>
    <w:rsid w:val="004202FC"/>
    <w:rsid w:val="00420C94"/>
    <w:rsid w:val="0042148E"/>
    <w:rsid w:val="00422024"/>
    <w:rsid w:val="0042341D"/>
    <w:rsid w:val="00423EC0"/>
    <w:rsid w:val="00424932"/>
    <w:rsid w:val="00424ED4"/>
    <w:rsid w:val="004252CD"/>
    <w:rsid w:val="004254EE"/>
    <w:rsid w:val="00427CF4"/>
    <w:rsid w:val="004307A7"/>
    <w:rsid w:val="00430D02"/>
    <w:rsid w:val="00430E9D"/>
    <w:rsid w:val="0043143C"/>
    <w:rsid w:val="0043197A"/>
    <w:rsid w:val="0043248E"/>
    <w:rsid w:val="004326C9"/>
    <w:rsid w:val="004327EB"/>
    <w:rsid w:val="0043367A"/>
    <w:rsid w:val="0043409F"/>
    <w:rsid w:val="004350D8"/>
    <w:rsid w:val="004353B0"/>
    <w:rsid w:val="00435806"/>
    <w:rsid w:val="00435875"/>
    <w:rsid w:val="00435BA8"/>
    <w:rsid w:val="004377E6"/>
    <w:rsid w:val="004404A1"/>
    <w:rsid w:val="00440CFC"/>
    <w:rsid w:val="0044182E"/>
    <w:rsid w:val="00442847"/>
    <w:rsid w:val="00442B52"/>
    <w:rsid w:val="004430C7"/>
    <w:rsid w:val="004430FA"/>
    <w:rsid w:val="00443701"/>
    <w:rsid w:val="00444197"/>
    <w:rsid w:val="00444591"/>
    <w:rsid w:val="00444660"/>
    <w:rsid w:val="00445388"/>
    <w:rsid w:val="00445896"/>
    <w:rsid w:val="00446461"/>
    <w:rsid w:val="004464CE"/>
    <w:rsid w:val="00446543"/>
    <w:rsid w:val="00450906"/>
    <w:rsid w:val="004528A5"/>
    <w:rsid w:val="00452A1D"/>
    <w:rsid w:val="00453C24"/>
    <w:rsid w:val="004542CB"/>
    <w:rsid w:val="00454F78"/>
    <w:rsid w:val="0045539B"/>
    <w:rsid w:val="00456A9C"/>
    <w:rsid w:val="00457097"/>
    <w:rsid w:val="00457536"/>
    <w:rsid w:val="004578BF"/>
    <w:rsid w:val="0046081B"/>
    <w:rsid w:val="00461303"/>
    <w:rsid w:val="004618C3"/>
    <w:rsid w:val="00461EB4"/>
    <w:rsid w:val="00462009"/>
    <w:rsid w:val="00462CFB"/>
    <w:rsid w:val="004638F2"/>
    <w:rsid w:val="004639CC"/>
    <w:rsid w:val="00463BD8"/>
    <w:rsid w:val="004641DD"/>
    <w:rsid w:val="00464287"/>
    <w:rsid w:val="00464397"/>
    <w:rsid w:val="004645A6"/>
    <w:rsid w:val="00464E3E"/>
    <w:rsid w:val="0046712E"/>
    <w:rsid w:val="004674B1"/>
    <w:rsid w:val="00467960"/>
    <w:rsid w:val="00470717"/>
    <w:rsid w:val="00471FA1"/>
    <w:rsid w:val="004727F4"/>
    <w:rsid w:val="00472A9B"/>
    <w:rsid w:val="00473120"/>
    <w:rsid w:val="0047398F"/>
    <w:rsid w:val="00473CE3"/>
    <w:rsid w:val="00473E97"/>
    <w:rsid w:val="00474728"/>
    <w:rsid w:val="0047529D"/>
    <w:rsid w:val="004753D0"/>
    <w:rsid w:val="0047547B"/>
    <w:rsid w:val="00476CFD"/>
    <w:rsid w:val="00476DAA"/>
    <w:rsid w:val="00477F25"/>
    <w:rsid w:val="004803CD"/>
    <w:rsid w:val="004806D2"/>
    <w:rsid w:val="00480EE3"/>
    <w:rsid w:val="00480F46"/>
    <w:rsid w:val="004815D0"/>
    <w:rsid w:val="00481695"/>
    <w:rsid w:val="00482DA4"/>
    <w:rsid w:val="00484841"/>
    <w:rsid w:val="0048581B"/>
    <w:rsid w:val="00487C5C"/>
    <w:rsid w:val="0049149E"/>
    <w:rsid w:val="004914CA"/>
    <w:rsid w:val="004915AF"/>
    <w:rsid w:val="00491686"/>
    <w:rsid w:val="004919B2"/>
    <w:rsid w:val="004927C1"/>
    <w:rsid w:val="004934B1"/>
    <w:rsid w:val="00494403"/>
    <w:rsid w:val="00494F70"/>
    <w:rsid w:val="004967C8"/>
    <w:rsid w:val="004A0A4F"/>
    <w:rsid w:val="004A12F5"/>
    <w:rsid w:val="004A1846"/>
    <w:rsid w:val="004A2182"/>
    <w:rsid w:val="004A3D81"/>
    <w:rsid w:val="004A46C5"/>
    <w:rsid w:val="004A4FC6"/>
    <w:rsid w:val="004A525C"/>
    <w:rsid w:val="004A56AB"/>
    <w:rsid w:val="004A5C1A"/>
    <w:rsid w:val="004A65CD"/>
    <w:rsid w:val="004A67A7"/>
    <w:rsid w:val="004A7688"/>
    <w:rsid w:val="004B021B"/>
    <w:rsid w:val="004B0692"/>
    <w:rsid w:val="004B2DFD"/>
    <w:rsid w:val="004B2FD1"/>
    <w:rsid w:val="004B3099"/>
    <w:rsid w:val="004B3722"/>
    <w:rsid w:val="004B4EF5"/>
    <w:rsid w:val="004B5633"/>
    <w:rsid w:val="004B595B"/>
    <w:rsid w:val="004B6875"/>
    <w:rsid w:val="004C0F0E"/>
    <w:rsid w:val="004C10D8"/>
    <w:rsid w:val="004C12D6"/>
    <w:rsid w:val="004C23B1"/>
    <w:rsid w:val="004C31BA"/>
    <w:rsid w:val="004C42BB"/>
    <w:rsid w:val="004C44E1"/>
    <w:rsid w:val="004C470F"/>
    <w:rsid w:val="004C5300"/>
    <w:rsid w:val="004C5582"/>
    <w:rsid w:val="004C5854"/>
    <w:rsid w:val="004C5C15"/>
    <w:rsid w:val="004C72DC"/>
    <w:rsid w:val="004C7CF9"/>
    <w:rsid w:val="004D0326"/>
    <w:rsid w:val="004D2148"/>
    <w:rsid w:val="004D2EF9"/>
    <w:rsid w:val="004D3007"/>
    <w:rsid w:val="004D3737"/>
    <w:rsid w:val="004D4BB7"/>
    <w:rsid w:val="004D54CF"/>
    <w:rsid w:val="004D6557"/>
    <w:rsid w:val="004D67A7"/>
    <w:rsid w:val="004D6C7C"/>
    <w:rsid w:val="004D7572"/>
    <w:rsid w:val="004D7E30"/>
    <w:rsid w:val="004D7F5D"/>
    <w:rsid w:val="004E0277"/>
    <w:rsid w:val="004E03AE"/>
    <w:rsid w:val="004E0A10"/>
    <w:rsid w:val="004E1123"/>
    <w:rsid w:val="004E1B39"/>
    <w:rsid w:val="004E2780"/>
    <w:rsid w:val="004E2A9B"/>
    <w:rsid w:val="004E2AB5"/>
    <w:rsid w:val="004E2BF5"/>
    <w:rsid w:val="004E3169"/>
    <w:rsid w:val="004E3E24"/>
    <w:rsid w:val="004E4EE2"/>
    <w:rsid w:val="004E5B20"/>
    <w:rsid w:val="004E5DBF"/>
    <w:rsid w:val="004E5FD5"/>
    <w:rsid w:val="004E6B5B"/>
    <w:rsid w:val="004E70B4"/>
    <w:rsid w:val="004E741B"/>
    <w:rsid w:val="004E7C53"/>
    <w:rsid w:val="004F0A1D"/>
    <w:rsid w:val="004F1A57"/>
    <w:rsid w:val="004F1EF9"/>
    <w:rsid w:val="004F2C20"/>
    <w:rsid w:val="004F3E8E"/>
    <w:rsid w:val="004F4C90"/>
    <w:rsid w:val="004F645F"/>
    <w:rsid w:val="004F7028"/>
    <w:rsid w:val="004F7B91"/>
    <w:rsid w:val="00500031"/>
    <w:rsid w:val="00500ED8"/>
    <w:rsid w:val="00501240"/>
    <w:rsid w:val="005019EC"/>
    <w:rsid w:val="00502037"/>
    <w:rsid w:val="0050238B"/>
    <w:rsid w:val="00502DDF"/>
    <w:rsid w:val="0050388B"/>
    <w:rsid w:val="005054B9"/>
    <w:rsid w:val="00505552"/>
    <w:rsid w:val="005070BD"/>
    <w:rsid w:val="005074B1"/>
    <w:rsid w:val="00507841"/>
    <w:rsid w:val="00510BE8"/>
    <w:rsid w:val="005116CB"/>
    <w:rsid w:val="00511E62"/>
    <w:rsid w:val="0051218B"/>
    <w:rsid w:val="005132C9"/>
    <w:rsid w:val="00514853"/>
    <w:rsid w:val="00515A56"/>
    <w:rsid w:val="005163CB"/>
    <w:rsid w:val="00517C23"/>
    <w:rsid w:val="00517CEE"/>
    <w:rsid w:val="00520B87"/>
    <w:rsid w:val="005213B8"/>
    <w:rsid w:val="005218B9"/>
    <w:rsid w:val="00521BEF"/>
    <w:rsid w:val="00522288"/>
    <w:rsid w:val="0052325F"/>
    <w:rsid w:val="00523506"/>
    <w:rsid w:val="005237EC"/>
    <w:rsid w:val="005249D6"/>
    <w:rsid w:val="00524F0A"/>
    <w:rsid w:val="00525635"/>
    <w:rsid w:val="005267CF"/>
    <w:rsid w:val="005278F5"/>
    <w:rsid w:val="00527B71"/>
    <w:rsid w:val="00527CE9"/>
    <w:rsid w:val="0053065E"/>
    <w:rsid w:val="0053087A"/>
    <w:rsid w:val="005313A2"/>
    <w:rsid w:val="0053184F"/>
    <w:rsid w:val="00532D65"/>
    <w:rsid w:val="00532E82"/>
    <w:rsid w:val="00533352"/>
    <w:rsid w:val="00533A1E"/>
    <w:rsid w:val="00533C01"/>
    <w:rsid w:val="00535078"/>
    <w:rsid w:val="00535387"/>
    <w:rsid w:val="00535D2C"/>
    <w:rsid w:val="005367A1"/>
    <w:rsid w:val="00536E46"/>
    <w:rsid w:val="00536F5E"/>
    <w:rsid w:val="00537010"/>
    <w:rsid w:val="0053779E"/>
    <w:rsid w:val="005403B9"/>
    <w:rsid w:val="005405CE"/>
    <w:rsid w:val="00542822"/>
    <w:rsid w:val="00542C05"/>
    <w:rsid w:val="00542FE9"/>
    <w:rsid w:val="00543450"/>
    <w:rsid w:val="005438F8"/>
    <w:rsid w:val="00543906"/>
    <w:rsid w:val="00543BB1"/>
    <w:rsid w:val="00544532"/>
    <w:rsid w:val="0054549E"/>
    <w:rsid w:val="00545C55"/>
    <w:rsid w:val="00546DDC"/>
    <w:rsid w:val="00547310"/>
    <w:rsid w:val="00547ADC"/>
    <w:rsid w:val="00547B89"/>
    <w:rsid w:val="00547F0F"/>
    <w:rsid w:val="00550083"/>
    <w:rsid w:val="00550200"/>
    <w:rsid w:val="0055050A"/>
    <w:rsid w:val="00550869"/>
    <w:rsid w:val="005513A7"/>
    <w:rsid w:val="00551638"/>
    <w:rsid w:val="00551994"/>
    <w:rsid w:val="00551E39"/>
    <w:rsid w:val="00552BFC"/>
    <w:rsid w:val="005534E2"/>
    <w:rsid w:val="0055485C"/>
    <w:rsid w:val="00555221"/>
    <w:rsid w:val="00556034"/>
    <w:rsid w:val="00557078"/>
    <w:rsid w:val="005607B0"/>
    <w:rsid w:val="0056284A"/>
    <w:rsid w:val="0056497E"/>
    <w:rsid w:val="00564B4C"/>
    <w:rsid w:val="00564CE8"/>
    <w:rsid w:val="005652B8"/>
    <w:rsid w:val="005719A0"/>
    <w:rsid w:val="00572003"/>
    <w:rsid w:val="0057439D"/>
    <w:rsid w:val="00574B66"/>
    <w:rsid w:val="005760CB"/>
    <w:rsid w:val="0057634B"/>
    <w:rsid w:val="00577037"/>
    <w:rsid w:val="00577AF2"/>
    <w:rsid w:val="00577EF1"/>
    <w:rsid w:val="00581313"/>
    <w:rsid w:val="0058143B"/>
    <w:rsid w:val="005828B8"/>
    <w:rsid w:val="005837D2"/>
    <w:rsid w:val="0058441E"/>
    <w:rsid w:val="005851B9"/>
    <w:rsid w:val="00585AE7"/>
    <w:rsid w:val="00587028"/>
    <w:rsid w:val="00590620"/>
    <w:rsid w:val="00590912"/>
    <w:rsid w:val="00590BD4"/>
    <w:rsid w:val="00591248"/>
    <w:rsid w:val="00592D26"/>
    <w:rsid w:val="005943E8"/>
    <w:rsid w:val="00595801"/>
    <w:rsid w:val="005958D2"/>
    <w:rsid w:val="00596A8E"/>
    <w:rsid w:val="00596C4B"/>
    <w:rsid w:val="005A0666"/>
    <w:rsid w:val="005A0934"/>
    <w:rsid w:val="005A161E"/>
    <w:rsid w:val="005A2165"/>
    <w:rsid w:val="005A2721"/>
    <w:rsid w:val="005A28BF"/>
    <w:rsid w:val="005A33D5"/>
    <w:rsid w:val="005A44C3"/>
    <w:rsid w:val="005A45B4"/>
    <w:rsid w:val="005A46C9"/>
    <w:rsid w:val="005A5174"/>
    <w:rsid w:val="005A593E"/>
    <w:rsid w:val="005B0EB2"/>
    <w:rsid w:val="005B198F"/>
    <w:rsid w:val="005B1C15"/>
    <w:rsid w:val="005B2635"/>
    <w:rsid w:val="005B3D68"/>
    <w:rsid w:val="005B3F08"/>
    <w:rsid w:val="005B4CB0"/>
    <w:rsid w:val="005B5A3A"/>
    <w:rsid w:val="005B5A77"/>
    <w:rsid w:val="005C0B6C"/>
    <w:rsid w:val="005C183C"/>
    <w:rsid w:val="005C430B"/>
    <w:rsid w:val="005C431D"/>
    <w:rsid w:val="005C46C7"/>
    <w:rsid w:val="005C513B"/>
    <w:rsid w:val="005C5E45"/>
    <w:rsid w:val="005C6152"/>
    <w:rsid w:val="005C64EA"/>
    <w:rsid w:val="005C76D7"/>
    <w:rsid w:val="005C7DCF"/>
    <w:rsid w:val="005D01D7"/>
    <w:rsid w:val="005D0703"/>
    <w:rsid w:val="005D072B"/>
    <w:rsid w:val="005D23C2"/>
    <w:rsid w:val="005D2CEB"/>
    <w:rsid w:val="005D34C4"/>
    <w:rsid w:val="005D3E69"/>
    <w:rsid w:val="005D463A"/>
    <w:rsid w:val="005D4E4D"/>
    <w:rsid w:val="005D6225"/>
    <w:rsid w:val="005D654F"/>
    <w:rsid w:val="005D6F4A"/>
    <w:rsid w:val="005E0622"/>
    <w:rsid w:val="005E1AD3"/>
    <w:rsid w:val="005E495C"/>
    <w:rsid w:val="005E50F2"/>
    <w:rsid w:val="005E6EF3"/>
    <w:rsid w:val="005E722F"/>
    <w:rsid w:val="005F01E1"/>
    <w:rsid w:val="005F1F92"/>
    <w:rsid w:val="005F4491"/>
    <w:rsid w:val="005F47CD"/>
    <w:rsid w:val="005F4A03"/>
    <w:rsid w:val="005F4C32"/>
    <w:rsid w:val="005F53BB"/>
    <w:rsid w:val="006002B8"/>
    <w:rsid w:val="0060064F"/>
    <w:rsid w:val="006009F6"/>
    <w:rsid w:val="006019AA"/>
    <w:rsid w:val="00605378"/>
    <w:rsid w:val="006058A7"/>
    <w:rsid w:val="006059BE"/>
    <w:rsid w:val="00605B7E"/>
    <w:rsid w:val="00606CBF"/>
    <w:rsid w:val="00606F5B"/>
    <w:rsid w:val="00607840"/>
    <w:rsid w:val="00610275"/>
    <w:rsid w:val="00610444"/>
    <w:rsid w:val="00610676"/>
    <w:rsid w:val="00610690"/>
    <w:rsid w:val="00610BA3"/>
    <w:rsid w:val="0061107E"/>
    <w:rsid w:val="006130F6"/>
    <w:rsid w:val="00613A41"/>
    <w:rsid w:val="00613BDC"/>
    <w:rsid w:val="00614680"/>
    <w:rsid w:val="00614758"/>
    <w:rsid w:val="00614774"/>
    <w:rsid w:val="00614F5F"/>
    <w:rsid w:val="00614FAD"/>
    <w:rsid w:val="006159CF"/>
    <w:rsid w:val="00615BC7"/>
    <w:rsid w:val="00615CD4"/>
    <w:rsid w:val="00616321"/>
    <w:rsid w:val="006168FB"/>
    <w:rsid w:val="00616D9F"/>
    <w:rsid w:val="00616E56"/>
    <w:rsid w:val="00617683"/>
    <w:rsid w:val="00620591"/>
    <w:rsid w:val="00621A6B"/>
    <w:rsid w:val="00623057"/>
    <w:rsid w:val="0062306E"/>
    <w:rsid w:val="00623317"/>
    <w:rsid w:val="006236A6"/>
    <w:rsid w:val="00624123"/>
    <w:rsid w:val="00624605"/>
    <w:rsid w:val="00625870"/>
    <w:rsid w:val="00627BA2"/>
    <w:rsid w:val="00627BB4"/>
    <w:rsid w:val="00630309"/>
    <w:rsid w:val="0063053A"/>
    <w:rsid w:val="00631498"/>
    <w:rsid w:val="00631AEA"/>
    <w:rsid w:val="006329BA"/>
    <w:rsid w:val="006336CD"/>
    <w:rsid w:val="00633B55"/>
    <w:rsid w:val="00634A72"/>
    <w:rsid w:val="00635634"/>
    <w:rsid w:val="00635B9E"/>
    <w:rsid w:val="00636211"/>
    <w:rsid w:val="00636E51"/>
    <w:rsid w:val="006371A6"/>
    <w:rsid w:val="006373BC"/>
    <w:rsid w:val="00640B50"/>
    <w:rsid w:val="006411C9"/>
    <w:rsid w:val="006412B3"/>
    <w:rsid w:val="0064154B"/>
    <w:rsid w:val="00641FDB"/>
    <w:rsid w:val="006424D6"/>
    <w:rsid w:val="00642F54"/>
    <w:rsid w:val="00643847"/>
    <w:rsid w:val="00643AE2"/>
    <w:rsid w:val="006442A0"/>
    <w:rsid w:val="0064431E"/>
    <w:rsid w:val="006455BD"/>
    <w:rsid w:val="00645637"/>
    <w:rsid w:val="00645B25"/>
    <w:rsid w:val="00645F75"/>
    <w:rsid w:val="006463CF"/>
    <w:rsid w:val="006504C6"/>
    <w:rsid w:val="00650943"/>
    <w:rsid w:val="00650DC0"/>
    <w:rsid w:val="006512C0"/>
    <w:rsid w:val="00651A85"/>
    <w:rsid w:val="006524C7"/>
    <w:rsid w:val="006528F9"/>
    <w:rsid w:val="00652AFE"/>
    <w:rsid w:val="00652E4A"/>
    <w:rsid w:val="0065318D"/>
    <w:rsid w:val="00653695"/>
    <w:rsid w:val="00653DD6"/>
    <w:rsid w:val="00654BDB"/>
    <w:rsid w:val="006561A0"/>
    <w:rsid w:val="00656FFC"/>
    <w:rsid w:val="00657C2E"/>
    <w:rsid w:val="00660353"/>
    <w:rsid w:val="00661F97"/>
    <w:rsid w:val="006631E2"/>
    <w:rsid w:val="006636A6"/>
    <w:rsid w:val="006637D8"/>
    <w:rsid w:val="00664886"/>
    <w:rsid w:val="00664CED"/>
    <w:rsid w:val="00665093"/>
    <w:rsid w:val="006667D9"/>
    <w:rsid w:val="00666E91"/>
    <w:rsid w:val="00667110"/>
    <w:rsid w:val="006673E6"/>
    <w:rsid w:val="00667FD7"/>
    <w:rsid w:val="00670AA6"/>
    <w:rsid w:val="00670D3F"/>
    <w:rsid w:val="0067110B"/>
    <w:rsid w:val="00671BBE"/>
    <w:rsid w:val="00671D81"/>
    <w:rsid w:val="006725E0"/>
    <w:rsid w:val="006726A1"/>
    <w:rsid w:val="00673AD5"/>
    <w:rsid w:val="00674D86"/>
    <w:rsid w:val="006757DF"/>
    <w:rsid w:val="00675EFF"/>
    <w:rsid w:val="0067685B"/>
    <w:rsid w:val="0067752A"/>
    <w:rsid w:val="00680215"/>
    <w:rsid w:val="0068081B"/>
    <w:rsid w:val="00681494"/>
    <w:rsid w:val="006815D0"/>
    <w:rsid w:val="0068236A"/>
    <w:rsid w:val="00682E7B"/>
    <w:rsid w:val="00683346"/>
    <w:rsid w:val="006834ED"/>
    <w:rsid w:val="00683917"/>
    <w:rsid w:val="006839FC"/>
    <w:rsid w:val="00683F8D"/>
    <w:rsid w:val="00685018"/>
    <w:rsid w:val="0068535B"/>
    <w:rsid w:val="006855B4"/>
    <w:rsid w:val="006878D5"/>
    <w:rsid w:val="00690468"/>
    <w:rsid w:val="00690559"/>
    <w:rsid w:val="00692816"/>
    <w:rsid w:val="00692E56"/>
    <w:rsid w:val="006933DE"/>
    <w:rsid w:val="0069366E"/>
    <w:rsid w:val="00694A9F"/>
    <w:rsid w:val="00694B3A"/>
    <w:rsid w:val="00696076"/>
    <w:rsid w:val="00696676"/>
    <w:rsid w:val="00697C2E"/>
    <w:rsid w:val="00697E86"/>
    <w:rsid w:val="006A042B"/>
    <w:rsid w:val="006A06F7"/>
    <w:rsid w:val="006A0A76"/>
    <w:rsid w:val="006A0C96"/>
    <w:rsid w:val="006A1398"/>
    <w:rsid w:val="006A236F"/>
    <w:rsid w:val="006A319E"/>
    <w:rsid w:val="006A3769"/>
    <w:rsid w:val="006A3991"/>
    <w:rsid w:val="006A3C2A"/>
    <w:rsid w:val="006A400F"/>
    <w:rsid w:val="006A4C4E"/>
    <w:rsid w:val="006A5014"/>
    <w:rsid w:val="006A524D"/>
    <w:rsid w:val="006A649B"/>
    <w:rsid w:val="006A6B9C"/>
    <w:rsid w:val="006A726B"/>
    <w:rsid w:val="006A727B"/>
    <w:rsid w:val="006B0A16"/>
    <w:rsid w:val="006B2CE1"/>
    <w:rsid w:val="006B53B5"/>
    <w:rsid w:val="006B5898"/>
    <w:rsid w:val="006B5A14"/>
    <w:rsid w:val="006B5B07"/>
    <w:rsid w:val="006B62ED"/>
    <w:rsid w:val="006B66FB"/>
    <w:rsid w:val="006B7AF6"/>
    <w:rsid w:val="006C22FA"/>
    <w:rsid w:val="006C2505"/>
    <w:rsid w:val="006C29F9"/>
    <w:rsid w:val="006C33B1"/>
    <w:rsid w:val="006C366D"/>
    <w:rsid w:val="006C3BF0"/>
    <w:rsid w:val="006C476C"/>
    <w:rsid w:val="006C4BBC"/>
    <w:rsid w:val="006C4C9B"/>
    <w:rsid w:val="006C4ED5"/>
    <w:rsid w:val="006C5743"/>
    <w:rsid w:val="006C6776"/>
    <w:rsid w:val="006C697A"/>
    <w:rsid w:val="006D0289"/>
    <w:rsid w:val="006D045E"/>
    <w:rsid w:val="006D0569"/>
    <w:rsid w:val="006D061C"/>
    <w:rsid w:val="006D169D"/>
    <w:rsid w:val="006D1B58"/>
    <w:rsid w:val="006D1FB2"/>
    <w:rsid w:val="006D2231"/>
    <w:rsid w:val="006D233C"/>
    <w:rsid w:val="006D473A"/>
    <w:rsid w:val="006D4924"/>
    <w:rsid w:val="006D4DCE"/>
    <w:rsid w:val="006D5754"/>
    <w:rsid w:val="006D6CF3"/>
    <w:rsid w:val="006D70C8"/>
    <w:rsid w:val="006D75BD"/>
    <w:rsid w:val="006D7D88"/>
    <w:rsid w:val="006E0047"/>
    <w:rsid w:val="006E00E2"/>
    <w:rsid w:val="006E0299"/>
    <w:rsid w:val="006E0353"/>
    <w:rsid w:val="006E083B"/>
    <w:rsid w:val="006E153D"/>
    <w:rsid w:val="006E1835"/>
    <w:rsid w:val="006E1C53"/>
    <w:rsid w:val="006E1D1B"/>
    <w:rsid w:val="006E2689"/>
    <w:rsid w:val="006E2A86"/>
    <w:rsid w:val="006E3273"/>
    <w:rsid w:val="006E3340"/>
    <w:rsid w:val="006E33DB"/>
    <w:rsid w:val="006E3A7B"/>
    <w:rsid w:val="006E3D1B"/>
    <w:rsid w:val="006E40F1"/>
    <w:rsid w:val="006E500D"/>
    <w:rsid w:val="006E52B1"/>
    <w:rsid w:val="006E6607"/>
    <w:rsid w:val="006E6C0E"/>
    <w:rsid w:val="006E719B"/>
    <w:rsid w:val="006F0553"/>
    <w:rsid w:val="006F26F0"/>
    <w:rsid w:val="006F388A"/>
    <w:rsid w:val="006F3A0D"/>
    <w:rsid w:val="006F4064"/>
    <w:rsid w:val="006F439A"/>
    <w:rsid w:val="006F4FA4"/>
    <w:rsid w:val="006F584B"/>
    <w:rsid w:val="006F5EC5"/>
    <w:rsid w:val="006F792F"/>
    <w:rsid w:val="006F7DCE"/>
    <w:rsid w:val="00700115"/>
    <w:rsid w:val="007009C7"/>
    <w:rsid w:val="00700AFA"/>
    <w:rsid w:val="00702A98"/>
    <w:rsid w:val="00702B6F"/>
    <w:rsid w:val="00702F5B"/>
    <w:rsid w:val="007044B5"/>
    <w:rsid w:val="00704604"/>
    <w:rsid w:val="00705844"/>
    <w:rsid w:val="00705B45"/>
    <w:rsid w:val="00705C02"/>
    <w:rsid w:val="007065E6"/>
    <w:rsid w:val="0070733B"/>
    <w:rsid w:val="00707ECB"/>
    <w:rsid w:val="007119C1"/>
    <w:rsid w:val="00712C2E"/>
    <w:rsid w:val="00714BAE"/>
    <w:rsid w:val="00715AE7"/>
    <w:rsid w:val="00715E93"/>
    <w:rsid w:val="007211AE"/>
    <w:rsid w:val="007212A1"/>
    <w:rsid w:val="007213DF"/>
    <w:rsid w:val="007213FD"/>
    <w:rsid w:val="00721D28"/>
    <w:rsid w:val="00721DBE"/>
    <w:rsid w:val="00725B13"/>
    <w:rsid w:val="007274E9"/>
    <w:rsid w:val="007279A1"/>
    <w:rsid w:val="00730F4C"/>
    <w:rsid w:val="00730FBA"/>
    <w:rsid w:val="00731A25"/>
    <w:rsid w:val="00732B3D"/>
    <w:rsid w:val="007342AE"/>
    <w:rsid w:val="007345AB"/>
    <w:rsid w:val="00735049"/>
    <w:rsid w:val="00735460"/>
    <w:rsid w:val="007354B5"/>
    <w:rsid w:val="00735A35"/>
    <w:rsid w:val="00736A6D"/>
    <w:rsid w:val="00737026"/>
    <w:rsid w:val="00737790"/>
    <w:rsid w:val="00737A32"/>
    <w:rsid w:val="00741BC0"/>
    <w:rsid w:val="0074247D"/>
    <w:rsid w:val="00742725"/>
    <w:rsid w:val="00743499"/>
    <w:rsid w:val="00743E2E"/>
    <w:rsid w:val="00744148"/>
    <w:rsid w:val="00744D24"/>
    <w:rsid w:val="007450F4"/>
    <w:rsid w:val="007451D1"/>
    <w:rsid w:val="0074532E"/>
    <w:rsid w:val="00745A12"/>
    <w:rsid w:val="007502D7"/>
    <w:rsid w:val="00750673"/>
    <w:rsid w:val="00750800"/>
    <w:rsid w:val="0075097F"/>
    <w:rsid w:val="007528BF"/>
    <w:rsid w:val="00753185"/>
    <w:rsid w:val="00754258"/>
    <w:rsid w:val="00754423"/>
    <w:rsid w:val="00755573"/>
    <w:rsid w:val="00756209"/>
    <w:rsid w:val="0075668B"/>
    <w:rsid w:val="00756E9D"/>
    <w:rsid w:val="00757E37"/>
    <w:rsid w:val="007601C2"/>
    <w:rsid w:val="007608B1"/>
    <w:rsid w:val="0076116B"/>
    <w:rsid w:val="00762C96"/>
    <w:rsid w:val="00763E4B"/>
    <w:rsid w:val="0076487A"/>
    <w:rsid w:val="007649B0"/>
    <w:rsid w:val="00765738"/>
    <w:rsid w:val="00767436"/>
    <w:rsid w:val="00767D2F"/>
    <w:rsid w:val="00767DBF"/>
    <w:rsid w:val="00770DF7"/>
    <w:rsid w:val="007723AE"/>
    <w:rsid w:val="00772E1C"/>
    <w:rsid w:val="00772E5C"/>
    <w:rsid w:val="00772FBC"/>
    <w:rsid w:val="00773DE9"/>
    <w:rsid w:val="00774DFF"/>
    <w:rsid w:val="00776008"/>
    <w:rsid w:val="00776E04"/>
    <w:rsid w:val="00776EE9"/>
    <w:rsid w:val="00776FCA"/>
    <w:rsid w:val="0078066B"/>
    <w:rsid w:val="007808FE"/>
    <w:rsid w:val="00782FCA"/>
    <w:rsid w:val="00782FF7"/>
    <w:rsid w:val="007837E9"/>
    <w:rsid w:val="00783E51"/>
    <w:rsid w:val="00784DF9"/>
    <w:rsid w:val="0078511A"/>
    <w:rsid w:val="007853F6"/>
    <w:rsid w:val="007856FF"/>
    <w:rsid w:val="00785E15"/>
    <w:rsid w:val="007861E4"/>
    <w:rsid w:val="00787084"/>
    <w:rsid w:val="0078791E"/>
    <w:rsid w:val="00787D48"/>
    <w:rsid w:val="0079092B"/>
    <w:rsid w:val="00791A8B"/>
    <w:rsid w:val="00791C6E"/>
    <w:rsid w:val="00792155"/>
    <w:rsid w:val="00794846"/>
    <w:rsid w:val="0079562A"/>
    <w:rsid w:val="00795DB5"/>
    <w:rsid w:val="007969DC"/>
    <w:rsid w:val="007971B1"/>
    <w:rsid w:val="00797356"/>
    <w:rsid w:val="00797DB8"/>
    <w:rsid w:val="007A067E"/>
    <w:rsid w:val="007A07B2"/>
    <w:rsid w:val="007A153A"/>
    <w:rsid w:val="007A3294"/>
    <w:rsid w:val="007A384A"/>
    <w:rsid w:val="007A3C87"/>
    <w:rsid w:val="007A404C"/>
    <w:rsid w:val="007A5554"/>
    <w:rsid w:val="007A6685"/>
    <w:rsid w:val="007A66E5"/>
    <w:rsid w:val="007A7942"/>
    <w:rsid w:val="007B229C"/>
    <w:rsid w:val="007B2646"/>
    <w:rsid w:val="007B329C"/>
    <w:rsid w:val="007B388D"/>
    <w:rsid w:val="007B3F06"/>
    <w:rsid w:val="007B4FBD"/>
    <w:rsid w:val="007B5023"/>
    <w:rsid w:val="007B5291"/>
    <w:rsid w:val="007B623A"/>
    <w:rsid w:val="007B7203"/>
    <w:rsid w:val="007C0D98"/>
    <w:rsid w:val="007C12C6"/>
    <w:rsid w:val="007C2B9B"/>
    <w:rsid w:val="007C2F01"/>
    <w:rsid w:val="007C3645"/>
    <w:rsid w:val="007C3EDD"/>
    <w:rsid w:val="007C4268"/>
    <w:rsid w:val="007C476D"/>
    <w:rsid w:val="007C50F7"/>
    <w:rsid w:val="007C5D25"/>
    <w:rsid w:val="007C6FD9"/>
    <w:rsid w:val="007C74B7"/>
    <w:rsid w:val="007C7F35"/>
    <w:rsid w:val="007D0780"/>
    <w:rsid w:val="007D19D7"/>
    <w:rsid w:val="007D21D0"/>
    <w:rsid w:val="007D28CC"/>
    <w:rsid w:val="007D2A0B"/>
    <w:rsid w:val="007D2D08"/>
    <w:rsid w:val="007D4335"/>
    <w:rsid w:val="007D47B6"/>
    <w:rsid w:val="007D5A97"/>
    <w:rsid w:val="007D5D9E"/>
    <w:rsid w:val="007D6755"/>
    <w:rsid w:val="007D6A17"/>
    <w:rsid w:val="007D6EAF"/>
    <w:rsid w:val="007D77D5"/>
    <w:rsid w:val="007E02F7"/>
    <w:rsid w:val="007E1003"/>
    <w:rsid w:val="007E11C3"/>
    <w:rsid w:val="007E133F"/>
    <w:rsid w:val="007E20ED"/>
    <w:rsid w:val="007E2282"/>
    <w:rsid w:val="007E262C"/>
    <w:rsid w:val="007E2BC0"/>
    <w:rsid w:val="007E3815"/>
    <w:rsid w:val="007E3C8C"/>
    <w:rsid w:val="007E4099"/>
    <w:rsid w:val="007E4227"/>
    <w:rsid w:val="007E47ED"/>
    <w:rsid w:val="007E5483"/>
    <w:rsid w:val="007E55D7"/>
    <w:rsid w:val="007E5A41"/>
    <w:rsid w:val="007E6210"/>
    <w:rsid w:val="007E6375"/>
    <w:rsid w:val="007E67D0"/>
    <w:rsid w:val="007E7516"/>
    <w:rsid w:val="007E7B3F"/>
    <w:rsid w:val="007F0537"/>
    <w:rsid w:val="007F0EC3"/>
    <w:rsid w:val="007F1245"/>
    <w:rsid w:val="007F154B"/>
    <w:rsid w:val="007F256A"/>
    <w:rsid w:val="007F2E17"/>
    <w:rsid w:val="007F3D55"/>
    <w:rsid w:val="007F488C"/>
    <w:rsid w:val="007F5267"/>
    <w:rsid w:val="007F56E0"/>
    <w:rsid w:val="007F59C1"/>
    <w:rsid w:val="007F6DBA"/>
    <w:rsid w:val="00800FFC"/>
    <w:rsid w:val="00802C64"/>
    <w:rsid w:val="00802DB1"/>
    <w:rsid w:val="00803067"/>
    <w:rsid w:val="00803641"/>
    <w:rsid w:val="00804686"/>
    <w:rsid w:val="00804EA3"/>
    <w:rsid w:val="008052C5"/>
    <w:rsid w:val="008056CD"/>
    <w:rsid w:val="00806751"/>
    <w:rsid w:val="00806765"/>
    <w:rsid w:val="00807223"/>
    <w:rsid w:val="0081009B"/>
    <w:rsid w:val="008109D5"/>
    <w:rsid w:val="00810F8F"/>
    <w:rsid w:val="0081121E"/>
    <w:rsid w:val="00811A4B"/>
    <w:rsid w:val="008125A5"/>
    <w:rsid w:val="00812632"/>
    <w:rsid w:val="00812817"/>
    <w:rsid w:val="008128E6"/>
    <w:rsid w:val="00812FE7"/>
    <w:rsid w:val="00813A44"/>
    <w:rsid w:val="00814CD8"/>
    <w:rsid w:val="008166B4"/>
    <w:rsid w:val="00816702"/>
    <w:rsid w:val="0081697D"/>
    <w:rsid w:val="00817B10"/>
    <w:rsid w:val="00817E0B"/>
    <w:rsid w:val="00820276"/>
    <w:rsid w:val="0082134C"/>
    <w:rsid w:val="0082302E"/>
    <w:rsid w:val="008234DB"/>
    <w:rsid w:val="008235CD"/>
    <w:rsid w:val="00823955"/>
    <w:rsid w:val="00824101"/>
    <w:rsid w:val="008244B1"/>
    <w:rsid w:val="008247A1"/>
    <w:rsid w:val="00825BA7"/>
    <w:rsid w:val="00825DAF"/>
    <w:rsid w:val="00826316"/>
    <w:rsid w:val="00826CB4"/>
    <w:rsid w:val="00827CAD"/>
    <w:rsid w:val="008300FE"/>
    <w:rsid w:val="00830743"/>
    <w:rsid w:val="00830E69"/>
    <w:rsid w:val="00831802"/>
    <w:rsid w:val="008338AD"/>
    <w:rsid w:val="00833B8C"/>
    <w:rsid w:val="00833C21"/>
    <w:rsid w:val="00834A66"/>
    <w:rsid w:val="00834BC8"/>
    <w:rsid w:val="00834DC3"/>
    <w:rsid w:val="00835A9C"/>
    <w:rsid w:val="00835F03"/>
    <w:rsid w:val="00836551"/>
    <w:rsid w:val="00837026"/>
    <w:rsid w:val="00837997"/>
    <w:rsid w:val="00837F7D"/>
    <w:rsid w:val="00840027"/>
    <w:rsid w:val="0084066E"/>
    <w:rsid w:val="00841403"/>
    <w:rsid w:val="00841B46"/>
    <w:rsid w:val="0084292C"/>
    <w:rsid w:val="00842F03"/>
    <w:rsid w:val="0084306B"/>
    <w:rsid w:val="00843893"/>
    <w:rsid w:val="00844A50"/>
    <w:rsid w:val="00844C46"/>
    <w:rsid w:val="008477FF"/>
    <w:rsid w:val="00850A82"/>
    <w:rsid w:val="008517CC"/>
    <w:rsid w:val="008527FC"/>
    <w:rsid w:val="00854C1A"/>
    <w:rsid w:val="008553D6"/>
    <w:rsid w:val="008568C6"/>
    <w:rsid w:val="00856A90"/>
    <w:rsid w:val="008572B4"/>
    <w:rsid w:val="00857935"/>
    <w:rsid w:val="00857D18"/>
    <w:rsid w:val="00857DA1"/>
    <w:rsid w:val="00863CE7"/>
    <w:rsid w:val="008666C2"/>
    <w:rsid w:val="00866851"/>
    <w:rsid w:val="0086690E"/>
    <w:rsid w:val="00866EBC"/>
    <w:rsid w:val="00867A89"/>
    <w:rsid w:val="008704C4"/>
    <w:rsid w:val="00873031"/>
    <w:rsid w:val="00873DF4"/>
    <w:rsid w:val="00874626"/>
    <w:rsid w:val="00875A2B"/>
    <w:rsid w:val="00875F27"/>
    <w:rsid w:val="008762AF"/>
    <w:rsid w:val="008765D4"/>
    <w:rsid w:val="00876B76"/>
    <w:rsid w:val="00876FD1"/>
    <w:rsid w:val="008771FC"/>
    <w:rsid w:val="0087737E"/>
    <w:rsid w:val="008777DC"/>
    <w:rsid w:val="008801B3"/>
    <w:rsid w:val="008808F6"/>
    <w:rsid w:val="00880B00"/>
    <w:rsid w:val="008817B0"/>
    <w:rsid w:val="00883B97"/>
    <w:rsid w:val="008844E8"/>
    <w:rsid w:val="008846A5"/>
    <w:rsid w:val="008849A9"/>
    <w:rsid w:val="00885201"/>
    <w:rsid w:val="00885483"/>
    <w:rsid w:val="00885A48"/>
    <w:rsid w:val="00885C06"/>
    <w:rsid w:val="0088639A"/>
    <w:rsid w:val="00886F85"/>
    <w:rsid w:val="008878AE"/>
    <w:rsid w:val="00887CBF"/>
    <w:rsid w:val="008911C6"/>
    <w:rsid w:val="00892F5A"/>
    <w:rsid w:val="0089366C"/>
    <w:rsid w:val="008937E9"/>
    <w:rsid w:val="00893869"/>
    <w:rsid w:val="00893EE3"/>
    <w:rsid w:val="0089595C"/>
    <w:rsid w:val="00896FB2"/>
    <w:rsid w:val="008A0DBE"/>
    <w:rsid w:val="008A13BC"/>
    <w:rsid w:val="008A2AC9"/>
    <w:rsid w:val="008A32E5"/>
    <w:rsid w:val="008A357B"/>
    <w:rsid w:val="008A4478"/>
    <w:rsid w:val="008A4D3D"/>
    <w:rsid w:val="008A731B"/>
    <w:rsid w:val="008A78D2"/>
    <w:rsid w:val="008B0E53"/>
    <w:rsid w:val="008B0E75"/>
    <w:rsid w:val="008B1598"/>
    <w:rsid w:val="008B1DC9"/>
    <w:rsid w:val="008B2CB4"/>
    <w:rsid w:val="008B3740"/>
    <w:rsid w:val="008B48C0"/>
    <w:rsid w:val="008B52FD"/>
    <w:rsid w:val="008B5661"/>
    <w:rsid w:val="008B589F"/>
    <w:rsid w:val="008B5BDD"/>
    <w:rsid w:val="008B6544"/>
    <w:rsid w:val="008B6773"/>
    <w:rsid w:val="008B69D3"/>
    <w:rsid w:val="008B6B66"/>
    <w:rsid w:val="008B6F87"/>
    <w:rsid w:val="008B7A14"/>
    <w:rsid w:val="008B7BF7"/>
    <w:rsid w:val="008B7EB7"/>
    <w:rsid w:val="008C0251"/>
    <w:rsid w:val="008C134D"/>
    <w:rsid w:val="008C1997"/>
    <w:rsid w:val="008C1BA2"/>
    <w:rsid w:val="008C24A1"/>
    <w:rsid w:val="008C254A"/>
    <w:rsid w:val="008C344E"/>
    <w:rsid w:val="008C42F8"/>
    <w:rsid w:val="008C4CBD"/>
    <w:rsid w:val="008C4D6A"/>
    <w:rsid w:val="008C701F"/>
    <w:rsid w:val="008C767F"/>
    <w:rsid w:val="008C7E91"/>
    <w:rsid w:val="008C7FD9"/>
    <w:rsid w:val="008D078C"/>
    <w:rsid w:val="008D0E43"/>
    <w:rsid w:val="008D12F2"/>
    <w:rsid w:val="008D1675"/>
    <w:rsid w:val="008D182A"/>
    <w:rsid w:val="008D19E3"/>
    <w:rsid w:val="008D2C18"/>
    <w:rsid w:val="008D2DB5"/>
    <w:rsid w:val="008D3175"/>
    <w:rsid w:val="008D4C2E"/>
    <w:rsid w:val="008D4F91"/>
    <w:rsid w:val="008D58FF"/>
    <w:rsid w:val="008D66A2"/>
    <w:rsid w:val="008D6781"/>
    <w:rsid w:val="008D6FA7"/>
    <w:rsid w:val="008D7061"/>
    <w:rsid w:val="008E05C7"/>
    <w:rsid w:val="008E2D1B"/>
    <w:rsid w:val="008E307A"/>
    <w:rsid w:val="008E4880"/>
    <w:rsid w:val="008E51F9"/>
    <w:rsid w:val="008E5206"/>
    <w:rsid w:val="008E5993"/>
    <w:rsid w:val="008E6539"/>
    <w:rsid w:val="008E6612"/>
    <w:rsid w:val="008E6A81"/>
    <w:rsid w:val="008E6EF8"/>
    <w:rsid w:val="008E757A"/>
    <w:rsid w:val="008F01AE"/>
    <w:rsid w:val="008F1627"/>
    <w:rsid w:val="008F1700"/>
    <w:rsid w:val="008F22F4"/>
    <w:rsid w:val="008F2800"/>
    <w:rsid w:val="008F2BD7"/>
    <w:rsid w:val="008F3EE0"/>
    <w:rsid w:val="008F502C"/>
    <w:rsid w:val="008F521F"/>
    <w:rsid w:val="008F6607"/>
    <w:rsid w:val="008F696A"/>
    <w:rsid w:val="008F6E88"/>
    <w:rsid w:val="008F7FA2"/>
    <w:rsid w:val="00900D3D"/>
    <w:rsid w:val="00903021"/>
    <w:rsid w:val="00903FE3"/>
    <w:rsid w:val="009041EF"/>
    <w:rsid w:val="00904755"/>
    <w:rsid w:val="009047BC"/>
    <w:rsid w:val="0090697E"/>
    <w:rsid w:val="009069A7"/>
    <w:rsid w:val="00906B64"/>
    <w:rsid w:val="00907444"/>
    <w:rsid w:val="00910408"/>
    <w:rsid w:val="00910998"/>
    <w:rsid w:val="009112E4"/>
    <w:rsid w:val="00911C97"/>
    <w:rsid w:val="009120A0"/>
    <w:rsid w:val="009120A1"/>
    <w:rsid w:val="009125FF"/>
    <w:rsid w:val="00912CF9"/>
    <w:rsid w:val="009146E9"/>
    <w:rsid w:val="00914C2A"/>
    <w:rsid w:val="00915272"/>
    <w:rsid w:val="00915A0C"/>
    <w:rsid w:val="00916CE6"/>
    <w:rsid w:val="0091796C"/>
    <w:rsid w:val="00921829"/>
    <w:rsid w:val="00922F18"/>
    <w:rsid w:val="0092360D"/>
    <w:rsid w:val="0092367B"/>
    <w:rsid w:val="0092423B"/>
    <w:rsid w:val="009250DC"/>
    <w:rsid w:val="0092562A"/>
    <w:rsid w:val="00925E24"/>
    <w:rsid w:val="00926C78"/>
    <w:rsid w:val="00927AB5"/>
    <w:rsid w:val="00927ADD"/>
    <w:rsid w:val="00930476"/>
    <w:rsid w:val="00930913"/>
    <w:rsid w:val="0093208E"/>
    <w:rsid w:val="009326A8"/>
    <w:rsid w:val="00932DBE"/>
    <w:rsid w:val="00933536"/>
    <w:rsid w:val="0093376D"/>
    <w:rsid w:val="009339DD"/>
    <w:rsid w:val="00933AD2"/>
    <w:rsid w:val="00933D86"/>
    <w:rsid w:val="00934C35"/>
    <w:rsid w:val="00935112"/>
    <w:rsid w:val="009352D4"/>
    <w:rsid w:val="0093700B"/>
    <w:rsid w:val="00937152"/>
    <w:rsid w:val="0094196E"/>
    <w:rsid w:val="009420AB"/>
    <w:rsid w:val="009425D2"/>
    <w:rsid w:val="00942D40"/>
    <w:rsid w:val="0094589C"/>
    <w:rsid w:val="009463E0"/>
    <w:rsid w:val="00946480"/>
    <w:rsid w:val="0094746A"/>
    <w:rsid w:val="00947627"/>
    <w:rsid w:val="00950B9F"/>
    <w:rsid w:val="00951284"/>
    <w:rsid w:val="00951A9B"/>
    <w:rsid w:val="00952793"/>
    <w:rsid w:val="00952E1D"/>
    <w:rsid w:val="00953962"/>
    <w:rsid w:val="00953BE1"/>
    <w:rsid w:val="00954CEA"/>
    <w:rsid w:val="00954F6B"/>
    <w:rsid w:val="00955B4D"/>
    <w:rsid w:val="009563D3"/>
    <w:rsid w:val="0095646F"/>
    <w:rsid w:val="00957629"/>
    <w:rsid w:val="00957835"/>
    <w:rsid w:val="00957AFF"/>
    <w:rsid w:val="00957D1F"/>
    <w:rsid w:val="00960D8F"/>
    <w:rsid w:val="00961C51"/>
    <w:rsid w:val="00961F95"/>
    <w:rsid w:val="009625F1"/>
    <w:rsid w:val="00962CEB"/>
    <w:rsid w:val="00962D4D"/>
    <w:rsid w:val="00964040"/>
    <w:rsid w:val="009641C2"/>
    <w:rsid w:val="00964676"/>
    <w:rsid w:val="00965C15"/>
    <w:rsid w:val="009667FE"/>
    <w:rsid w:val="00967007"/>
    <w:rsid w:val="009670CA"/>
    <w:rsid w:val="009677B6"/>
    <w:rsid w:val="00967DFE"/>
    <w:rsid w:val="00970DEF"/>
    <w:rsid w:val="0097140D"/>
    <w:rsid w:val="00971A8F"/>
    <w:rsid w:val="00971E8F"/>
    <w:rsid w:val="00973171"/>
    <w:rsid w:val="0097384E"/>
    <w:rsid w:val="00973F01"/>
    <w:rsid w:val="00974542"/>
    <w:rsid w:val="009750B6"/>
    <w:rsid w:val="00976541"/>
    <w:rsid w:val="009772B5"/>
    <w:rsid w:val="00977CB5"/>
    <w:rsid w:val="00977EA4"/>
    <w:rsid w:val="00980F59"/>
    <w:rsid w:val="009830B8"/>
    <w:rsid w:val="00983892"/>
    <w:rsid w:val="00986780"/>
    <w:rsid w:val="00986850"/>
    <w:rsid w:val="00986895"/>
    <w:rsid w:val="00986C19"/>
    <w:rsid w:val="0098715C"/>
    <w:rsid w:val="00990514"/>
    <w:rsid w:val="00990A4D"/>
    <w:rsid w:val="00990FCA"/>
    <w:rsid w:val="009916F5"/>
    <w:rsid w:val="00991FF2"/>
    <w:rsid w:val="009928CA"/>
    <w:rsid w:val="009933B8"/>
    <w:rsid w:val="009938F4"/>
    <w:rsid w:val="00993DE8"/>
    <w:rsid w:val="0099542C"/>
    <w:rsid w:val="009959D0"/>
    <w:rsid w:val="00995E91"/>
    <w:rsid w:val="009961A2"/>
    <w:rsid w:val="00997257"/>
    <w:rsid w:val="009A1384"/>
    <w:rsid w:val="009A1E73"/>
    <w:rsid w:val="009A3057"/>
    <w:rsid w:val="009A3862"/>
    <w:rsid w:val="009A38DD"/>
    <w:rsid w:val="009A3BE4"/>
    <w:rsid w:val="009A425B"/>
    <w:rsid w:val="009A5387"/>
    <w:rsid w:val="009A6AD4"/>
    <w:rsid w:val="009A6E39"/>
    <w:rsid w:val="009A71F4"/>
    <w:rsid w:val="009A7773"/>
    <w:rsid w:val="009A79D1"/>
    <w:rsid w:val="009B2669"/>
    <w:rsid w:val="009B2A4C"/>
    <w:rsid w:val="009B30EF"/>
    <w:rsid w:val="009B3267"/>
    <w:rsid w:val="009B3F01"/>
    <w:rsid w:val="009B4288"/>
    <w:rsid w:val="009B5DD5"/>
    <w:rsid w:val="009B5EF5"/>
    <w:rsid w:val="009B6628"/>
    <w:rsid w:val="009B6F27"/>
    <w:rsid w:val="009B7612"/>
    <w:rsid w:val="009C0263"/>
    <w:rsid w:val="009C06E7"/>
    <w:rsid w:val="009C09BB"/>
    <w:rsid w:val="009C0DAE"/>
    <w:rsid w:val="009C0DE8"/>
    <w:rsid w:val="009C1E12"/>
    <w:rsid w:val="009C1F8B"/>
    <w:rsid w:val="009C1FE7"/>
    <w:rsid w:val="009C3049"/>
    <w:rsid w:val="009C3090"/>
    <w:rsid w:val="009C3786"/>
    <w:rsid w:val="009C3D7E"/>
    <w:rsid w:val="009C4500"/>
    <w:rsid w:val="009C474C"/>
    <w:rsid w:val="009C5673"/>
    <w:rsid w:val="009C69C9"/>
    <w:rsid w:val="009C7592"/>
    <w:rsid w:val="009C7C73"/>
    <w:rsid w:val="009D1D49"/>
    <w:rsid w:val="009D1E63"/>
    <w:rsid w:val="009D28DA"/>
    <w:rsid w:val="009D2C74"/>
    <w:rsid w:val="009D36CE"/>
    <w:rsid w:val="009D3978"/>
    <w:rsid w:val="009D5312"/>
    <w:rsid w:val="009D6752"/>
    <w:rsid w:val="009D6933"/>
    <w:rsid w:val="009E08F7"/>
    <w:rsid w:val="009E1310"/>
    <w:rsid w:val="009E2AC8"/>
    <w:rsid w:val="009E3EF9"/>
    <w:rsid w:val="009E409D"/>
    <w:rsid w:val="009E414D"/>
    <w:rsid w:val="009E458A"/>
    <w:rsid w:val="009E4A60"/>
    <w:rsid w:val="009E4B37"/>
    <w:rsid w:val="009E4C82"/>
    <w:rsid w:val="009E54A2"/>
    <w:rsid w:val="009E56ED"/>
    <w:rsid w:val="009E5F3D"/>
    <w:rsid w:val="009E6E9B"/>
    <w:rsid w:val="009E7E7C"/>
    <w:rsid w:val="009F0E79"/>
    <w:rsid w:val="009F1624"/>
    <w:rsid w:val="009F1DEB"/>
    <w:rsid w:val="009F260E"/>
    <w:rsid w:val="009F312B"/>
    <w:rsid w:val="009F541C"/>
    <w:rsid w:val="009F5EE8"/>
    <w:rsid w:val="009F5FBB"/>
    <w:rsid w:val="009F611C"/>
    <w:rsid w:val="009F6482"/>
    <w:rsid w:val="009F7287"/>
    <w:rsid w:val="00A00B7C"/>
    <w:rsid w:val="00A010B4"/>
    <w:rsid w:val="00A01D24"/>
    <w:rsid w:val="00A02B5B"/>
    <w:rsid w:val="00A03FAD"/>
    <w:rsid w:val="00A04472"/>
    <w:rsid w:val="00A0482C"/>
    <w:rsid w:val="00A04CA5"/>
    <w:rsid w:val="00A05074"/>
    <w:rsid w:val="00A05106"/>
    <w:rsid w:val="00A057C5"/>
    <w:rsid w:val="00A069A8"/>
    <w:rsid w:val="00A06A38"/>
    <w:rsid w:val="00A07720"/>
    <w:rsid w:val="00A07924"/>
    <w:rsid w:val="00A07D65"/>
    <w:rsid w:val="00A10263"/>
    <w:rsid w:val="00A10560"/>
    <w:rsid w:val="00A10601"/>
    <w:rsid w:val="00A10E51"/>
    <w:rsid w:val="00A10F38"/>
    <w:rsid w:val="00A114A3"/>
    <w:rsid w:val="00A12EC3"/>
    <w:rsid w:val="00A13AF6"/>
    <w:rsid w:val="00A1476F"/>
    <w:rsid w:val="00A1525F"/>
    <w:rsid w:val="00A15D78"/>
    <w:rsid w:val="00A15DD2"/>
    <w:rsid w:val="00A16C18"/>
    <w:rsid w:val="00A17116"/>
    <w:rsid w:val="00A202E2"/>
    <w:rsid w:val="00A22141"/>
    <w:rsid w:val="00A2254B"/>
    <w:rsid w:val="00A22ED9"/>
    <w:rsid w:val="00A23B16"/>
    <w:rsid w:val="00A23D8A"/>
    <w:rsid w:val="00A24481"/>
    <w:rsid w:val="00A24819"/>
    <w:rsid w:val="00A24C50"/>
    <w:rsid w:val="00A304A3"/>
    <w:rsid w:val="00A3196A"/>
    <w:rsid w:val="00A32A8B"/>
    <w:rsid w:val="00A3319A"/>
    <w:rsid w:val="00A334E2"/>
    <w:rsid w:val="00A34259"/>
    <w:rsid w:val="00A34739"/>
    <w:rsid w:val="00A34841"/>
    <w:rsid w:val="00A35245"/>
    <w:rsid w:val="00A3527C"/>
    <w:rsid w:val="00A359A2"/>
    <w:rsid w:val="00A35C00"/>
    <w:rsid w:val="00A35F17"/>
    <w:rsid w:val="00A35FDE"/>
    <w:rsid w:val="00A37034"/>
    <w:rsid w:val="00A374DF"/>
    <w:rsid w:val="00A3783C"/>
    <w:rsid w:val="00A40582"/>
    <w:rsid w:val="00A40B1B"/>
    <w:rsid w:val="00A40C80"/>
    <w:rsid w:val="00A419EE"/>
    <w:rsid w:val="00A422A7"/>
    <w:rsid w:val="00A43C10"/>
    <w:rsid w:val="00A4445D"/>
    <w:rsid w:val="00A4477B"/>
    <w:rsid w:val="00A46C27"/>
    <w:rsid w:val="00A50A35"/>
    <w:rsid w:val="00A52224"/>
    <w:rsid w:val="00A5308E"/>
    <w:rsid w:val="00A5340C"/>
    <w:rsid w:val="00A53D6D"/>
    <w:rsid w:val="00A546FE"/>
    <w:rsid w:val="00A54771"/>
    <w:rsid w:val="00A54D70"/>
    <w:rsid w:val="00A5584C"/>
    <w:rsid w:val="00A55ADD"/>
    <w:rsid w:val="00A564CC"/>
    <w:rsid w:val="00A56CFD"/>
    <w:rsid w:val="00A56F83"/>
    <w:rsid w:val="00A60434"/>
    <w:rsid w:val="00A60A93"/>
    <w:rsid w:val="00A61231"/>
    <w:rsid w:val="00A62722"/>
    <w:rsid w:val="00A63173"/>
    <w:rsid w:val="00A632E6"/>
    <w:rsid w:val="00A63414"/>
    <w:rsid w:val="00A635CD"/>
    <w:rsid w:val="00A637DC"/>
    <w:rsid w:val="00A63B62"/>
    <w:rsid w:val="00A63B7A"/>
    <w:rsid w:val="00A648C5"/>
    <w:rsid w:val="00A64E5C"/>
    <w:rsid w:val="00A666C3"/>
    <w:rsid w:val="00A673D9"/>
    <w:rsid w:val="00A7025C"/>
    <w:rsid w:val="00A7040C"/>
    <w:rsid w:val="00A70674"/>
    <w:rsid w:val="00A70716"/>
    <w:rsid w:val="00A70AD3"/>
    <w:rsid w:val="00A70D95"/>
    <w:rsid w:val="00A70E7A"/>
    <w:rsid w:val="00A71339"/>
    <w:rsid w:val="00A71CFE"/>
    <w:rsid w:val="00A71DB3"/>
    <w:rsid w:val="00A7227D"/>
    <w:rsid w:val="00A72382"/>
    <w:rsid w:val="00A72D28"/>
    <w:rsid w:val="00A73014"/>
    <w:rsid w:val="00A73597"/>
    <w:rsid w:val="00A75558"/>
    <w:rsid w:val="00A7560A"/>
    <w:rsid w:val="00A75A0D"/>
    <w:rsid w:val="00A75ADD"/>
    <w:rsid w:val="00A75CDF"/>
    <w:rsid w:val="00A76B63"/>
    <w:rsid w:val="00A77DF1"/>
    <w:rsid w:val="00A77FC8"/>
    <w:rsid w:val="00A80680"/>
    <w:rsid w:val="00A80993"/>
    <w:rsid w:val="00A81989"/>
    <w:rsid w:val="00A81C39"/>
    <w:rsid w:val="00A823FF"/>
    <w:rsid w:val="00A83CDB"/>
    <w:rsid w:val="00A84BED"/>
    <w:rsid w:val="00A851FD"/>
    <w:rsid w:val="00A86241"/>
    <w:rsid w:val="00A862A6"/>
    <w:rsid w:val="00A86EC9"/>
    <w:rsid w:val="00A87B5F"/>
    <w:rsid w:val="00A903FD"/>
    <w:rsid w:val="00A911EB"/>
    <w:rsid w:val="00A916DF"/>
    <w:rsid w:val="00A918E0"/>
    <w:rsid w:val="00A91B2E"/>
    <w:rsid w:val="00A91D2B"/>
    <w:rsid w:val="00A92394"/>
    <w:rsid w:val="00A93A59"/>
    <w:rsid w:val="00A93CAB"/>
    <w:rsid w:val="00A94052"/>
    <w:rsid w:val="00A95196"/>
    <w:rsid w:val="00A9618D"/>
    <w:rsid w:val="00A97043"/>
    <w:rsid w:val="00AA0C17"/>
    <w:rsid w:val="00AA1A97"/>
    <w:rsid w:val="00AA2CE5"/>
    <w:rsid w:val="00AA3134"/>
    <w:rsid w:val="00AA3C2E"/>
    <w:rsid w:val="00AA4D85"/>
    <w:rsid w:val="00AB04ED"/>
    <w:rsid w:val="00AB2639"/>
    <w:rsid w:val="00AB2AFC"/>
    <w:rsid w:val="00AB2DF6"/>
    <w:rsid w:val="00AB2E51"/>
    <w:rsid w:val="00AB41BF"/>
    <w:rsid w:val="00AB43A8"/>
    <w:rsid w:val="00AB596B"/>
    <w:rsid w:val="00AB6990"/>
    <w:rsid w:val="00AB70CF"/>
    <w:rsid w:val="00AC0D9A"/>
    <w:rsid w:val="00AC177B"/>
    <w:rsid w:val="00AC4816"/>
    <w:rsid w:val="00AC48C5"/>
    <w:rsid w:val="00AC4B7A"/>
    <w:rsid w:val="00AC5E7D"/>
    <w:rsid w:val="00AC6B60"/>
    <w:rsid w:val="00AC7338"/>
    <w:rsid w:val="00AC7940"/>
    <w:rsid w:val="00AD07F1"/>
    <w:rsid w:val="00AD1F73"/>
    <w:rsid w:val="00AD23C8"/>
    <w:rsid w:val="00AD3EB1"/>
    <w:rsid w:val="00AD5626"/>
    <w:rsid w:val="00AD5A4C"/>
    <w:rsid w:val="00AD5CA3"/>
    <w:rsid w:val="00AD60F0"/>
    <w:rsid w:val="00AD7590"/>
    <w:rsid w:val="00AE1304"/>
    <w:rsid w:val="00AE24C5"/>
    <w:rsid w:val="00AE279C"/>
    <w:rsid w:val="00AE44D7"/>
    <w:rsid w:val="00AE602D"/>
    <w:rsid w:val="00AF036B"/>
    <w:rsid w:val="00AF0E82"/>
    <w:rsid w:val="00AF13AA"/>
    <w:rsid w:val="00AF158D"/>
    <w:rsid w:val="00AF17E0"/>
    <w:rsid w:val="00AF2256"/>
    <w:rsid w:val="00AF2386"/>
    <w:rsid w:val="00AF2638"/>
    <w:rsid w:val="00AF2D35"/>
    <w:rsid w:val="00AF3478"/>
    <w:rsid w:val="00AF4644"/>
    <w:rsid w:val="00AF4B88"/>
    <w:rsid w:val="00AF6F40"/>
    <w:rsid w:val="00AF7686"/>
    <w:rsid w:val="00AF7B00"/>
    <w:rsid w:val="00B0095B"/>
    <w:rsid w:val="00B00FE2"/>
    <w:rsid w:val="00B014B6"/>
    <w:rsid w:val="00B016F3"/>
    <w:rsid w:val="00B01CAA"/>
    <w:rsid w:val="00B02FFA"/>
    <w:rsid w:val="00B0365F"/>
    <w:rsid w:val="00B05B84"/>
    <w:rsid w:val="00B060D3"/>
    <w:rsid w:val="00B079FD"/>
    <w:rsid w:val="00B079FF"/>
    <w:rsid w:val="00B07EA4"/>
    <w:rsid w:val="00B109A0"/>
    <w:rsid w:val="00B10BA1"/>
    <w:rsid w:val="00B10F85"/>
    <w:rsid w:val="00B12063"/>
    <w:rsid w:val="00B12A98"/>
    <w:rsid w:val="00B12AC8"/>
    <w:rsid w:val="00B131E5"/>
    <w:rsid w:val="00B13799"/>
    <w:rsid w:val="00B13FCC"/>
    <w:rsid w:val="00B14D90"/>
    <w:rsid w:val="00B17753"/>
    <w:rsid w:val="00B20F28"/>
    <w:rsid w:val="00B21453"/>
    <w:rsid w:val="00B21904"/>
    <w:rsid w:val="00B21D6A"/>
    <w:rsid w:val="00B22084"/>
    <w:rsid w:val="00B22E90"/>
    <w:rsid w:val="00B2395E"/>
    <w:rsid w:val="00B25B09"/>
    <w:rsid w:val="00B25D2D"/>
    <w:rsid w:val="00B25DB5"/>
    <w:rsid w:val="00B26DAF"/>
    <w:rsid w:val="00B30ADF"/>
    <w:rsid w:val="00B312F4"/>
    <w:rsid w:val="00B3155E"/>
    <w:rsid w:val="00B316F5"/>
    <w:rsid w:val="00B34456"/>
    <w:rsid w:val="00B346F2"/>
    <w:rsid w:val="00B34C85"/>
    <w:rsid w:val="00B351AB"/>
    <w:rsid w:val="00B35502"/>
    <w:rsid w:val="00B35FE3"/>
    <w:rsid w:val="00B362C8"/>
    <w:rsid w:val="00B3678E"/>
    <w:rsid w:val="00B36816"/>
    <w:rsid w:val="00B37F9E"/>
    <w:rsid w:val="00B4055D"/>
    <w:rsid w:val="00B40645"/>
    <w:rsid w:val="00B407F8"/>
    <w:rsid w:val="00B42057"/>
    <w:rsid w:val="00B42337"/>
    <w:rsid w:val="00B42E48"/>
    <w:rsid w:val="00B43742"/>
    <w:rsid w:val="00B43ABA"/>
    <w:rsid w:val="00B441F7"/>
    <w:rsid w:val="00B44283"/>
    <w:rsid w:val="00B4442B"/>
    <w:rsid w:val="00B448E4"/>
    <w:rsid w:val="00B47BE3"/>
    <w:rsid w:val="00B500BA"/>
    <w:rsid w:val="00B50BCA"/>
    <w:rsid w:val="00B50D06"/>
    <w:rsid w:val="00B5192B"/>
    <w:rsid w:val="00B51DC8"/>
    <w:rsid w:val="00B521B0"/>
    <w:rsid w:val="00B521D6"/>
    <w:rsid w:val="00B52B74"/>
    <w:rsid w:val="00B52C64"/>
    <w:rsid w:val="00B539D6"/>
    <w:rsid w:val="00B5512B"/>
    <w:rsid w:val="00B55E0B"/>
    <w:rsid w:val="00B561C0"/>
    <w:rsid w:val="00B562B7"/>
    <w:rsid w:val="00B56CFD"/>
    <w:rsid w:val="00B60725"/>
    <w:rsid w:val="00B61508"/>
    <w:rsid w:val="00B61EE8"/>
    <w:rsid w:val="00B621D1"/>
    <w:rsid w:val="00B62547"/>
    <w:rsid w:val="00B626EC"/>
    <w:rsid w:val="00B62CF5"/>
    <w:rsid w:val="00B62DA5"/>
    <w:rsid w:val="00B63F61"/>
    <w:rsid w:val="00B645C6"/>
    <w:rsid w:val="00B660C7"/>
    <w:rsid w:val="00B6634D"/>
    <w:rsid w:val="00B66713"/>
    <w:rsid w:val="00B66A4C"/>
    <w:rsid w:val="00B66AFB"/>
    <w:rsid w:val="00B66B72"/>
    <w:rsid w:val="00B66F13"/>
    <w:rsid w:val="00B673EA"/>
    <w:rsid w:val="00B67648"/>
    <w:rsid w:val="00B679E8"/>
    <w:rsid w:val="00B70C51"/>
    <w:rsid w:val="00B7107D"/>
    <w:rsid w:val="00B711BB"/>
    <w:rsid w:val="00B71203"/>
    <w:rsid w:val="00B7159B"/>
    <w:rsid w:val="00B716D2"/>
    <w:rsid w:val="00B722DD"/>
    <w:rsid w:val="00B726C8"/>
    <w:rsid w:val="00B72EBD"/>
    <w:rsid w:val="00B7327A"/>
    <w:rsid w:val="00B73F6C"/>
    <w:rsid w:val="00B748B3"/>
    <w:rsid w:val="00B759F5"/>
    <w:rsid w:val="00B769B5"/>
    <w:rsid w:val="00B76A4D"/>
    <w:rsid w:val="00B76C1B"/>
    <w:rsid w:val="00B76D02"/>
    <w:rsid w:val="00B775F6"/>
    <w:rsid w:val="00B7774B"/>
    <w:rsid w:val="00B77C8E"/>
    <w:rsid w:val="00B839A9"/>
    <w:rsid w:val="00B83EEE"/>
    <w:rsid w:val="00B843AC"/>
    <w:rsid w:val="00B84C61"/>
    <w:rsid w:val="00B85142"/>
    <w:rsid w:val="00B855C4"/>
    <w:rsid w:val="00B85BEA"/>
    <w:rsid w:val="00B8612C"/>
    <w:rsid w:val="00B8697A"/>
    <w:rsid w:val="00B8777A"/>
    <w:rsid w:val="00B877F6"/>
    <w:rsid w:val="00B917C9"/>
    <w:rsid w:val="00B9185C"/>
    <w:rsid w:val="00B91C35"/>
    <w:rsid w:val="00B91EA6"/>
    <w:rsid w:val="00B91FE5"/>
    <w:rsid w:val="00B92378"/>
    <w:rsid w:val="00B92D84"/>
    <w:rsid w:val="00B934A7"/>
    <w:rsid w:val="00B95B84"/>
    <w:rsid w:val="00B95CE8"/>
    <w:rsid w:val="00B95D4B"/>
    <w:rsid w:val="00B96126"/>
    <w:rsid w:val="00B974EF"/>
    <w:rsid w:val="00BA1F13"/>
    <w:rsid w:val="00BA21D2"/>
    <w:rsid w:val="00BA2BE6"/>
    <w:rsid w:val="00BA4931"/>
    <w:rsid w:val="00BA508B"/>
    <w:rsid w:val="00BA518B"/>
    <w:rsid w:val="00BA5B2A"/>
    <w:rsid w:val="00BA5F75"/>
    <w:rsid w:val="00BA713D"/>
    <w:rsid w:val="00BB09AA"/>
    <w:rsid w:val="00BB1105"/>
    <w:rsid w:val="00BB1225"/>
    <w:rsid w:val="00BB5740"/>
    <w:rsid w:val="00BB5FEF"/>
    <w:rsid w:val="00BB6636"/>
    <w:rsid w:val="00BB6C51"/>
    <w:rsid w:val="00BB72D7"/>
    <w:rsid w:val="00BB753F"/>
    <w:rsid w:val="00BC0446"/>
    <w:rsid w:val="00BC153D"/>
    <w:rsid w:val="00BC1D9E"/>
    <w:rsid w:val="00BC20AF"/>
    <w:rsid w:val="00BC260A"/>
    <w:rsid w:val="00BC29CF"/>
    <w:rsid w:val="00BC2DEE"/>
    <w:rsid w:val="00BC2ED7"/>
    <w:rsid w:val="00BC31F0"/>
    <w:rsid w:val="00BC3949"/>
    <w:rsid w:val="00BC39E5"/>
    <w:rsid w:val="00BC6E65"/>
    <w:rsid w:val="00BC6F73"/>
    <w:rsid w:val="00BC748C"/>
    <w:rsid w:val="00BD1550"/>
    <w:rsid w:val="00BD2079"/>
    <w:rsid w:val="00BD28B7"/>
    <w:rsid w:val="00BD3EA7"/>
    <w:rsid w:val="00BD4FB5"/>
    <w:rsid w:val="00BD5008"/>
    <w:rsid w:val="00BD56A7"/>
    <w:rsid w:val="00BD5D35"/>
    <w:rsid w:val="00BD654A"/>
    <w:rsid w:val="00BD685F"/>
    <w:rsid w:val="00BD7836"/>
    <w:rsid w:val="00BD7F79"/>
    <w:rsid w:val="00BE047F"/>
    <w:rsid w:val="00BE10DE"/>
    <w:rsid w:val="00BE13EB"/>
    <w:rsid w:val="00BE2340"/>
    <w:rsid w:val="00BE2807"/>
    <w:rsid w:val="00BE2B81"/>
    <w:rsid w:val="00BE2D2B"/>
    <w:rsid w:val="00BE2E2F"/>
    <w:rsid w:val="00BE3247"/>
    <w:rsid w:val="00BE331F"/>
    <w:rsid w:val="00BE37C4"/>
    <w:rsid w:val="00BE413D"/>
    <w:rsid w:val="00BE4F28"/>
    <w:rsid w:val="00BE60F9"/>
    <w:rsid w:val="00BE66CC"/>
    <w:rsid w:val="00BE69AC"/>
    <w:rsid w:val="00BE76CF"/>
    <w:rsid w:val="00BE7E1B"/>
    <w:rsid w:val="00BE7F8F"/>
    <w:rsid w:val="00BF0FAA"/>
    <w:rsid w:val="00BF1761"/>
    <w:rsid w:val="00BF27DF"/>
    <w:rsid w:val="00BF2FA3"/>
    <w:rsid w:val="00BF2FDD"/>
    <w:rsid w:val="00BF4530"/>
    <w:rsid w:val="00BF4AE3"/>
    <w:rsid w:val="00BF4CCA"/>
    <w:rsid w:val="00BF577C"/>
    <w:rsid w:val="00BF6FCE"/>
    <w:rsid w:val="00BF7BC9"/>
    <w:rsid w:val="00C001D6"/>
    <w:rsid w:val="00C002C7"/>
    <w:rsid w:val="00C0095E"/>
    <w:rsid w:val="00C013D6"/>
    <w:rsid w:val="00C020F1"/>
    <w:rsid w:val="00C03DE9"/>
    <w:rsid w:val="00C04B84"/>
    <w:rsid w:val="00C04C71"/>
    <w:rsid w:val="00C0531D"/>
    <w:rsid w:val="00C05540"/>
    <w:rsid w:val="00C05DBF"/>
    <w:rsid w:val="00C0778B"/>
    <w:rsid w:val="00C10B96"/>
    <w:rsid w:val="00C12BD2"/>
    <w:rsid w:val="00C12CB7"/>
    <w:rsid w:val="00C13209"/>
    <w:rsid w:val="00C138C2"/>
    <w:rsid w:val="00C13CBF"/>
    <w:rsid w:val="00C14171"/>
    <w:rsid w:val="00C1458D"/>
    <w:rsid w:val="00C1510D"/>
    <w:rsid w:val="00C15432"/>
    <w:rsid w:val="00C1608C"/>
    <w:rsid w:val="00C16B55"/>
    <w:rsid w:val="00C17201"/>
    <w:rsid w:val="00C17DA6"/>
    <w:rsid w:val="00C2004D"/>
    <w:rsid w:val="00C20D4F"/>
    <w:rsid w:val="00C211ED"/>
    <w:rsid w:val="00C22226"/>
    <w:rsid w:val="00C2225A"/>
    <w:rsid w:val="00C2309F"/>
    <w:rsid w:val="00C231BB"/>
    <w:rsid w:val="00C2472D"/>
    <w:rsid w:val="00C24BF5"/>
    <w:rsid w:val="00C25362"/>
    <w:rsid w:val="00C2602F"/>
    <w:rsid w:val="00C260F9"/>
    <w:rsid w:val="00C26994"/>
    <w:rsid w:val="00C26C4E"/>
    <w:rsid w:val="00C26DC2"/>
    <w:rsid w:val="00C27B55"/>
    <w:rsid w:val="00C3005A"/>
    <w:rsid w:val="00C30270"/>
    <w:rsid w:val="00C30F06"/>
    <w:rsid w:val="00C31453"/>
    <w:rsid w:val="00C31C0A"/>
    <w:rsid w:val="00C32167"/>
    <w:rsid w:val="00C33072"/>
    <w:rsid w:val="00C3408C"/>
    <w:rsid w:val="00C346DE"/>
    <w:rsid w:val="00C35615"/>
    <w:rsid w:val="00C36A52"/>
    <w:rsid w:val="00C36A90"/>
    <w:rsid w:val="00C36C57"/>
    <w:rsid w:val="00C36CE4"/>
    <w:rsid w:val="00C37AD2"/>
    <w:rsid w:val="00C41059"/>
    <w:rsid w:val="00C4124C"/>
    <w:rsid w:val="00C43444"/>
    <w:rsid w:val="00C43A05"/>
    <w:rsid w:val="00C43BE2"/>
    <w:rsid w:val="00C43DB5"/>
    <w:rsid w:val="00C447DA"/>
    <w:rsid w:val="00C45192"/>
    <w:rsid w:val="00C452BC"/>
    <w:rsid w:val="00C458BF"/>
    <w:rsid w:val="00C45D2D"/>
    <w:rsid w:val="00C46162"/>
    <w:rsid w:val="00C46B09"/>
    <w:rsid w:val="00C47B57"/>
    <w:rsid w:val="00C47D22"/>
    <w:rsid w:val="00C50E0C"/>
    <w:rsid w:val="00C51BE7"/>
    <w:rsid w:val="00C51ECC"/>
    <w:rsid w:val="00C520DE"/>
    <w:rsid w:val="00C5287E"/>
    <w:rsid w:val="00C541BB"/>
    <w:rsid w:val="00C545A0"/>
    <w:rsid w:val="00C55355"/>
    <w:rsid w:val="00C55F5C"/>
    <w:rsid w:val="00C565FF"/>
    <w:rsid w:val="00C56CE4"/>
    <w:rsid w:val="00C56E68"/>
    <w:rsid w:val="00C579D1"/>
    <w:rsid w:val="00C57D20"/>
    <w:rsid w:val="00C60580"/>
    <w:rsid w:val="00C60A6C"/>
    <w:rsid w:val="00C614A8"/>
    <w:rsid w:val="00C618A9"/>
    <w:rsid w:val="00C61FFF"/>
    <w:rsid w:val="00C632CB"/>
    <w:rsid w:val="00C6364F"/>
    <w:rsid w:val="00C639F3"/>
    <w:rsid w:val="00C647CA"/>
    <w:rsid w:val="00C65CD7"/>
    <w:rsid w:val="00C65EDD"/>
    <w:rsid w:val="00C660CD"/>
    <w:rsid w:val="00C6618A"/>
    <w:rsid w:val="00C670DC"/>
    <w:rsid w:val="00C676E4"/>
    <w:rsid w:val="00C723E6"/>
    <w:rsid w:val="00C72981"/>
    <w:rsid w:val="00C73ECC"/>
    <w:rsid w:val="00C74FAA"/>
    <w:rsid w:val="00C7511F"/>
    <w:rsid w:val="00C756E9"/>
    <w:rsid w:val="00C75DE0"/>
    <w:rsid w:val="00C76CCF"/>
    <w:rsid w:val="00C771A7"/>
    <w:rsid w:val="00C804BF"/>
    <w:rsid w:val="00C8053C"/>
    <w:rsid w:val="00C81472"/>
    <w:rsid w:val="00C8159D"/>
    <w:rsid w:val="00C8206A"/>
    <w:rsid w:val="00C82847"/>
    <w:rsid w:val="00C837F0"/>
    <w:rsid w:val="00C84A5F"/>
    <w:rsid w:val="00C85023"/>
    <w:rsid w:val="00C858E5"/>
    <w:rsid w:val="00C8612D"/>
    <w:rsid w:val="00C86719"/>
    <w:rsid w:val="00C86D79"/>
    <w:rsid w:val="00C87355"/>
    <w:rsid w:val="00C91327"/>
    <w:rsid w:val="00C913CE"/>
    <w:rsid w:val="00C92081"/>
    <w:rsid w:val="00C923CE"/>
    <w:rsid w:val="00C943E4"/>
    <w:rsid w:val="00C94AA0"/>
    <w:rsid w:val="00C96075"/>
    <w:rsid w:val="00C97582"/>
    <w:rsid w:val="00C97685"/>
    <w:rsid w:val="00C97E0D"/>
    <w:rsid w:val="00CA0C94"/>
    <w:rsid w:val="00CA0E8E"/>
    <w:rsid w:val="00CA0EA6"/>
    <w:rsid w:val="00CA1A4C"/>
    <w:rsid w:val="00CA4211"/>
    <w:rsid w:val="00CA6590"/>
    <w:rsid w:val="00CA6691"/>
    <w:rsid w:val="00CA68F7"/>
    <w:rsid w:val="00CA6909"/>
    <w:rsid w:val="00CA7479"/>
    <w:rsid w:val="00CB1B9E"/>
    <w:rsid w:val="00CB28C3"/>
    <w:rsid w:val="00CB2C31"/>
    <w:rsid w:val="00CB3442"/>
    <w:rsid w:val="00CB3D34"/>
    <w:rsid w:val="00CB4806"/>
    <w:rsid w:val="00CB51E6"/>
    <w:rsid w:val="00CB5757"/>
    <w:rsid w:val="00CB5FCC"/>
    <w:rsid w:val="00CB65AE"/>
    <w:rsid w:val="00CC12BA"/>
    <w:rsid w:val="00CC21DD"/>
    <w:rsid w:val="00CC2BAC"/>
    <w:rsid w:val="00CC2E7B"/>
    <w:rsid w:val="00CC3635"/>
    <w:rsid w:val="00CC37DD"/>
    <w:rsid w:val="00CC3A53"/>
    <w:rsid w:val="00CC3D20"/>
    <w:rsid w:val="00CC4B37"/>
    <w:rsid w:val="00CC55A5"/>
    <w:rsid w:val="00CC6412"/>
    <w:rsid w:val="00CC6D61"/>
    <w:rsid w:val="00CC7DEF"/>
    <w:rsid w:val="00CC7E9F"/>
    <w:rsid w:val="00CD0B2C"/>
    <w:rsid w:val="00CD1E8F"/>
    <w:rsid w:val="00CD34A1"/>
    <w:rsid w:val="00CD3E8B"/>
    <w:rsid w:val="00CD4D98"/>
    <w:rsid w:val="00CD68C5"/>
    <w:rsid w:val="00CD771F"/>
    <w:rsid w:val="00CD7FD8"/>
    <w:rsid w:val="00CE0CEE"/>
    <w:rsid w:val="00CE0D00"/>
    <w:rsid w:val="00CE189B"/>
    <w:rsid w:val="00CE2619"/>
    <w:rsid w:val="00CE2BBB"/>
    <w:rsid w:val="00CE2DFE"/>
    <w:rsid w:val="00CE3A1F"/>
    <w:rsid w:val="00CE5367"/>
    <w:rsid w:val="00CE5955"/>
    <w:rsid w:val="00CE6803"/>
    <w:rsid w:val="00CE698A"/>
    <w:rsid w:val="00CE6C9D"/>
    <w:rsid w:val="00CE744D"/>
    <w:rsid w:val="00CE755D"/>
    <w:rsid w:val="00CF0D5C"/>
    <w:rsid w:val="00CF1506"/>
    <w:rsid w:val="00CF1581"/>
    <w:rsid w:val="00CF1A7C"/>
    <w:rsid w:val="00CF277D"/>
    <w:rsid w:val="00CF39AE"/>
    <w:rsid w:val="00CF3A1A"/>
    <w:rsid w:val="00CF4925"/>
    <w:rsid w:val="00CF5355"/>
    <w:rsid w:val="00CF5C37"/>
    <w:rsid w:val="00CF6DDB"/>
    <w:rsid w:val="00CF7B23"/>
    <w:rsid w:val="00D00448"/>
    <w:rsid w:val="00D00BA7"/>
    <w:rsid w:val="00D0101E"/>
    <w:rsid w:val="00D012F0"/>
    <w:rsid w:val="00D01321"/>
    <w:rsid w:val="00D0138D"/>
    <w:rsid w:val="00D01625"/>
    <w:rsid w:val="00D020A4"/>
    <w:rsid w:val="00D02D14"/>
    <w:rsid w:val="00D031CF"/>
    <w:rsid w:val="00D036BF"/>
    <w:rsid w:val="00D03896"/>
    <w:rsid w:val="00D0395C"/>
    <w:rsid w:val="00D0476E"/>
    <w:rsid w:val="00D06F67"/>
    <w:rsid w:val="00D0769F"/>
    <w:rsid w:val="00D07809"/>
    <w:rsid w:val="00D07931"/>
    <w:rsid w:val="00D07B3C"/>
    <w:rsid w:val="00D11382"/>
    <w:rsid w:val="00D1242D"/>
    <w:rsid w:val="00D130D6"/>
    <w:rsid w:val="00D13AD5"/>
    <w:rsid w:val="00D13E0C"/>
    <w:rsid w:val="00D140FE"/>
    <w:rsid w:val="00D15DAF"/>
    <w:rsid w:val="00D16CA0"/>
    <w:rsid w:val="00D17505"/>
    <w:rsid w:val="00D209FF"/>
    <w:rsid w:val="00D20E32"/>
    <w:rsid w:val="00D20F76"/>
    <w:rsid w:val="00D21D5C"/>
    <w:rsid w:val="00D22E3C"/>
    <w:rsid w:val="00D230FC"/>
    <w:rsid w:val="00D2316D"/>
    <w:rsid w:val="00D252E6"/>
    <w:rsid w:val="00D2534E"/>
    <w:rsid w:val="00D2570A"/>
    <w:rsid w:val="00D25CB6"/>
    <w:rsid w:val="00D26047"/>
    <w:rsid w:val="00D26784"/>
    <w:rsid w:val="00D30409"/>
    <w:rsid w:val="00D30D84"/>
    <w:rsid w:val="00D31401"/>
    <w:rsid w:val="00D3176A"/>
    <w:rsid w:val="00D319E8"/>
    <w:rsid w:val="00D32F48"/>
    <w:rsid w:val="00D336F6"/>
    <w:rsid w:val="00D33A6B"/>
    <w:rsid w:val="00D343E0"/>
    <w:rsid w:val="00D34688"/>
    <w:rsid w:val="00D36ED6"/>
    <w:rsid w:val="00D37A09"/>
    <w:rsid w:val="00D37C17"/>
    <w:rsid w:val="00D40534"/>
    <w:rsid w:val="00D40C07"/>
    <w:rsid w:val="00D417D6"/>
    <w:rsid w:val="00D41F43"/>
    <w:rsid w:val="00D41F49"/>
    <w:rsid w:val="00D42134"/>
    <w:rsid w:val="00D422CD"/>
    <w:rsid w:val="00D4234B"/>
    <w:rsid w:val="00D42FC1"/>
    <w:rsid w:val="00D44057"/>
    <w:rsid w:val="00D441D4"/>
    <w:rsid w:val="00D44543"/>
    <w:rsid w:val="00D45950"/>
    <w:rsid w:val="00D4598C"/>
    <w:rsid w:val="00D4636B"/>
    <w:rsid w:val="00D4678F"/>
    <w:rsid w:val="00D46ED1"/>
    <w:rsid w:val="00D4720A"/>
    <w:rsid w:val="00D47549"/>
    <w:rsid w:val="00D47EB1"/>
    <w:rsid w:val="00D50966"/>
    <w:rsid w:val="00D51995"/>
    <w:rsid w:val="00D53895"/>
    <w:rsid w:val="00D53FBF"/>
    <w:rsid w:val="00D5464C"/>
    <w:rsid w:val="00D56164"/>
    <w:rsid w:val="00D5633C"/>
    <w:rsid w:val="00D56627"/>
    <w:rsid w:val="00D569F0"/>
    <w:rsid w:val="00D56AF8"/>
    <w:rsid w:val="00D56E51"/>
    <w:rsid w:val="00D56F6F"/>
    <w:rsid w:val="00D61023"/>
    <w:rsid w:val="00D61972"/>
    <w:rsid w:val="00D61EA9"/>
    <w:rsid w:val="00D63CFD"/>
    <w:rsid w:val="00D653C0"/>
    <w:rsid w:val="00D65BDB"/>
    <w:rsid w:val="00D65E41"/>
    <w:rsid w:val="00D665F0"/>
    <w:rsid w:val="00D676D4"/>
    <w:rsid w:val="00D67951"/>
    <w:rsid w:val="00D7137D"/>
    <w:rsid w:val="00D716F3"/>
    <w:rsid w:val="00D72AC3"/>
    <w:rsid w:val="00D73104"/>
    <w:rsid w:val="00D7460E"/>
    <w:rsid w:val="00D74666"/>
    <w:rsid w:val="00D74D49"/>
    <w:rsid w:val="00D74DCD"/>
    <w:rsid w:val="00D75C48"/>
    <w:rsid w:val="00D7636E"/>
    <w:rsid w:val="00D765EC"/>
    <w:rsid w:val="00D76EB5"/>
    <w:rsid w:val="00D80BA8"/>
    <w:rsid w:val="00D81854"/>
    <w:rsid w:val="00D81D54"/>
    <w:rsid w:val="00D8242A"/>
    <w:rsid w:val="00D843E8"/>
    <w:rsid w:val="00D85345"/>
    <w:rsid w:val="00D85628"/>
    <w:rsid w:val="00D85C74"/>
    <w:rsid w:val="00D863D5"/>
    <w:rsid w:val="00D87069"/>
    <w:rsid w:val="00D8708D"/>
    <w:rsid w:val="00D872A4"/>
    <w:rsid w:val="00D87438"/>
    <w:rsid w:val="00D915DD"/>
    <w:rsid w:val="00D92EEA"/>
    <w:rsid w:val="00D9337B"/>
    <w:rsid w:val="00D9354F"/>
    <w:rsid w:val="00D93A07"/>
    <w:rsid w:val="00D93A1A"/>
    <w:rsid w:val="00D943DB"/>
    <w:rsid w:val="00D94D6D"/>
    <w:rsid w:val="00D94FC0"/>
    <w:rsid w:val="00D94FF1"/>
    <w:rsid w:val="00D954A3"/>
    <w:rsid w:val="00D95544"/>
    <w:rsid w:val="00D95DA5"/>
    <w:rsid w:val="00D962EE"/>
    <w:rsid w:val="00D963AB"/>
    <w:rsid w:val="00D96AE3"/>
    <w:rsid w:val="00D96C3B"/>
    <w:rsid w:val="00DA12F6"/>
    <w:rsid w:val="00DA1FE8"/>
    <w:rsid w:val="00DA217C"/>
    <w:rsid w:val="00DA26BD"/>
    <w:rsid w:val="00DA26E5"/>
    <w:rsid w:val="00DA3F37"/>
    <w:rsid w:val="00DA432A"/>
    <w:rsid w:val="00DA46A0"/>
    <w:rsid w:val="00DA48C4"/>
    <w:rsid w:val="00DA5644"/>
    <w:rsid w:val="00DA578D"/>
    <w:rsid w:val="00DA6037"/>
    <w:rsid w:val="00DA69BD"/>
    <w:rsid w:val="00DA6A12"/>
    <w:rsid w:val="00DA6FDD"/>
    <w:rsid w:val="00DA7148"/>
    <w:rsid w:val="00DA726C"/>
    <w:rsid w:val="00DA7B4B"/>
    <w:rsid w:val="00DA7DEC"/>
    <w:rsid w:val="00DB0968"/>
    <w:rsid w:val="00DB1BE0"/>
    <w:rsid w:val="00DB23AF"/>
    <w:rsid w:val="00DB2A60"/>
    <w:rsid w:val="00DB2A9F"/>
    <w:rsid w:val="00DB35D3"/>
    <w:rsid w:val="00DB36FB"/>
    <w:rsid w:val="00DB43F9"/>
    <w:rsid w:val="00DB4C13"/>
    <w:rsid w:val="00DB5CA4"/>
    <w:rsid w:val="00DB7D7F"/>
    <w:rsid w:val="00DC23A2"/>
    <w:rsid w:val="00DC3BA9"/>
    <w:rsid w:val="00DC43F7"/>
    <w:rsid w:val="00DC574D"/>
    <w:rsid w:val="00DC69A4"/>
    <w:rsid w:val="00DC791A"/>
    <w:rsid w:val="00DC79D6"/>
    <w:rsid w:val="00DC7B8F"/>
    <w:rsid w:val="00DD07D2"/>
    <w:rsid w:val="00DD07DE"/>
    <w:rsid w:val="00DD0B03"/>
    <w:rsid w:val="00DD1286"/>
    <w:rsid w:val="00DD170E"/>
    <w:rsid w:val="00DD260D"/>
    <w:rsid w:val="00DD2FF6"/>
    <w:rsid w:val="00DD7A9D"/>
    <w:rsid w:val="00DE0313"/>
    <w:rsid w:val="00DE12CD"/>
    <w:rsid w:val="00DE2262"/>
    <w:rsid w:val="00DE4BB3"/>
    <w:rsid w:val="00DE526B"/>
    <w:rsid w:val="00DE6CA6"/>
    <w:rsid w:val="00DE7176"/>
    <w:rsid w:val="00DE7B02"/>
    <w:rsid w:val="00DE7F6E"/>
    <w:rsid w:val="00DF0051"/>
    <w:rsid w:val="00DF03EF"/>
    <w:rsid w:val="00DF0B16"/>
    <w:rsid w:val="00DF0DFB"/>
    <w:rsid w:val="00DF199A"/>
    <w:rsid w:val="00DF1CFF"/>
    <w:rsid w:val="00DF1E9C"/>
    <w:rsid w:val="00DF1FA3"/>
    <w:rsid w:val="00DF20A8"/>
    <w:rsid w:val="00DF3421"/>
    <w:rsid w:val="00DF4016"/>
    <w:rsid w:val="00DF5F98"/>
    <w:rsid w:val="00DF6605"/>
    <w:rsid w:val="00DF691A"/>
    <w:rsid w:val="00DF6E52"/>
    <w:rsid w:val="00DF71AA"/>
    <w:rsid w:val="00E00D64"/>
    <w:rsid w:val="00E019DA"/>
    <w:rsid w:val="00E02E90"/>
    <w:rsid w:val="00E032E7"/>
    <w:rsid w:val="00E04567"/>
    <w:rsid w:val="00E04909"/>
    <w:rsid w:val="00E0516D"/>
    <w:rsid w:val="00E05995"/>
    <w:rsid w:val="00E05D7E"/>
    <w:rsid w:val="00E05EAD"/>
    <w:rsid w:val="00E118FB"/>
    <w:rsid w:val="00E11DE9"/>
    <w:rsid w:val="00E11E6D"/>
    <w:rsid w:val="00E11ED2"/>
    <w:rsid w:val="00E134C9"/>
    <w:rsid w:val="00E1416E"/>
    <w:rsid w:val="00E14802"/>
    <w:rsid w:val="00E15DC2"/>
    <w:rsid w:val="00E1795F"/>
    <w:rsid w:val="00E20E01"/>
    <w:rsid w:val="00E217EB"/>
    <w:rsid w:val="00E218B2"/>
    <w:rsid w:val="00E22C22"/>
    <w:rsid w:val="00E235C8"/>
    <w:rsid w:val="00E23877"/>
    <w:rsid w:val="00E2430A"/>
    <w:rsid w:val="00E244E7"/>
    <w:rsid w:val="00E24AED"/>
    <w:rsid w:val="00E252BD"/>
    <w:rsid w:val="00E25F36"/>
    <w:rsid w:val="00E26A38"/>
    <w:rsid w:val="00E27DB1"/>
    <w:rsid w:val="00E30952"/>
    <w:rsid w:val="00E30993"/>
    <w:rsid w:val="00E31076"/>
    <w:rsid w:val="00E31EA6"/>
    <w:rsid w:val="00E31EDA"/>
    <w:rsid w:val="00E3270F"/>
    <w:rsid w:val="00E32D73"/>
    <w:rsid w:val="00E331A3"/>
    <w:rsid w:val="00E35A45"/>
    <w:rsid w:val="00E35D93"/>
    <w:rsid w:val="00E366C4"/>
    <w:rsid w:val="00E37170"/>
    <w:rsid w:val="00E40EAB"/>
    <w:rsid w:val="00E4133B"/>
    <w:rsid w:val="00E417BC"/>
    <w:rsid w:val="00E41931"/>
    <w:rsid w:val="00E41AFE"/>
    <w:rsid w:val="00E41F86"/>
    <w:rsid w:val="00E4281D"/>
    <w:rsid w:val="00E440E9"/>
    <w:rsid w:val="00E442FA"/>
    <w:rsid w:val="00E44572"/>
    <w:rsid w:val="00E44F5B"/>
    <w:rsid w:val="00E455B9"/>
    <w:rsid w:val="00E45E87"/>
    <w:rsid w:val="00E46FC5"/>
    <w:rsid w:val="00E500CD"/>
    <w:rsid w:val="00E50534"/>
    <w:rsid w:val="00E51785"/>
    <w:rsid w:val="00E52205"/>
    <w:rsid w:val="00E539E3"/>
    <w:rsid w:val="00E54929"/>
    <w:rsid w:val="00E54C5C"/>
    <w:rsid w:val="00E554F9"/>
    <w:rsid w:val="00E5600B"/>
    <w:rsid w:val="00E5703D"/>
    <w:rsid w:val="00E57DD0"/>
    <w:rsid w:val="00E6059D"/>
    <w:rsid w:val="00E61128"/>
    <w:rsid w:val="00E61209"/>
    <w:rsid w:val="00E61473"/>
    <w:rsid w:val="00E61522"/>
    <w:rsid w:val="00E61841"/>
    <w:rsid w:val="00E62152"/>
    <w:rsid w:val="00E64AAF"/>
    <w:rsid w:val="00E64AC3"/>
    <w:rsid w:val="00E65D71"/>
    <w:rsid w:val="00E663E3"/>
    <w:rsid w:val="00E66655"/>
    <w:rsid w:val="00E66948"/>
    <w:rsid w:val="00E70413"/>
    <w:rsid w:val="00E705CD"/>
    <w:rsid w:val="00E7190E"/>
    <w:rsid w:val="00E72970"/>
    <w:rsid w:val="00E73132"/>
    <w:rsid w:val="00E73B5E"/>
    <w:rsid w:val="00E74092"/>
    <w:rsid w:val="00E7413E"/>
    <w:rsid w:val="00E74951"/>
    <w:rsid w:val="00E74B44"/>
    <w:rsid w:val="00E75453"/>
    <w:rsid w:val="00E756CA"/>
    <w:rsid w:val="00E75FCE"/>
    <w:rsid w:val="00E76456"/>
    <w:rsid w:val="00E768DE"/>
    <w:rsid w:val="00E76B32"/>
    <w:rsid w:val="00E80BEF"/>
    <w:rsid w:val="00E82636"/>
    <w:rsid w:val="00E831A2"/>
    <w:rsid w:val="00E84508"/>
    <w:rsid w:val="00E85808"/>
    <w:rsid w:val="00E8661D"/>
    <w:rsid w:val="00E86971"/>
    <w:rsid w:val="00E86CC0"/>
    <w:rsid w:val="00E87F27"/>
    <w:rsid w:val="00E90F88"/>
    <w:rsid w:val="00E91276"/>
    <w:rsid w:val="00E919DC"/>
    <w:rsid w:val="00E92B9A"/>
    <w:rsid w:val="00E93361"/>
    <w:rsid w:val="00E93C68"/>
    <w:rsid w:val="00E9401F"/>
    <w:rsid w:val="00E94F92"/>
    <w:rsid w:val="00E9540F"/>
    <w:rsid w:val="00E966D6"/>
    <w:rsid w:val="00E9710E"/>
    <w:rsid w:val="00E972B3"/>
    <w:rsid w:val="00E974E4"/>
    <w:rsid w:val="00EA006D"/>
    <w:rsid w:val="00EA025E"/>
    <w:rsid w:val="00EA090C"/>
    <w:rsid w:val="00EA23FF"/>
    <w:rsid w:val="00EA3C74"/>
    <w:rsid w:val="00EA3E82"/>
    <w:rsid w:val="00EA4146"/>
    <w:rsid w:val="00EA4C16"/>
    <w:rsid w:val="00EA4D67"/>
    <w:rsid w:val="00EA51F9"/>
    <w:rsid w:val="00EA546B"/>
    <w:rsid w:val="00EA5D4C"/>
    <w:rsid w:val="00EA6401"/>
    <w:rsid w:val="00EA7475"/>
    <w:rsid w:val="00EB0F6C"/>
    <w:rsid w:val="00EB13BD"/>
    <w:rsid w:val="00EB23CF"/>
    <w:rsid w:val="00EB2EBE"/>
    <w:rsid w:val="00EB3CEC"/>
    <w:rsid w:val="00EB4A9B"/>
    <w:rsid w:val="00EB593E"/>
    <w:rsid w:val="00EB5949"/>
    <w:rsid w:val="00EB62EF"/>
    <w:rsid w:val="00EB6312"/>
    <w:rsid w:val="00EB7577"/>
    <w:rsid w:val="00EB7D2C"/>
    <w:rsid w:val="00EB7FCC"/>
    <w:rsid w:val="00EC01E0"/>
    <w:rsid w:val="00EC1103"/>
    <w:rsid w:val="00EC1978"/>
    <w:rsid w:val="00EC1B94"/>
    <w:rsid w:val="00EC1D36"/>
    <w:rsid w:val="00EC4B69"/>
    <w:rsid w:val="00EC59C0"/>
    <w:rsid w:val="00EC613F"/>
    <w:rsid w:val="00EC6181"/>
    <w:rsid w:val="00EC6279"/>
    <w:rsid w:val="00EC65E9"/>
    <w:rsid w:val="00EC7213"/>
    <w:rsid w:val="00EC788F"/>
    <w:rsid w:val="00EC7EF4"/>
    <w:rsid w:val="00ED0DCD"/>
    <w:rsid w:val="00ED10CE"/>
    <w:rsid w:val="00ED126B"/>
    <w:rsid w:val="00ED1852"/>
    <w:rsid w:val="00ED1C75"/>
    <w:rsid w:val="00ED221F"/>
    <w:rsid w:val="00ED35C1"/>
    <w:rsid w:val="00ED3C05"/>
    <w:rsid w:val="00ED41F3"/>
    <w:rsid w:val="00ED4796"/>
    <w:rsid w:val="00ED58E3"/>
    <w:rsid w:val="00ED62D6"/>
    <w:rsid w:val="00ED64D9"/>
    <w:rsid w:val="00ED6A6B"/>
    <w:rsid w:val="00ED6BC8"/>
    <w:rsid w:val="00ED7E90"/>
    <w:rsid w:val="00EE22B5"/>
    <w:rsid w:val="00EE477B"/>
    <w:rsid w:val="00EE4809"/>
    <w:rsid w:val="00EE4855"/>
    <w:rsid w:val="00EE5289"/>
    <w:rsid w:val="00EE6098"/>
    <w:rsid w:val="00EE6332"/>
    <w:rsid w:val="00EE7653"/>
    <w:rsid w:val="00EF0013"/>
    <w:rsid w:val="00EF0F1F"/>
    <w:rsid w:val="00EF1DF3"/>
    <w:rsid w:val="00EF2B38"/>
    <w:rsid w:val="00EF2C9D"/>
    <w:rsid w:val="00EF2E72"/>
    <w:rsid w:val="00EF34E2"/>
    <w:rsid w:val="00EF3A4A"/>
    <w:rsid w:val="00EF4370"/>
    <w:rsid w:val="00EF532B"/>
    <w:rsid w:val="00EF55D0"/>
    <w:rsid w:val="00EF618A"/>
    <w:rsid w:val="00EF6630"/>
    <w:rsid w:val="00EF67F6"/>
    <w:rsid w:val="00EF6FF6"/>
    <w:rsid w:val="00EF716F"/>
    <w:rsid w:val="00F001E0"/>
    <w:rsid w:val="00F00641"/>
    <w:rsid w:val="00F00FDA"/>
    <w:rsid w:val="00F01091"/>
    <w:rsid w:val="00F0446D"/>
    <w:rsid w:val="00F04548"/>
    <w:rsid w:val="00F04C1D"/>
    <w:rsid w:val="00F05162"/>
    <w:rsid w:val="00F05354"/>
    <w:rsid w:val="00F05355"/>
    <w:rsid w:val="00F05FD0"/>
    <w:rsid w:val="00F0626D"/>
    <w:rsid w:val="00F06D12"/>
    <w:rsid w:val="00F072CC"/>
    <w:rsid w:val="00F07869"/>
    <w:rsid w:val="00F07C52"/>
    <w:rsid w:val="00F11320"/>
    <w:rsid w:val="00F1196C"/>
    <w:rsid w:val="00F11C1B"/>
    <w:rsid w:val="00F126EE"/>
    <w:rsid w:val="00F12900"/>
    <w:rsid w:val="00F13A64"/>
    <w:rsid w:val="00F147B3"/>
    <w:rsid w:val="00F14A29"/>
    <w:rsid w:val="00F15497"/>
    <w:rsid w:val="00F16673"/>
    <w:rsid w:val="00F16F65"/>
    <w:rsid w:val="00F17A0B"/>
    <w:rsid w:val="00F17A8B"/>
    <w:rsid w:val="00F17AAF"/>
    <w:rsid w:val="00F17F76"/>
    <w:rsid w:val="00F20BBC"/>
    <w:rsid w:val="00F236FC"/>
    <w:rsid w:val="00F238C5"/>
    <w:rsid w:val="00F23D10"/>
    <w:rsid w:val="00F2444A"/>
    <w:rsid w:val="00F25D5C"/>
    <w:rsid w:val="00F26961"/>
    <w:rsid w:val="00F26C51"/>
    <w:rsid w:val="00F2701B"/>
    <w:rsid w:val="00F27527"/>
    <w:rsid w:val="00F307BA"/>
    <w:rsid w:val="00F30E9C"/>
    <w:rsid w:val="00F30EA2"/>
    <w:rsid w:val="00F31097"/>
    <w:rsid w:val="00F3176C"/>
    <w:rsid w:val="00F31CE0"/>
    <w:rsid w:val="00F33407"/>
    <w:rsid w:val="00F33704"/>
    <w:rsid w:val="00F338FF"/>
    <w:rsid w:val="00F33D21"/>
    <w:rsid w:val="00F3510C"/>
    <w:rsid w:val="00F35D27"/>
    <w:rsid w:val="00F3604C"/>
    <w:rsid w:val="00F366C5"/>
    <w:rsid w:val="00F36FA2"/>
    <w:rsid w:val="00F375B8"/>
    <w:rsid w:val="00F41072"/>
    <w:rsid w:val="00F411E6"/>
    <w:rsid w:val="00F4242D"/>
    <w:rsid w:val="00F43093"/>
    <w:rsid w:val="00F43B68"/>
    <w:rsid w:val="00F440BB"/>
    <w:rsid w:val="00F4420B"/>
    <w:rsid w:val="00F4498B"/>
    <w:rsid w:val="00F44AE4"/>
    <w:rsid w:val="00F44FEA"/>
    <w:rsid w:val="00F46568"/>
    <w:rsid w:val="00F475FF"/>
    <w:rsid w:val="00F47B16"/>
    <w:rsid w:val="00F506DD"/>
    <w:rsid w:val="00F51BFE"/>
    <w:rsid w:val="00F5209B"/>
    <w:rsid w:val="00F525D6"/>
    <w:rsid w:val="00F529D6"/>
    <w:rsid w:val="00F5300E"/>
    <w:rsid w:val="00F53AE6"/>
    <w:rsid w:val="00F543DB"/>
    <w:rsid w:val="00F558DC"/>
    <w:rsid w:val="00F601BA"/>
    <w:rsid w:val="00F60824"/>
    <w:rsid w:val="00F61C58"/>
    <w:rsid w:val="00F62253"/>
    <w:rsid w:val="00F626B6"/>
    <w:rsid w:val="00F63308"/>
    <w:rsid w:val="00F6483A"/>
    <w:rsid w:val="00F65AB4"/>
    <w:rsid w:val="00F65B6A"/>
    <w:rsid w:val="00F66150"/>
    <w:rsid w:val="00F66676"/>
    <w:rsid w:val="00F67824"/>
    <w:rsid w:val="00F67E56"/>
    <w:rsid w:val="00F706CC"/>
    <w:rsid w:val="00F72154"/>
    <w:rsid w:val="00F72ED3"/>
    <w:rsid w:val="00F72F5F"/>
    <w:rsid w:val="00F731FC"/>
    <w:rsid w:val="00F735BA"/>
    <w:rsid w:val="00F73936"/>
    <w:rsid w:val="00F739A1"/>
    <w:rsid w:val="00F74DB1"/>
    <w:rsid w:val="00F75531"/>
    <w:rsid w:val="00F75870"/>
    <w:rsid w:val="00F75C40"/>
    <w:rsid w:val="00F75D89"/>
    <w:rsid w:val="00F75DDD"/>
    <w:rsid w:val="00F76045"/>
    <w:rsid w:val="00F7680C"/>
    <w:rsid w:val="00F77742"/>
    <w:rsid w:val="00F80CE0"/>
    <w:rsid w:val="00F81EB4"/>
    <w:rsid w:val="00F8217B"/>
    <w:rsid w:val="00F82286"/>
    <w:rsid w:val="00F831AF"/>
    <w:rsid w:val="00F84047"/>
    <w:rsid w:val="00F840B9"/>
    <w:rsid w:val="00F8438E"/>
    <w:rsid w:val="00F8530A"/>
    <w:rsid w:val="00F86021"/>
    <w:rsid w:val="00F87605"/>
    <w:rsid w:val="00F8785B"/>
    <w:rsid w:val="00F87BE2"/>
    <w:rsid w:val="00F87EAE"/>
    <w:rsid w:val="00F902B6"/>
    <w:rsid w:val="00F906E0"/>
    <w:rsid w:val="00F912B0"/>
    <w:rsid w:val="00F918F5"/>
    <w:rsid w:val="00F9270F"/>
    <w:rsid w:val="00F9292D"/>
    <w:rsid w:val="00F9299D"/>
    <w:rsid w:val="00F929EE"/>
    <w:rsid w:val="00F92D75"/>
    <w:rsid w:val="00F94E02"/>
    <w:rsid w:val="00F94FCB"/>
    <w:rsid w:val="00F9620A"/>
    <w:rsid w:val="00F97133"/>
    <w:rsid w:val="00F97AD7"/>
    <w:rsid w:val="00F97C2D"/>
    <w:rsid w:val="00F97D1B"/>
    <w:rsid w:val="00FA0201"/>
    <w:rsid w:val="00FA08B8"/>
    <w:rsid w:val="00FA24B6"/>
    <w:rsid w:val="00FA2720"/>
    <w:rsid w:val="00FA2999"/>
    <w:rsid w:val="00FA2C57"/>
    <w:rsid w:val="00FA4264"/>
    <w:rsid w:val="00FA5B4C"/>
    <w:rsid w:val="00FA67E2"/>
    <w:rsid w:val="00FA6B4E"/>
    <w:rsid w:val="00FA708C"/>
    <w:rsid w:val="00FB0366"/>
    <w:rsid w:val="00FB049C"/>
    <w:rsid w:val="00FB0ADB"/>
    <w:rsid w:val="00FB2E32"/>
    <w:rsid w:val="00FB3435"/>
    <w:rsid w:val="00FB388F"/>
    <w:rsid w:val="00FB43DE"/>
    <w:rsid w:val="00FB4870"/>
    <w:rsid w:val="00FB5618"/>
    <w:rsid w:val="00FB6C57"/>
    <w:rsid w:val="00FB767B"/>
    <w:rsid w:val="00FB7B11"/>
    <w:rsid w:val="00FC1157"/>
    <w:rsid w:val="00FC1CEF"/>
    <w:rsid w:val="00FC1FAA"/>
    <w:rsid w:val="00FC2919"/>
    <w:rsid w:val="00FC4E38"/>
    <w:rsid w:val="00FC5073"/>
    <w:rsid w:val="00FC543A"/>
    <w:rsid w:val="00FC663E"/>
    <w:rsid w:val="00FC6906"/>
    <w:rsid w:val="00FC6BE4"/>
    <w:rsid w:val="00FC7980"/>
    <w:rsid w:val="00FC79C5"/>
    <w:rsid w:val="00FC7BE8"/>
    <w:rsid w:val="00FC7D0D"/>
    <w:rsid w:val="00FD0466"/>
    <w:rsid w:val="00FD0ADE"/>
    <w:rsid w:val="00FD0FD0"/>
    <w:rsid w:val="00FD10B0"/>
    <w:rsid w:val="00FD1518"/>
    <w:rsid w:val="00FD21C4"/>
    <w:rsid w:val="00FD2F72"/>
    <w:rsid w:val="00FD3AF9"/>
    <w:rsid w:val="00FD53D7"/>
    <w:rsid w:val="00FD6185"/>
    <w:rsid w:val="00FD71C2"/>
    <w:rsid w:val="00FD7D1E"/>
    <w:rsid w:val="00FD7D9F"/>
    <w:rsid w:val="00FE08AD"/>
    <w:rsid w:val="00FE2953"/>
    <w:rsid w:val="00FE7A8E"/>
    <w:rsid w:val="00FF0362"/>
    <w:rsid w:val="00FF0920"/>
    <w:rsid w:val="00FF194C"/>
    <w:rsid w:val="00FF2A2A"/>
    <w:rsid w:val="00FF2B94"/>
    <w:rsid w:val="00FF3065"/>
    <w:rsid w:val="00FF31F0"/>
    <w:rsid w:val="00FF3249"/>
    <w:rsid w:val="00FF32A6"/>
    <w:rsid w:val="00FF3FC2"/>
    <w:rsid w:val="00FF44BA"/>
    <w:rsid w:val="00FF552B"/>
    <w:rsid w:val="00FF5B95"/>
    <w:rsid w:val="00FF7A09"/>
    <w:rsid w:val="00FF7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  <w14:docId w14:val="259A79DA"/>
  <w15:docId w15:val="{BE0EAE82-99D5-4642-ACBC-28D65F4F1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66FB"/>
    <w:pPr>
      <w:spacing w:after="0" w:line="240" w:lineRule="auto"/>
    </w:pPr>
    <w:rPr>
      <w:rFonts w:ascii="Calibri" w:hAnsi="Calibri" w:cs="Times New Roman"/>
      <w:lang w:eastAsia="es-ES"/>
    </w:rPr>
  </w:style>
  <w:style w:type="paragraph" w:styleId="Ttulo1">
    <w:name w:val="heading 1"/>
    <w:aliases w:val="ASAPHeading 1 Car,stydde Car,Titre fiche Car,h1 Car,Titre 1-1 Car,1titre Car,1titre1 Car,1titre2 Car,1titre3 Car,1titre4 Car,1titre5 Car,1titre6 Car,Titre 11 Car,t1.T1.Titre 1 Car,t1 Car,t1.T1 Car,H1 Car,II+ Car,I Car"/>
    <w:basedOn w:val="Normal"/>
    <w:next w:val="Normal"/>
    <w:link w:val="Ttulo1Car"/>
    <w:uiPriority w:val="9"/>
    <w:qFormat/>
    <w:rsid w:val="004915AF"/>
    <w:pPr>
      <w:keepNext/>
      <w:keepLines/>
      <w:spacing w:before="480"/>
      <w:jc w:val="both"/>
      <w:outlineLvl w:val="0"/>
    </w:pPr>
    <w:rPr>
      <w:rFonts w:eastAsia="Times New Roman"/>
      <w:b/>
      <w:bCs/>
      <w:color w:val="365F91"/>
      <w:sz w:val="32"/>
      <w:szCs w:val="28"/>
      <w:lang w:eastAsia="en-US"/>
    </w:rPr>
  </w:style>
  <w:style w:type="paragraph" w:styleId="Ttulo2">
    <w:name w:val="heading 2"/>
    <w:basedOn w:val="Normal"/>
    <w:next w:val="Normal"/>
    <w:link w:val="Ttulo2Car"/>
    <w:uiPriority w:val="9"/>
    <w:qFormat/>
    <w:rsid w:val="004915AF"/>
    <w:pPr>
      <w:keepNext/>
      <w:keepLines/>
      <w:numPr>
        <w:ilvl w:val="1"/>
        <w:numId w:val="1"/>
      </w:numPr>
      <w:spacing w:before="360"/>
      <w:jc w:val="both"/>
      <w:outlineLvl w:val="1"/>
    </w:pPr>
    <w:rPr>
      <w:rFonts w:eastAsia="Times New Roman"/>
      <w:b/>
      <w:bCs/>
      <w:sz w:val="28"/>
      <w:szCs w:val="26"/>
      <w:lang w:eastAsia="en-US"/>
    </w:rPr>
  </w:style>
  <w:style w:type="paragraph" w:styleId="Ttulo3">
    <w:name w:val="heading 3"/>
    <w:aliases w:val="Nota,Car3, Car3"/>
    <w:basedOn w:val="Normal"/>
    <w:next w:val="Normal"/>
    <w:link w:val="Ttulo3Car"/>
    <w:uiPriority w:val="9"/>
    <w:qFormat/>
    <w:rsid w:val="004915AF"/>
    <w:pPr>
      <w:keepNext/>
      <w:keepLines/>
      <w:numPr>
        <w:ilvl w:val="2"/>
        <w:numId w:val="1"/>
      </w:numPr>
      <w:spacing w:before="240"/>
      <w:jc w:val="both"/>
      <w:outlineLvl w:val="2"/>
    </w:pPr>
    <w:rPr>
      <w:rFonts w:eastAsia="Times New Roman"/>
      <w:b/>
      <w:bCs/>
      <w:color w:val="000000" w:themeColor="text1"/>
      <w:sz w:val="24"/>
      <w:lang w:val="es-ES_tradnl" w:eastAsia="en-US"/>
    </w:rPr>
  </w:style>
  <w:style w:type="paragraph" w:styleId="Ttulo4">
    <w:name w:val="heading 4"/>
    <w:basedOn w:val="Normal"/>
    <w:next w:val="Normal"/>
    <w:link w:val="Ttulo4Car"/>
    <w:qFormat/>
    <w:rsid w:val="00C2004D"/>
    <w:pPr>
      <w:keepNext/>
      <w:keepLines/>
      <w:numPr>
        <w:ilvl w:val="3"/>
        <w:numId w:val="1"/>
      </w:numPr>
      <w:spacing w:before="120"/>
      <w:ind w:left="907" w:hanging="907"/>
      <w:jc w:val="both"/>
      <w:outlineLvl w:val="3"/>
    </w:pPr>
    <w:rPr>
      <w:rFonts w:eastAsia="Times New Roman"/>
      <w:b/>
      <w:bCs/>
      <w:iCs/>
      <w:sz w:val="20"/>
      <w:lang w:eastAsia="en-US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322E84"/>
    <w:pPr>
      <w:keepNext/>
      <w:keepLines/>
      <w:spacing w:before="40"/>
      <w:jc w:val="both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  <w:sz w:val="20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4915AF"/>
    <w:pPr>
      <w:tabs>
        <w:tab w:val="center" w:pos="4252"/>
        <w:tab w:val="right" w:pos="8504"/>
      </w:tabs>
      <w:jc w:val="both"/>
    </w:pPr>
    <w:rPr>
      <w:rFonts w:ascii="Calibri Light" w:hAnsi="Calibri Light" w:cstheme="minorBidi"/>
      <w:sz w:val="20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FC7BE8"/>
  </w:style>
  <w:style w:type="paragraph" w:styleId="Piedepgina">
    <w:name w:val="footer"/>
    <w:basedOn w:val="Normal"/>
    <w:link w:val="PiedepginaCar"/>
    <w:uiPriority w:val="99"/>
    <w:unhideWhenUsed/>
    <w:rsid w:val="004915AF"/>
    <w:pPr>
      <w:tabs>
        <w:tab w:val="center" w:pos="4252"/>
        <w:tab w:val="right" w:pos="8504"/>
      </w:tabs>
      <w:jc w:val="both"/>
    </w:pPr>
    <w:rPr>
      <w:rFonts w:ascii="Calibri Light" w:hAnsi="Calibri Light" w:cstheme="minorBidi"/>
      <w:sz w:val="20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FC7BE8"/>
  </w:style>
  <w:style w:type="character" w:styleId="Nmerodepgina">
    <w:name w:val="page number"/>
    <w:basedOn w:val="Fuentedeprrafopredeter"/>
    <w:rsid w:val="00EB62EF"/>
  </w:style>
  <w:style w:type="paragraph" w:styleId="Prrafodelista">
    <w:name w:val="List Paragraph"/>
    <w:aliases w:val="Lista numerada"/>
    <w:basedOn w:val="Normal"/>
    <w:link w:val="PrrafodelistaCar"/>
    <w:uiPriority w:val="1"/>
    <w:qFormat/>
    <w:rsid w:val="004118D1"/>
    <w:pPr>
      <w:numPr>
        <w:numId w:val="9"/>
      </w:numPr>
      <w:spacing w:after="120"/>
      <w:contextualSpacing/>
      <w:jc w:val="both"/>
    </w:pPr>
    <w:rPr>
      <w:rFonts w:eastAsia="Calibri"/>
      <w:szCs w:val="20"/>
    </w:rPr>
  </w:style>
  <w:style w:type="character" w:customStyle="1" w:styleId="Ttulo1Car">
    <w:name w:val="Título 1 Car"/>
    <w:aliases w:val="ASAPHeading 1 Car Car,stydde Car Car,Titre fiche Car Car,h1 Car Car,Titre 1-1 Car Car,1titre Car Car,1titre1 Car Car,1titre2 Car Car,1titre3 Car Car,1titre4 Car Car,1titre5 Car Car,1titre6 Car Car,Titre 11 Car Car,t1.T1.Titre 1 Car Car"/>
    <w:basedOn w:val="Fuentedeprrafopredeter"/>
    <w:link w:val="Ttulo1"/>
    <w:uiPriority w:val="9"/>
    <w:rsid w:val="00834DC3"/>
    <w:rPr>
      <w:rFonts w:ascii="Calibri" w:eastAsia="Times New Roman" w:hAnsi="Calibri" w:cs="Times New Roman"/>
      <w:b/>
      <w:bCs/>
      <w:color w:val="365F91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EA546B"/>
    <w:rPr>
      <w:rFonts w:ascii="Calibri" w:eastAsia="Times New Roman" w:hAnsi="Calibri" w:cs="Times New Roman"/>
      <w:b/>
      <w:bCs/>
      <w:sz w:val="28"/>
      <w:szCs w:val="26"/>
    </w:rPr>
  </w:style>
  <w:style w:type="character" w:customStyle="1" w:styleId="Ttulo3Car">
    <w:name w:val="Título 3 Car"/>
    <w:aliases w:val="Nota Car,Car3 Car, Car3 Car"/>
    <w:basedOn w:val="Fuentedeprrafopredeter"/>
    <w:link w:val="Ttulo3"/>
    <w:uiPriority w:val="9"/>
    <w:rsid w:val="0019005F"/>
    <w:rPr>
      <w:rFonts w:ascii="Calibri" w:eastAsia="Times New Roman" w:hAnsi="Calibri" w:cs="Times New Roman"/>
      <w:b/>
      <w:bCs/>
      <w:color w:val="000000" w:themeColor="text1"/>
      <w:sz w:val="24"/>
      <w:lang w:val="es-ES_tradnl"/>
    </w:rPr>
  </w:style>
  <w:style w:type="character" w:customStyle="1" w:styleId="Ttulo4Car">
    <w:name w:val="Título 4 Car"/>
    <w:basedOn w:val="Fuentedeprrafopredeter"/>
    <w:link w:val="Ttulo4"/>
    <w:rsid w:val="00C2004D"/>
    <w:rPr>
      <w:rFonts w:ascii="Calibri" w:eastAsia="Times New Roman" w:hAnsi="Calibri" w:cs="Times New Roman"/>
      <w:b/>
      <w:bCs/>
      <w:iCs/>
      <w:sz w:val="20"/>
    </w:rPr>
  </w:style>
  <w:style w:type="table" w:styleId="Tablaconcuadrcula">
    <w:name w:val="Table Grid"/>
    <w:basedOn w:val="Tablanormal"/>
    <w:uiPriority w:val="59"/>
    <w:rsid w:val="00834DC3"/>
    <w:pPr>
      <w:spacing w:after="0" w:line="240" w:lineRule="auto"/>
    </w:pPr>
    <w:rPr>
      <w:rFonts w:ascii="Calibri" w:eastAsia="Calibri" w:hAnsi="Calibri" w:cs="Times New Roman"/>
      <w:sz w:val="20"/>
      <w:szCs w:val="20"/>
      <w:lang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rsid w:val="004915AF"/>
    <w:pPr>
      <w:spacing w:before="100" w:beforeAutospacing="1" w:after="100" w:afterAutospacing="1"/>
      <w:jc w:val="both"/>
    </w:pPr>
    <w:rPr>
      <w:rFonts w:ascii="Times New Roman" w:eastAsia="Times New Roman" w:hAnsi="Times New Roman"/>
      <w:sz w:val="24"/>
      <w:szCs w:val="24"/>
    </w:rPr>
  </w:style>
  <w:style w:type="paragraph" w:styleId="TtuloTDC">
    <w:name w:val="TOC Heading"/>
    <w:basedOn w:val="Ttulo1"/>
    <w:next w:val="Normal"/>
    <w:uiPriority w:val="39"/>
    <w:qFormat/>
    <w:rsid w:val="00ED1C75"/>
    <w:pPr>
      <w:outlineLvl w:val="9"/>
    </w:pPr>
    <w:rPr>
      <w:b w:val="0"/>
      <w:color w:val="0A94D6"/>
    </w:rPr>
  </w:style>
  <w:style w:type="paragraph" w:styleId="TDC1">
    <w:name w:val="toc 1"/>
    <w:basedOn w:val="Titulo1"/>
    <w:next w:val="Normal"/>
    <w:autoRedefine/>
    <w:uiPriority w:val="39"/>
    <w:qFormat/>
    <w:rsid w:val="000055D2"/>
    <w:pPr>
      <w:tabs>
        <w:tab w:val="left" w:pos="567"/>
        <w:tab w:val="right" w:leader="dot" w:pos="9061"/>
      </w:tabs>
      <w:spacing w:before="120" w:after="100"/>
    </w:pPr>
    <w:rPr>
      <w:rFonts w:eastAsia="Calibri"/>
      <w:noProof/>
      <w:color w:val="auto"/>
    </w:rPr>
  </w:style>
  <w:style w:type="paragraph" w:styleId="TDC2">
    <w:name w:val="toc 2"/>
    <w:basedOn w:val="ListaLetra1"/>
    <w:next w:val="Normal"/>
    <w:autoRedefine/>
    <w:uiPriority w:val="39"/>
    <w:qFormat/>
    <w:rsid w:val="001B4BA9"/>
    <w:pPr>
      <w:numPr>
        <w:numId w:val="0"/>
      </w:numPr>
      <w:tabs>
        <w:tab w:val="left" w:pos="993"/>
        <w:tab w:val="right" w:leader="dot" w:pos="9060"/>
      </w:tabs>
      <w:spacing w:before="120" w:after="100"/>
      <w:ind w:left="567"/>
    </w:pPr>
    <w:rPr>
      <w:noProof/>
      <w:color w:val="auto"/>
      <w:sz w:val="24"/>
      <w:szCs w:val="22"/>
      <w:u w:val="none"/>
      <w:lang w:eastAsia="en-US"/>
    </w:rPr>
  </w:style>
  <w:style w:type="paragraph" w:styleId="TDC3">
    <w:name w:val="toc 3"/>
    <w:basedOn w:val="Normal"/>
    <w:next w:val="Normal"/>
    <w:autoRedefine/>
    <w:uiPriority w:val="39"/>
    <w:qFormat/>
    <w:rsid w:val="004915AF"/>
    <w:pPr>
      <w:spacing w:before="120" w:after="100"/>
      <w:ind w:left="440"/>
      <w:jc w:val="both"/>
    </w:pPr>
    <w:rPr>
      <w:rFonts w:eastAsia="Calibri"/>
      <w:sz w:val="20"/>
      <w:lang w:eastAsia="en-US"/>
    </w:rPr>
  </w:style>
  <w:style w:type="character" w:styleId="Hipervnculo">
    <w:name w:val="Hyperlink"/>
    <w:uiPriority w:val="99"/>
    <w:rsid w:val="004915AF"/>
    <w:rPr>
      <w:rFonts w:cs="Times New Roman"/>
      <w:color w:val="0000FF"/>
      <w:u w:val="single"/>
    </w:rPr>
  </w:style>
  <w:style w:type="paragraph" w:styleId="Listaconvietas2">
    <w:name w:val="List Bullet 2"/>
    <w:basedOn w:val="Normal"/>
    <w:rsid w:val="00834DC3"/>
    <w:pPr>
      <w:numPr>
        <w:numId w:val="2"/>
      </w:numPr>
      <w:jc w:val="both"/>
    </w:pPr>
    <w:rPr>
      <w:rFonts w:ascii="Arial" w:eastAsia="Times New Roman" w:hAnsi="Arial"/>
      <w:sz w:val="20"/>
      <w:szCs w:val="20"/>
      <w:lang w:val="es-ES_tradnl"/>
    </w:rPr>
  </w:style>
  <w:style w:type="paragraph" w:styleId="Sinespaciado">
    <w:name w:val="No Spacing"/>
    <w:link w:val="SinespaciadoCar"/>
    <w:uiPriority w:val="1"/>
    <w:qFormat/>
    <w:rsid w:val="00834DC3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ListaconpuntosCar">
    <w:name w:val="Lista con puntos Car"/>
    <w:link w:val="Listaconpuntos"/>
    <w:locked/>
    <w:rsid w:val="00834DC3"/>
    <w:rPr>
      <w:rFonts w:ascii="Calibri" w:eastAsia="Calibri" w:hAnsi="Calibri" w:cstheme="minorHAnsi"/>
      <w:szCs w:val="20"/>
      <w:lang w:eastAsia="es-ES"/>
    </w:rPr>
  </w:style>
  <w:style w:type="paragraph" w:customStyle="1" w:styleId="Listaconpuntos">
    <w:name w:val="Lista con puntos"/>
    <w:basedOn w:val="Prrafodelista"/>
    <w:link w:val="ListaconpuntosCar"/>
    <w:qFormat/>
    <w:rsid w:val="00834DC3"/>
    <w:pPr>
      <w:numPr>
        <w:numId w:val="4"/>
      </w:numPr>
      <w:spacing w:before="120" w:after="0"/>
      <w:contextualSpacing w:val="0"/>
    </w:pPr>
    <w:rPr>
      <w:rFonts w:cstheme="minorHAnsi"/>
    </w:rPr>
  </w:style>
  <w:style w:type="paragraph" w:styleId="Listaconnmeros2">
    <w:name w:val="List Number 2"/>
    <w:basedOn w:val="Normal"/>
    <w:uiPriority w:val="99"/>
    <w:semiHidden/>
    <w:unhideWhenUsed/>
    <w:rsid w:val="00834DC3"/>
    <w:pPr>
      <w:numPr>
        <w:numId w:val="3"/>
      </w:numPr>
      <w:spacing w:before="120"/>
      <w:contextualSpacing/>
      <w:jc w:val="both"/>
    </w:pPr>
    <w:rPr>
      <w:rFonts w:eastAsia="Calibri"/>
      <w:sz w:val="20"/>
      <w:lang w:eastAsia="en-US"/>
    </w:rPr>
  </w:style>
  <w:style w:type="paragraph" w:styleId="Listaconnmeros3">
    <w:name w:val="List Number 3"/>
    <w:basedOn w:val="Normal"/>
    <w:uiPriority w:val="99"/>
    <w:semiHidden/>
    <w:unhideWhenUsed/>
    <w:rsid w:val="00834DC3"/>
    <w:pPr>
      <w:numPr>
        <w:numId w:val="5"/>
      </w:numPr>
      <w:spacing w:after="120"/>
      <w:contextualSpacing/>
      <w:jc w:val="both"/>
    </w:pPr>
    <w:rPr>
      <w:rFonts w:ascii="Calibri Light" w:hAnsi="Calibri Light" w:cstheme="minorBidi"/>
      <w:sz w:val="20"/>
      <w:lang w:eastAsia="en-US"/>
    </w:rPr>
  </w:style>
  <w:style w:type="character" w:styleId="Ttulodellibro">
    <w:name w:val="Book Title"/>
    <w:basedOn w:val="Fuentedeprrafopredeter"/>
    <w:uiPriority w:val="33"/>
    <w:qFormat/>
    <w:rsid w:val="00834DC3"/>
    <w:rPr>
      <w:b/>
      <w:bCs/>
      <w:smallCaps/>
      <w:spacing w:val="5"/>
    </w:rPr>
  </w:style>
  <w:style w:type="paragraph" w:styleId="Continuarlista2">
    <w:name w:val="List Continue 2"/>
    <w:basedOn w:val="Normal"/>
    <w:uiPriority w:val="99"/>
    <w:unhideWhenUsed/>
    <w:rsid w:val="00AA3C2E"/>
    <w:pPr>
      <w:spacing w:after="120"/>
      <w:ind w:left="566"/>
      <w:contextualSpacing/>
      <w:jc w:val="both"/>
    </w:pPr>
    <w:rPr>
      <w:rFonts w:ascii="Calibri Light" w:hAnsi="Calibri Light" w:cstheme="minorBidi"/>
      <w:sz w:val="20"/>
      <w:lang w:eastAsia="en-US"/>
    </w:rPr>
  </w:style>
  <w:style w:type="paragraph" w:styleId="Sangradetextonormal">
    <w:name w:val="Body Text Indent"/>
    <w:basedOn w:val="Normal"/>
    <w:link w:val="SangradetextonormalCar"/>
    <w:uiPriority w:val="99"/>
    <w:unhideWhenUsed/>
    <w:rsid w:val="0019005F"/>
    <w:pPr>
      <w:spacing w:before="120" w:after="120"/>
      <w:ind w:left="283"/>
      <w:jc w:val="both"/>
    </w:pPr>
    <w:rPr>
      <w:rFonts w:eastAsia="Calibri"/>
      <w:sz w:val="20"/>
      <w:lang w:eastAsia="en-US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19005F"/>
    <w:rPr>
      <w:rFonts w:ascii="Calibri" w:eastAsia="Calibri" w:hAnsi="Calibri" w:cs="Times New Roman"/>
    </w:rPr>
  </w:style>
  <w:style w:type="character" w:styleId="Refdecomentario">
    <w:name w:val="annotation reference"/>
    <w:basedOn w:val="Fuentedeprrafopredeter"/>
    <w:uiPriority w:val="99"/>
    <w:semiHidden/>
    <w:unhideWhenUsed/>
    <w:rsid w:val="00B6634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4915AF"/>
    <w:pPr>
      <w:spacing w:after="120"/>
      <w:jc w:val="both"/>
    </w:pPr>
    <w:rPr>
      <w:rFonts w:ascii="Calibri Light" w:hAnsi="Calibri Light" w:cstheme="minorBidi"/>
      <w:sz w:val="20"/>
      <w:szCs w:val="20"/>
      <w:lang w:eastAsia="en-US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B6634D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B6634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B6634D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915AF"/>
    <w:pPr>
      <w:jc w:val="both"/>
    </w:pPr>
    <w:rPr>
      <w:rFonts w:ascii="Segoe UI" w:hAnsi="Segoe UI" w:cs="Segoe UI"/>
      <w:sz w:val="18"/>
      <w:szCs w:val="18"/>
      <w:lang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6634D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4915A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Textoindependiente">
    <w:name w:val="Body Text"/>
    <w:basedOn w:val="Normal"/>
    <w:link w:val="TextoindependienteCar"/>
    <w:uiPriority w:val="1"/>
    <w:unhideWhenUsed/>
    <w:qFormat/>
    <w:rsid w:val="00671D81"/>
    <w:pPr>
      <w:spacing w:after="120"/>
      <w:jc w:val="both"/>
    </w:pPr>
    <w:rPr>
      <w:rFonts w:ascii="Calibri Light" w:hAnsi="Calibri Light" w:cstheme="minorBidi"/>
      <w:sz w:val="20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671D81"/>
  </w:style>
  <w:style w:type="paragraph" w:customStyle="1" w:styleId="Encabezado2">
    <w:name w:val="Encabezado 2"/>
    <w:basedOn w:val="Encabezado"/>
    <w:autoRedefine/>
    <w:rsid w:val="00802C64"/>
    <w:pPr>
      <w:spacing w:before="60"/>
      <w:suppressOverlap/>
    </w:pPr>
    <w:rPr>
      <w:rFonts w:eastAsia="Times New Roman" w:cs="Helvetica"/>
      <w:szCs w:val="18"/>
      <w:lang w:val="es-ES_tradnl" w:eastAsia="es-ES"/>
    </w:rPr>
  </w:style>
  <w:style w:type="paragraph" w:customStyle="1" w:styleId="Normal8Car">
    <w:name w:val="Normal 8 Car"/>
    <w:basedOn w:val="Normal"/>
    <w:uiPriority w:val="99"/>
    <w:rsid w:val="005D463A"/>
    <w:pPr>
      <w:keepLines/>
      <w:spacing w:before="60" w:after="60"/>
      <w:jc w:val="both"/>
    </w:pPr>
    <w:rPr>
      <w:rFonts w:ascii="Verdana" w:eastAsia="Times New Roman" w:hAnsi="Verdana" w:cs="Arial"/>
      <w:iCs/>
      <w:noProof/>
      <w:sz w:val="16"/>
      <w:szCs w:val="16"/>
    </w:rPr>
  </w:style>
  <w:style w:type="paragraph" w:customStyle="1" w:styleId="TitolNormalCentradoCar">
    <w:name w:val="Titol Normal Centrado Car"/>
    <w:basedOn w:val="Normal"/>
    <w:next w:val="Normal"/>
    <w:uiPriority w:val="99"/>
    <w:rsid w:val="005D463A"/>
    <w:pPr>
      <w:keepLines/>
      <w:spacing w:before="60" w:after="60"/>
      <w:jc w:val="center"/>
    </w:pPr>
    <w:rPr>
      <w:rFonts w:ascii="Verdana" w:eastAsia="Times New Roman" w:hAnsi="Verdana"/>
      <w:noProof/>
      <w:color w:val="011A33"/>
      <w:sz w:val="16"/>
      <w:szCs w:val="16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05B45"/>
    <w:rPr>
      <w:rFonts w:ascii="Calibri" w:eastAsia="Calibri" w:hAnsi="Calibri" w:cs="Times New Roman"/>
    </w:rPr>
  </w:style>
  <w:style w:type="paragraph" w:styleId="Ttulo">
    <w:name w:val="Title"/>
    <w:basedOn w:val="Normal"/>
    <w:next w:val="Normal"/>
    <w:link w:val="TtuloCar"/>
    <w:uiPriority w:val="10"/>
    <w:qFormat/>
    <w:rsid w:val="00470717"/>
    <w:pPr>
      <w:contextualSpacing/>
      <w:jc w:val="both"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tuloCar">
    <w:name w:val="Título Car"/>
    <w:basedOn w:val="Fuentedeprrafopredeter"/>
    <w:link w:val="Ttulo"/>
    <w:uiPriority w:val="10"/>
    <w:rsid w:val="004707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itulo1">
    <w:name w:val="Titulo 1"/>
    <w:basedOn w:val="Ttulo"/>
    <w:link w:val="Titulo1Car"/>
    <w:autoRedefine/>
    <w:qFormat/>
    <w:rsid w:val="00BC0446"/>
    <w:pPr>
      <w:numPr>
        <w:numId w:val="13"/>
      </w:numPr>
      <w:spacing w:before="240" w:after="240"/>
      <w:contextualSpacing w:val="0"/>
      <w:jc w:val="left"/>
      <w:outlineLvl w:val="0"/>
    </w:pPr>
    <w:rPr>
      <w:rFonts w:ascii="Calibri Light" w:hAnsi="Calibri Light" w:cs="Helvetica"/>
      <w:b/>
      <w:color w:val="00B0F0"/>
      <w:sz w:val="20"/>
      <w:szCs w:val="20"/>
    </w:rPr>
  </w:style>
  <w:style w:type="character" w:customStyle="1" w:styleId="Titulo1Car">
    <w:name w:val="Titulo 1 Car"/>
    <w:basedOn w:val="TtuloCar"/>
    <w:link w:val="Titulo1"/>
    <w:rsid w:val="00BC0446"/>
    <w:rPr>
      <w:rFonts w:ascii="Calibri Light" w:eastAsiaTheme="majorEastAsia" w:hAnsi="Calibri Light" w:cs="Helvetica"/>
      <w:b/>
      <w:color w:val="00B0F0"/>
      <w:spacing w:val="-10"/>
      <w:kern w:val="28"/>
      <w:sz w:val="20"/>
      <w:szCs w:val="20"/>
    </w:rPr>
  </w:style>
  <w:style w:type="character" w:customStyle="1" w:styleId="Ttulo7Car">
    <w:name w:val="Título 7 Car"/>
    <w:basedOn w:val="Fuentedeprrafopredeter"/>
    <w:link w:val="Ttulo7"/>
    <w:uiPriority w:val="9"/>
    <w:rsid w:val="00322E84"/>
    <w:rPr>
      <w:rFonts w:asciiTheme="majorHAnsi" w:eastAsiaTheme="majorEastAsia" w:hAnsiTheme="majorHAnsi" w:cstheme="majorBidi"/>
      <w:i/>
      <w:iCs/>
      <w:color w:val="1F4D78" w:themeColor="accent1" w:themeShade="7F"/>
      <w:sz w:val="20"/>
    </w:rPr>
  </w:style>
  <w:style w:type="paragraph" w:customStyle="1" w:styleId="Tabla1">
    <w:name w:val="Tabla 1"/>
    <w:basedOn w:val="Ttulo1"/>
    <w:rsid w:val="00322E84"/>
    <w:pPr>
      <w:keepLines w:val="0"/>
      <w:spacing w:before="120" w:after="120"/>
      <w:jc w:val="right"/>
    </w:pPr>
    <w:rPr>
      <w:rFonts w:ascii="Tahoma" w:hAnsi="Tahoma"/>
      <w:b w:val="0"/>
      <w:bCs w:val="0"/>
      <w:color w:val="auto"/>
      <w:sz w:val="20"/>
      <w:szCs w:val="20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5C430B"/>
    <w:rPr>
      <w:color w:val="808080"/>
    </w:rPr>
  </w:style>
  <w:style w:type="paragraph" w:customStyle="1" w:styleId="Responsabilidades">
    <w:name w:val="Responsabilidades"/>
    <w:basedOn w:val="Normal"/>
    <w:link w:val="ResponsabilidadesCar"/>
    <w:qFormat/>
    <w:rsid w:val="004118D1"/>
    <w:pPr>
      <w:spacing w:before="60" w:after="60"/>
    </w:pPr>
    <w:rPr>
      <w:rFonts w:ascii="Calibri Light" w:eastAsia="Calibri" w:hAnsi="Calibri Light"/>
      <w:sz w:val="20"/>
      <w:szCs w:val="20"/>
    </w:rPr>
  </w:style>
  <w:style w:type="paragraph" w:customStyle="1" w:styleId="Subproceso">
    <w:name w:val="Subproceso"/>
    <w:basedOn w:val="Normal"/>
    <w:link w:val="SubprocesoCar"/>
    <w:qFormat/>
    <w:rsid w:val="00461EB4"/>
    <w:pPr>
      <w:spacing w:after="120"/>
      <w:jc w:val="both"/>
    </w:pPr>
    <w:rPr>
      <w:rFonts w:ascii="Calibri Light" w:hAnsi="Calibri Light" w:cstheme="minorBidi"/>
      <w:b/>
      <w:color w:val="0A94D6"/>
      <w:sz w:val="20"/>
      <w:lang w:eastAsia="en-US"/>
    </w:rPr>
  </w:style>
  <w:style w:type="character" w:customStyle="1" w:styleId="ResponsabilidadesCar">
    <w:name w:val="Responsabilidades Car"/>
    <w:basedOn w:val="Fuentedeprrafopredeter"/>
    <w:link w:val="Responsabilidades"/>
    <w:rsid w:val="004118D1"/>
    <w:rPr>
      <w:rFonts w:ascii="Calibri Light" w:eastAsia="Calibri" w:hAnsi="Calibri Light" w:cs="Times New Roman"/>
      <w:sz w:val="20"/>
      <w:szCs w:val="20"/>
      <w:lang w:eastAsia="es-ES"/>
    </w:rPr>
  </w:style>
  <w:style w:type="paragraph" w:customStyle="1" w:styleId="ListaResponsabilidades">
    <w:name w:val="Lista Responsabilidades"/>
    <w:basedOn w:val="Prrafodelista"/>
    <w:link w:val="ListaResponsabilidadesCar"/>
    <w:qFormat/>
    <w:rsid w:val="00461EB4"/>
    <w:pPr>
      <w:numPr>
        <w:numId w:val="6"/>
      </w:numPr>
      <w:ind w:left="313" w:hanging="266"/>
    </w:pPr>
  </w:style>
  <w:style w:type="character" w:customStyle="1" w:styleId="SubprocesoCar">
    <w:name w:val="Subproceso Car"/>
    <w:basedOn w:val="Fuentedeprrafopredeter"/>
    <w:link w:val="Subproceso"/>
    <w:rsid w:val="00461EB4"/>
    <w:rPr>
      <w:rFonts w:ascii="Calibri Light" w:hAnsi="Calibri Light"/>
      <w:b/>
      <w:color w:val="0A94D6"/>
      <w:sz w:val="20"/>
    </w:rPr>
  </w:style>
  <w:style w:type="paragraph" w:customStyle="1" w:styleId="ListaLetra1">
    <w:name w:val="Lista Letra 1"/>
    <w:basedOn w:val="Prrafodelista"/>
    <w:link w:val="ListaLetra1Car"/>
    <w:qFormat/>
    <w:rsid w:val="00461EB4"/>
    <w:pPr>
      <w:numPr>
        <w:numId w:val="8"/>
      </w:numPr>
      <w:contextualSpacing w:val="0"/>
    </w:pPr>
    <w:rPr>
      <w:color w:val="0A94D6"/>
      <w:u w:val="single"/>
    </w:rPr>
  </w:style>
  <w:style w:type="character" w:customStyle="1" w:styleId="PrrafodelistaCar">
    <w:name w:val="Párrafo de lista Car"/>
    <w:aliases w:val="Lista numerada Car"/>
    <w:basedOn w:val="Fuentedeprrafopredeter"/>
    <w:link w:val="Prrafodelista"/>
    <w:uiPriority w:val="1"/>
    <w:rsid w:val="00461EB4"/>
    <w:rPr>
      <w:rFonts w:ascii="Calibri" w:eastAsia="Calibri" w:hAnsi="Calibri" w:cs="Times New Roman"/>
      <w:szCs w:val="20"/>
      <w:lang w:eastAsia="es-ES"/>
    </w:rPr>
  </w:style>
  <w:style w:type="character" w:customStyle="1" w:styleId="ListaResponsabilidadesCar">
    <w:name w:val="Lista Responsabilidades Car"/>
    <w:basedOn w:val="PrrafodelistaCar"/>
    <w:link w:val="ListaResponsabilidades"/>
    <w:rsid w:val="00461EB4"/>
    <w:rPr>
      <w:rFonts w:ascii="Calibri" w:eastAsia="Calibri" w:hAnsi="Calibri" w:cs="Times New Roman"/>
      <w:szCs w:val="20"/>
      <w:lang w:eastAsia="es-ES"/>
    </w:rPr>
  </w:style>
  <w:style w:type="paragraph" w:customStyle="1" w:styleId="ListaNumero1">
    <w:name w:val="Lista Numero 1"/>
    <w:basedOn w:val="Prrafodelista"/>
    <w:link w:val="ListaNumero1Car"/>
    <w:qFormat/>
    <w:rsid w:val="00461EB4"/>
    <w:pPr>
      <w:numPr>
        <w:numId w:val="0"/>
      </w:numPr>
      <w:contextualSpacing w:val="0"/>
    </w:pPr>
  </w:style>
  <w:style w:type="character" w:customStyle="1" w:styleId="ListaLetra1Car">
    <w:name w:val="Lista Letra 1 Car"/>
    <w:basedOn w:val="PrrafodelistaCar"/>
    <w:link w:val="ListaLetra1"/>
    <w:rsid w:val="00461EB4"/>
    <w:rPr>
      <w:rFonts w:ascii="Calibri" w:eastAsia="Calibri" w:hAnsi="Calibri" w:cs="Times New Roman"/>
      <w:color w:val="0A94D6"/>
      <w:szCs w:val="20"/>
      <w:u w:val="single"/>
      <w:lang w:eastAsia="es-ES"/>
    </w:rPr>
  </w:style>
  <w:style w:type="paragraph" w:customStyle="1" w:styleId="ParrafoListaNumero1">
    <w:name w:val="Parrafo Lista Numero 1"/>
    <w:basedOn w:val="Normal"/>
    <w:link w:val="ParrafoListaNumero1Car"/>
    <w:qFormat/>
    <w:rsid w:val="00461EB4"/>
    <w:pPr>
      <w:spacing w:after="120"/>
      <w:ind w:left="567"/>
      <w:jc w:val="both"/>
    </w:pPr>
    <w:rPr>
      <w:rFonts w:ascii="Calibri Light" w:hAnsi="Calibri Light" w:cstheme="minorBidi"/>
      <w:sz w:val="20"/>
      <w:lang w:eastAsia="en-US"/>
    </w:rPr>
  </w:style>
  <w:style w:type="character" w:customStyle="1" w:styleId="ListaNumero1Car">
    <w:name w:val="Lista Numero 1 Car"/>
    <w:basedOn w:val="PrrafodelistaCar"/>
    <w:link w:val="ListaNumero1"/>
    <w:rsid w:val="00461EB4"/>
    <w:rPr>
      <w:rFonts w:ascii="Calibri Light" w:eastAsia="Calibri" w:hAnsi="Calibri Light" w:cs="Times New Roman"/>
      <w:sz w:val="20"/>
      <w:szCs w:val="20"/>
      <w:lang w:eastAsia="es-ES"/>
    </w:rPr>
  </w:style>
  <w:style w:type="paragraph" w:customStyle="1" w:styleId="ListaSimbolo2">
    <w:name w:val="Lista Simbolo 2"/>
    <w:basedOn w:val="Prrafodelista"/>
    <w:link w:val="ListaSimbolo2Car"/>
    <w:qFormat/>
    <w:rsid w:val="00461EB4"/>
    <w:pPr>
      <w:ind w:left="851" w:hanging="284"/>
    </w:pPr>
  </w:style>
  <w:style w:type="character" w:customStyle="1" w:styleId="ParrafoListaNumero1Car">
    <w:name w:val="Parrafo Lista Numero 1 Car"/>
    <w:basedOn w:val="Fuentedeprrafopredeter"/>
    <w:link w:val="ParrafoListaNumero1"/>
    <w:rsid w:val="00461EB4"/>
    <w:rPr>
      <w:rFonts w:ascii="Calibri Light" w:hAnsi="Calibri Light"/>
      <w:sz w:val="20"/>
    </w:rPr>
  </w:style>
  <w:style w:type="paragraph" w:customStyle="1" w:styleId="ListaLetra2">
    <w:name w:val="Lista Letra 2"/>
    <w:basedOn w:val="Prrafodelista"/>
    <w:link w:val="ListaLetra2Car"/>
    <w:qFormat/>
    <w:rsid w:val="00EB6312"/>
    <w:pPr>
      <w:numPr>
        <w:numId w:val="7"/>
      </w:numPr>
      <w:spacing w:after="60"/>
      <w:contextualSpacing w:val="0"/>
    </w:pPr>
  </w:style>
  <w:style w:type="character" w:customStyle="1" w:styleId="ListaSimbolo2Car">
    <w:name w:val="Lista Simbolo 2 Car"/>
    <w:basedOn w:val="PrrafodelistaCar"/>
    <w:link w:val="ListaSimbolo2"/>
    <w:rsid w:val="00461EB4"/>
    <w:rPr>
      <w:rFonts w:ascii="Calibri" w:eastAsia="Calibri" w:hAnsi="Calibri" w:cs="Times New Roman"/>
      <w:szCs w:val="20"/>
      <w:lang w:eastAsia="es-ES"/>
    </w:rPr>
  </w:style>
  <w:style w:type="character" w:customStyle="1" w:styleId="ListaLetra2Car">
    <w:name w:val="Lista Letra 2 Car"/>
    <w:basedOn w:val="PrrafodelistaCar"/>
    <w:link w:val="ListaLetra2"/>
    <w:rsid w:val="00EB6312"/>
    <w:rPr>
      <w:rFonts w:ascii="Calibri" w:eastAsia="Calibri" w:hAnsi="Calibri" w:cs="Times New Roman"/>
      <w:szCs w:val="20"/>
      <w:lang w:eastAsia="es-ES"/>
    </w:rPr>
  </w:style>
  <w:style w:type="paragraph" w:customStyle="1" w:styleId="ListaSimbolo1">
    <w:name w:val="Lista Simbolo 1"/>
    <w:basedOn w:val="Prrafodelista"/>
    <w:link w:val="ListaSimbolo1Car"/>
    <w:qFormat/>
    <w:rsid w:val="0036577A"/>
  </w:style>
  <w:style w:type="paragraph" w:customStyle="1" w:styleId="ListaLetra2Sinletra">
    <w:name w:val="Lista Letra 2 Sin letra"/>
    <w:basedOn w:val="Normal"/>
    <w:link w:val="ListaLetra2SinletraCar"/>
    <w:qFormat/>
    <w:rsid w:val="002B1D20"/>
    <w:pPr>
      <w:spacing w:after="120"/>
      <w:ind w:left="851"/>
      <w:jc w:val="both"/>
    </w:pPr>
    <w:rPr>
      <w:rFonts w:ascii="Calibri Light" w:hAnsi="Calibri Light" w:cstheme="minorBidi"/>
      <w:sz w:val="20"/>
      <w:lang w:eastAsia="en-US"/>
    </w:rPr>
  </w:style>
  <w:style w:type="character" w:customStyle="1" w:styleId="ListaSimbolo1Car">
    <w:name w:val="Lista Simbolo 1 Car"/>
    <w:basedOn w:val="PrrafodelistaCar"/>
    <w:link w:val="ListaSimbolo1"/>
    <w:rsid w:val="0036577A"/>
    <w:rPr>
      <w:rFonts w:ascii="Calibri" w:eastAsia="Calibri" w:hAnsi="Calibri" w:cs="Times New Roman"/>
      <w:szCs w:val="20"/>
      <w:lang w:eastAsia="es-ES"/>
    </w:rPr>
  </w:style>
  <w:style w:type="paragraph" w:customStyle="1" w:styleId="ListaNumero1Sinnumero">
    <w:name w:val="Lista Numero 1 Sin numero"/>
    <w:basedOn w:val="ListaNumero1"/>
    <w:link w:val="ListaNumero1SinnumeroCar"/>
    <w:qFormat/>
    <w:rsid w:val="00807223"/>
    <w:pPr>
      <w:ind w:left="568"/>
    </w:pPr>
  </w:style>
  <w:style w:type="character" w:customStyle="1" w:styleId="ListaLetra2SinletraCar">
    <w:name w:val="Lista Letra 2 Sin letra Car"/>
    <w:basedOn w:val="Fuentedeprrafopredeter"/>
    <w:link w:val="ListaLetra2Sinletra"/>
    <w:rsid w:val="002B1D20"/>
    <w:rPr>
      <w:rFonts w:ascii="Calibri Light" w:hAnsi="Calibri Light"/>
      <w:sz w:val="20"/>
    </w:rPr>
  </w:style>
  <w:style w:type="character" w:customStyle="1" w:styleId="ListaNumero1SinnumeroCar">
    <w:name w:val="Lista Numero 1 Sin numero Car"/>
    <w:basedOn w:val="ListaNumero1Car"/>
    <w:link w:val="ListaNumero1Sinnumero"/>
    <w:rsid w:val="00807223"/>
    <w:rPr>
      <w:rFonts w:ascii="Calibri Light" w:eastAsia="Calibri" w:hAnsi="Calibri Light" w:cs="Times New Roman"/>
      <w:sz w:val="20"/>
      <w:szCs w:val="20"/>
      <w:lang w:eastAsia="es-ES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6E3340"/>
    <w:pPr>
      <w:spacing w:after="0" w:line="240" w:lineRule="auto"/>
    </w:pPr>
    <w:rPr>
      <w:rFonts w:ascii="Calibri" w:eastAsia="Calibri" w:hAnsi="Calibri" w:cs="Times New Roman"/>
      <w:sz w:val="20"/>
      <w:szCs w:val="20"/>
      <w:lang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2">
    <w:name w:val="Tabla con cuadrícula2"/>
    <w:basedOn w:val="Tablanormal"/>
    <w:next w:val="Tablaconcuadrcula"/>
    <w:uiPriority w:val="59"/>
    <w:rsid w:val="006E3340"/>
    <w:pPr>
      <w:spacing w:after="0" w:line="240" w:lineRule="auto"/>
    </w:pPr>
    <w:rPr>
      <w:rFonts w:ascii="Calibri" w:eastAsia="Calibri" w:hAnsi="Calibri" w:cs="Times New Roman"/>
      <w:sz w:val="20"/>
      <w:szCs w:val="20"/>
      <w:lang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partadodeAnexo">
    <w:name w:val="Apartado de Anexo"/>
    <w:basedOn w:val="Ttulo2"/>
    <w:link w:val="ApartadodeAnexoCar"/>
    <w:qFormat/>
    <w:rsid w:val="0045539B"/>
    <w:pPr>
      <w:numPr>
        <w:numId w:val="10"/>
      </w:numPr>
      <w:spacing w:after="120"/>
      <w:ind w:left="284" w:hanging="284"/>
    </w:pPr>
    <w:rPr>
      <w:rFonts w:ascii="Calibri Light" w:hAnsi="Calibri Light"/>
      <w:b w:val="0"/>
      <w:color w:val="0A94D6"/>
      <w:sz w:val="24"/>
    </w:rPr>
  </w:style>
  <w:style w:type="character" w:customStyle="1" w:styleId="ApartadodeAnexoCar">
    <w:name w:val="Apartado de Anexo Car"/>
    <w:basedOn w:val="Ttulo2Car"/>
    <w:link w:val="ApartadodeAnexo"/>
    <w:rsid w:val="0045539B"/>
    <w:rPr>
      <w:rFonts w:ascii="Calibri Light" w:eastAsia="Times New Roman" w:hAnsi="Calibri Light" w:cs="Times New Roman"/>
      <w:b w:val="0"/>
      <w:bCs/>
      <w:color w:val="0A94D6"/>
      <w:sz w:val="24"/>
      <w:szCs w:val="26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DF6E52"/>
    <w:rPr>
      <w:color w:val="605E5C"/>
      <w:shd w:val="clear" w:color="auto" w:fill="E1DFDD"/>
    </w:rPr>
  </w:style>
  <w:style w:type="paragraph" w:styleId="Revisin">
    <w:name w:val="Revision"/>
    <w:hidden/>
    <w:uiPriority w:val="99"/>
    <w:semiHidden/>
    <w:rsid w:val="00F30E9C"/>
    <w:pPr>
      <w:spacing w:after="0" w:line="240" w:lineRule="auto"/>
    </w:pPr>
    <w:rPr>
      <w:rFonts w:ascii="Calibri" w:hAnsi="Calibri" w:cs="Times New Roman"/>
      <w:lang w:eastAsia="es-ES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5A5174"/>
    <w:rPr>
      <w:color w:val="605E5C"/>
      <w:shd w:val="clear" w:color="auto" w:fill="E1DFDD"/>
    </w:rPr>
  </w:style>
  <w:style w:type="paragraph" w:customStyle="1" w:styleId="HAYAT1">
    <w:name w:val="HAYA T1"/>
    <w:basedOn w:val="Ttulo1"/>
    <w:qFormat/>
    <w:rsid w:val="00B7159B"/>
    <w:pPr>
      <w:keepLines w:val="0"/>
      <w:numPr>
        <w:numId w:val="11"/>
      </w:numPr>
      <w:spacing w:before="240" w:after="60"/>
      <w:jc w:val="left"/>
    </w:pPr>
    <w:rPr>
      <w:rFonts w:ascii="Verdana" w:eastAsia="Verdana" w:hAnsi="Verdana" w:cs="Verdana"/>
      <w:b w:val="0"/>
      <w:bCs w:val="0"/>
      <w:color w:val="0A94D6"/>
      <w:sz w:val="28"/>
      <w:lang w:eastAsia="es-ES"/>
    </w:rPr>
  </w:style>
  <w:style w:type="paragraph" w:customStyle="1" w:styleId="HAYAT2">
    <w:name w:val="HAYA T2"/>
    <w:basedOn w:val="Ttulo3"/>
    <w:qFormat/>
    <w:rsid w:val="00B7159B"/>
    <w:pPr>
      <w:keepLines w:val="0"/>
      <w:numPr>
        <w:ilvl w:val="1"/>
        <w:numId w:val="11"/>
      </w:numPr>
      <w:spacing w:after="60" w:line="276" w:lineRule="auto"/>
      <w:jc w:val="left"/>
    </w:pPr>
    <w:rPr>
      <w:rFonts w:ascii="Verdana" w:eastAsia="Verdana" w:hAnsi="Verdana" w:cs="Verdana"/>
      <w:b w:val="0"/>
      <w:bCs w:val="0"/>
      <w:color w:val="0A94D6"/>
      <w:szCs w:val="24"/>
      <w:lang w:eastAsia="es-ES"/>
    </w:rPr>
  </w:style>
  <w:style w:type="paragraph" w:customStyle="1" w:styleId="HAYAT3">
    <w:name w:val="HAYA T3"/>
    <w:basedOn w:val="HAYAT2"/>
    <w:autoRedefine/>
    <w:qFormat/>
    <w:rsid w:val="00B7159B"/>
    <w:pPr>
      <w:numPr>
        <w:ilvl w:val="2"/>
      </w:numPr>
      <w:ind w:left="1598"/>
    </w:pPr>
  </w:style>
  <w:style w:type="character" w:styleId="CitaHTML">
    <w:name w:val="HTML Cite"/>
    <w:basedOn w:val="Fuentedeprrafopredeter"/>
    <w:uiPriority w:val="99"/>
    <w:semiHidden/>
    <w:unhideWhenUsed/>
    <w:rsid w:val="00F9299D"/>
    <w:rPr>
      <w:i/>
      <w:iCs/>
    </w:rPr>
  </w:style>
  <w:style w:type="paragraph" w:customStyle="1" w:styleId="gmail-m-3679939776644480928msolistparagraph">
    <w:name w:val="gmail-m_-3679939776644480928msolistparagraph"/>
    <w:basedOn w:val="Normal"/>
    <w:rsid w:val="00AF158D"/>
    <w:pPr>
      <w:spacing w:before="100" w:beforeAutospacing="1" w:after="100" w:afterAutospacing="1"/>
    </w:pPr>
    <w:rPr>
      <w:rFonts w:cs="Calibri"/>
    </w:rPr>
  </w:style>
  <w:style w:type="paragraph" w:customStyle="1" w:styleId="guiazul">
    <w:name w:val="guiazul"/>
    <w:basedOn w:val="NormalWeb"/>
    <w:rsid w:val="004C31BA"/>
    <w:pPr>
      <w:spacing w:before="0" w:beforeAutospacing="0" w:after="0" w:afterAutospacing="0"/>
      <w:jc w:val="left"/>
    </w:pPr>
    <w:rPr>
      <w:rFonts w:ascii="Arial" w:hAnsi="Arial"/>
      <w:i/>
      <w:color w:val="0000FF"/>
      <w:sz w:val="20"/>
    </w:rPr>
  </w:style>
  <w:style w:type="character" w:customStyle="1" w:styleId="Mencinsinresolver3">
    <w:name w:val="Mención sin resolver3"/>
    <w:basedOn w:val="Fuentedeprrafopredeter"/>
    <w:uiPriority w:val="99"/>
    <w:semiHidden/>
    <w:unhideWhenUsed/>
    <w:rsid w:val="00834A66"/>
    <w:rPr>
      <w:color w:val="605E5C"/>
      <w:shd w:val="clear" w:color="auto" w:fill="E1DFDD"/>
    </w:rPr>
  </w:style>
  <w:style w:type="table" w:customStyle="1" w:styleId="TableNormal">
    <w:name w:val="Table Normal"/>
    <w:uiPriority w:val="2"/>
    <w:semiHidden/>
    <w:unhideWhenUsed/>
    <w:qFormat/>
    <w:rsid w:val="00A55ADD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A55ADD"/>
    <w:pPr>
      <w:widowControl w:val="0"/>
      <w:autoSpaceDE w:val="0"/>
      <w:autoSpaceDN w:val="0"/>
    </w:pPr>
    <w:rPr>
      <w:rFonts w:ascii="Carlito" w:eastAsia="Carlito" w:hAnsi="Carlito" w:cs="Carlito"/>
      <w:lang w:eastAsia="en-US"/>
    </w:rPr>
  </w:style>
  <w:style w:type="character" w:customStyle="1" w:styleId="Mencinsinresolver4">
    <w:name w:val="Mención sin resolver4"/>
    <w:basedOn w:val="Fuentedeprrafopredeter"/>
    <w:uiPriority w:val="99"/>
    <w:semiHidden/>
    <w:unhideWhenUsed/>
    <w:rsid w:val="007E5A41"/>
    <w:rPr>
      <w:color w:val="605E5C"/>
      <w:shd w:val="clear" w:color="auto" w:fill="E1DFDD"/>
    </w:rPr>
  </w:style>
  <w:style w:type="character" w:styleId="Mencinsinresolver">
    <w:name w:val="Unresolved Mention"/>
    <w:basedOn w:val="Fuentedeprrafopredeter"/>
    <w:uiPriority w:val="99"/>
    <w:semiHidden/>
    <w:unhideWhenUsed/>
    <w:rsid w:val="000643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71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47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8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629294">
          <w:marLeft w:val="14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5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070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0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080733">
          <w:marLeft w:val="14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90330">
          <w:marLeft w:val="14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47741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48184">
          <w:marLeft w:val="14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73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1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8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90550">
          <w:marLeft w:val="14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92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3283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82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48501">
          <w:marLeft w:val="50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8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4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804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09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1932">
          <w:marLeft w:val="27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82651">
          <w:marLeft w:val="27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62217">
          <w:marLeft w:val="14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80657">
          <w:marLeft w:val="27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66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5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9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94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1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5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6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1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9817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7463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96765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7763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7503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8231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87150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95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8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946351">
          <w:marLeft w:val="27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276271">
          <w:marLeft w:val="27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62322">
          <w:marLeft w:val="27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30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6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5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17170">
          <w:marLeft w:val="14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66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4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9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4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4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83226">
          <w:marLeft w:val="27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95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5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9206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28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9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6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4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1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3508">
          <w:marLeft w:val="27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38786">
          <w:marLeft w:val="14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91248">
          <w:marLeft w:val="27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07242">
          <w:marLeft w:val="274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13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1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6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7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0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3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1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1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6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0777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64504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5346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9584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878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02718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3596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73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21870">
          <w:marLeft w:val="70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99630">
          <w:marLeft w:val="70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37688">
          <w:marLeft w:val="70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05786">
          <w:marLeft w:val="70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05541">
          <w:marLeft w:val="70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66180">
          <w:marLeft w:val="70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89894">
          <w:marLeft w:val="706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14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2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536529">
          <w:marLeft w:val="317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429935">
          <w:marLeft w:val="317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1769">
          <w:marLeft w:val="317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2484">
          <w:marLeft w:val="317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94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7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1895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22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5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2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9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5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4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3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2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8687">
          <w:marLeft w:val="86"/>
          <w:marRight w:val="0"/>
          <w:marTop w:val="0"/>
          <w:marBottom w:val="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99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5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3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5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769180">
          <w:marLeft w:val="86"/>
          <w:marRight w:val="0"/>
          <w:marTop w:val="0"/>
          <w:marBottom w:val="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80423">
          <w:marLeft w:val="86"/>
          <w:marRight w:val="0"/>
          <w:marTop w:val="0"/>
          <w:marBottom w:val="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42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4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3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968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30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hyperlink" Target="mailto:atencionalcliente@haya.es" TargetMode="External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3.emf"/><Relationship Id="rId7" Type="http://schemas.openxmlformats.org/officeDocument/2006/relationships/settings" Target="settings.xml"/><Relationship Id="rId12" Type="http://schemas.microsoft.com/office/2007/relationships/hdphoto" Target="media/hdphoto1.wdp"/><Relationship Id="rId17" Type="http://schemas.openxmlformats.org/officeDocument/2006/relationships/hyperlink" Target="mailto:centroatenci&#243;n@haya.es" TargetMode="External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hyperlink" Target="mailto:atencionalcliente@haya.es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microsoft.com/office/2011/relationships/people" Target="people.xml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yperlink" Target="tel:+34901117788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package" Target="embeddings/Microsoft_Word_Document.docx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704B28E2F80433BB4A5C9C355BEC0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E98CFA-6257-4700-9317-B784B1104128}"/>
      </w:docPartPr>
      <w:docPartBody>
        <w:p w:rsidR="00774B2F" w:rsidRDefault="007366CD" w:rsidP="007366CD">
          <w:pPr>
            <w:pStyle w:val="E704B28E2F80433BB4A5C9C355BEC0E9"/>
          </w:pPr>
          <w:r w:rsidRPr="004921C5">
            <w:rPr>
              <w:rStyle w:val="Textodelmarcadordeposicin"/>
            </w:rPr>
            <w:t>Elija un elemento.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rlito">
    <w:altName w:val="Calibri"/>
    <w:charset w:val="00"/>
    <w:family w:val="swiss"/>
    <w:pitch w:val="variable"/>
    <w:sig w:usb0="E10002FF" w:usb1="5000ECFF" w:usb2="00000009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__ _____">
    <w:altName w:val="Yu Gothic"/>
    <w:panose1 w:val="00000000000000000000"/>
    <w:charset w:val="80"/>
    <w:family w:val="script"/>
    <w:notTrueType/>
    <w:pitch w:val="default"/>
    <w:sig w:usb0="00000000" w:usb1="08070708" w:usb2="10000010" w:usb3="00000000" w:csb0="0002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A35E0"/>
    <w:rsid w:val="0001722F"/>
    <w:rsid w:val="00031459"/>
    <w:rsid w:val="0004328B"/>
    <w:rsid w:val="000807BD"/>
    <w:rsid w:val="000E234F"/>
    <w:rsid w:val="000E24CA"/>
    <w:rsid w:val="000F1FAF"/>
    <w:rsid w:val="00104C32"/>
    <w:rsid w:val="00116C0E"/>
    <w:rsid w:val="001311E0"/>
    <w:rsid w:val="00146D32"/>
    <w:rsid w:val="00154591"/>
    <w:rsid w:val="00161D6A"/>
    <w:rsid w:val="001D34E2"/>
    <w:rsid w:val="001E2F99"/>
    <w:rsid w:val="002017C4"/>
    <w:rsid w:val="00206041"/>
    <w:rsid w:val="00230308"/>
    <w:rsid w:val="00274EAE"/>
    <w:rsid w:val="002B5923"/>
    <w:rsid w:val="00324239"/>
    <w:rsid w:val="00324BB3"/>
    <w:rsid w:val="0032687F"/>
    <w:rsid w:val="00326B1F"/>
    <w:rsid w:val="0033246D"/>
    <w:rsid w:val="00350FD4"/>
    <w:rsid w:val="0037650F"/>
    <w:rsid w:val="003A14DF"/>
    <w:rsid w:val="003A2278"/>
    <w:rsid w:val="003C1366"/>
    <w:rsid w:val="004312B5"/>
    <w:rsid w:val="00447FC2"/>
    <w:rsid w:val="004906F6"/>
    <w:rsid w:val="004A6B59"/>
    <w:rsid w:val="004B5665"/>
    <w:rsid w:val="004E1A57"/>
    <w:rsid w:val="004F3854"/>
    <w:rsid w:val="005262B9"/>
    <w:rsid w:val="005316E3"/>
    <w:rsid w:val="00586A77"/>
    <w:rsid w:val="005A08CA"/>
    <w:rsid w:val="005C3995"/>
    <w:rsid w:val="005C71F1"/>
    <w:rsid w:val="005D67FB"/>
    <w:rsid w:val="005D6895"/>
    <w:rsid w:val="00655B48"/>
    <w:rsid w:val="00660D76"/>
    <w:rsid w:val="006810E2"/>
    <w:rsid w:val="0069100B"/>
    <w:rsid w:val="006C3777"/>
    <w:rsid w:val="006C47A2"/>
    <w:rsid w:val="006F1D37"/>
    <w:rsid w:val="00700A0A"/>
    <w:rsid w:val="007158DD"/>
    <w:rsid w:val="007277A6"/>
    <w:rsid w:val="0073051C"/>
    <w:rsid w:val="00735F7E"/>
    <w:rsid w:val="007366CD"/>
    <w:rsid w:val="00755AB5"/>
    <w:rsid w:val="00774B2F"/>
    <w:rsid w:val="007A56D6"/>
    <w:rsid w:val="007C4199"/>
    <w:rsid w:val="007E6ED8"/>
    <w:rsid w:val="007F7BAA"/>
    <w:rsid w:val="0080019B"/>
    <w:rsid w:val="00853DDB"/>
    <w:rsid w:val="008844E0"/>
    <w:rsid w:val="008A54CB"/>
    <w:rsid w:val="008C0F81"/>
    <w:rsid w:val="008C1E54"/>
    <w:rsid w:val="008D6E3A"/>
    <w:rsid w:val="008E6DD9"/>
    <w:rsid w:val="00943D4B"/>
    <w:rsid w:val="00945EC1"/>
    <w:rsid w:val="00960924"/>
    <w:rsid w:val="009B1B74"/>
    <w:rsid w:val="009C330D"/>
    <w:rsid w:val="00A068E0"/>
    <w:rsid w:val="00A17384"/>
    <w:rsid w:val="00A44A5F"/>
    <w:rsid w:val="00AB1340"/>
    <w:rsid w:val="00AC5B22"/>
    <w:rsid w:val="00AD06AC"/>
    <w:rsid w:val="00B2574F"/>
    <w:rsid w:val="00B67F10"/>
    <w:rsid w:val="00B738DE"/>
    <w:rsid w:val="00B9101A"/>
    <w:rsid w:val="00BB3C60"/>
    <w:rsid w:val="00BC34FD"/>
    <w:rsid w:val="00BC575D"/>
    <w:rsid w:val="00C20D2F"/>
    <w:rsid w:val="00C31A0D"/>
    <w:rsid w:val="00C47033"/>
    <w:rsid w:val="00C52CFB"/>
    <w:rsid w:val="00C85622"/>
    <w:rsid w:val="00C90F23"/>
    <w:rsid w:val="00CA464D"/>
    <w:rsid w:val="00CB65B9"/>
    <w:rsid w:val="00CC4D53"/>
    <w:rsid w:val="00CE6F35"/>
    <w:rsid w:val="00D15397"/>
    <w:rsid w:val="00D31844"/>
    <w:rsid w:val="00D3247C"/>
    <w:rsid w:val="00D340CC"/>
    <w:rsid w:val="00D6126A"/>
    <w:rsid w:val="00D8173A"/>
    <w:rsid w:val="00DA669C"/>
    <w:rsid w:val="00DB2CA3"/>
    <w:rsid w:val="00DD52E7"/>
    <w:rsid w:val="00DE540F"/>
    <w:rsid w:val="00E75D6B"/>
    <w:rsid w:val="00E97ED4"/>
    <w:rsid w:val="00EC6186"/>
    <w:rsid w:val="00EE366F"/>
    <w:rsid w:val="00F15E64"/>
    <w:rsid w:val="00F274F6"/>
    <w:rsid w:val="00F60577"/>
    <w:rsid w:val="00FA35E0"/>
    <w:rsid w:val="00FB23A4"/>
    <w:rsid w:val="00FB46B3"/>
    <w:rsid w:val="00FD7765"/>
    <w:rsid w:val="00FE2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6810E2"/>
    <w:rPr>
      <w:color w:val="808080"/>
    </w:rPr>
  </w:style>
  <w:style w:type="paragraph" w:customStyle="1" w:styleId="E3EC87B73381489AAFA8DA31F6452684">
    <w:name w:val="E3EC87B73381489AAFA8DA31F6452684"/>
    <w:rsid w:val="00FA35E0"/>
  </w:style>
  <w:style w:type="paragraph" w:customStyle="1" w:styleId="C833B1BF571B4C51848D9DC3DC0C950A">
    <w:name w:val="C833B1BF571B4C51848D9DC3DC0C950A"/>
    <w:rsid w:val="007366CD"/>
  </w:style>
  <w:style w:type="paragraph" w:customStyle="1" w:styleId="F1385F76586A4A4C9DB915A08ED85D31">
    <w:name w:val="F1385F76586A4A4C9DB915A08ED85D31"/>
    <w:rsid w:val="007366CD"/>
  </w:style>
  <w:style w:type="paragraph" w:customStyle="1" w:styleId="822F7881CFFD4192A53F7FCCC54BCB04">
    <w:name w:val="822F7881CFFD4192A53F7FCCC54BCB04"/>
    <w:rsid w:val="007366CD"/>
  </w:style>
  <w:style w:type="paragraph" w:customStyle="1" w:styleId="0A6258C01C37418797384D7EB920FFB3">
    <w:name w:val="0A6258C01C37418797384D7EB920FFB3"/>
    <w:rsid w:val="007366CD"/>
  </w:style>
  <w:style w:type="paragraph" w:customStyle="1" w:styleId="F3041A97E9344C3581795AE8C73C2636">
    <w:name w:val="F3041A97E9344C3581795AE8C73C2636"/>
    <w:rsid w:val="007366CD"/>
  </w:style>
  <w:style w:type="paragraph" w:customStyle="1" w:styleId="072C13B2CEA44C9BBE424563E487F87F">
    <w:name w:val="072C13B2CEA44C9BBE424563E487F87F"/>
    <w:rsid w:val="007366CD"/>
  </w:style>
  <w:style w:type="paragraph" w:customStyle="1" w:styleId="E704B28E2F80433BB4A5C9C355BEC0E9">
    <w:name w:val="E704B28E2F80433BB4A5C9C355BEC0E9"/>
    <w:rsid w:val="007366CD"/>
  </w:style>
  <w:style w:type="paragraph" w:customStyle="1" w:styleId="08E93B91A2C949409629704E71A10120">
    <w:name w:val="08E93B91A2C949409629704E71A10120"/>
    <w:rsid w:val="006810E2"/>
  </w:style>
  <w:style w:type="paragraph" w:customStyle="1" w:styleId="9F9626E382864602AA119421037A9993">
    <w:name w:val="9F9626E382864602AA119421037A9993"/>
    <w:rsid w:val="006810E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10CF35822FEA3428B22C7D5D39A9112" ma:contentTypeVersion="7" ma:contentTypeDescription="Crear nuevo documento." ma:contentTypeScope="" ma:versionID="fd5c0b431bdd25f7d95c1596dec4438c">
  <xsd:schema xmlns:xsd="http://www.w3.org/2001/XMLSchema" xmlns:xs="http://www.w3.org/2001/XMLSchema" xmlns:p="http://schemas.microsoft.com/office/2006/metadata/properties" xmlns:ns3="8991e69e-47ec-4828-af82-5374355fd7a9" targetNamespace="http://schemas.microsoft.com/office/2006/metadata/properties" ma:root="true" ma:fieldsID="e1bfc4dabb7594507767de0ba057d4fa" ns3:_="">
    <xsd:import namespace="8991e69e-47ec-4828-af82-5374355fd7a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91e69e-47ec-4828-af82-5374355fd7a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980023-38EE-48E5-9733-9F393FBE30E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6CBDE90-41DE-4DA1-B869-62CDCAF9FF9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CFEE336-FAB2-43FD-8E90-AF4108F200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991e69e-47ec-4828-af82-5374355fd7a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A5715AE-06E5-41A8-BAE8-60FC9CA142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9</Pages>
  <Words>2328</Words>
  <Characters>12805</Characters>
  <Application>Microsoft Office Word</Application>
  <DocSecurity>0</DocSecurity>
  <Lines>106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BBVA</Company>
  <LinksUpToDate>false</LinksUpToDate>
  <CharactersWithSpaces>15103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Procesos de Soporte</dc:subject>
  <dc:creator>Beatriz Huerta Royuela</dc:creator>
  <cp:lastModifiedBy>Natalia Peñalba Falkenthal</cp:lastModifiedBy>
  <cp:revision>9</cp:revision>
  <cp:lastPrinted>2020-02-17T14:16:00Z</cp:lastPrinted>
  <dcterms:created xsi:type="dcterms:W3CDTF">2020-10-30T12:34:00Z</dcterms:created>
  <dcterms:modified xsi:type="dcterms:W3CDTF">2020-11-16T16:35:00Z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0x010100210CF35822FEA3428B22C7D5D39A9112</vt:lpwstr>
  </property>
</Properties>
</file>