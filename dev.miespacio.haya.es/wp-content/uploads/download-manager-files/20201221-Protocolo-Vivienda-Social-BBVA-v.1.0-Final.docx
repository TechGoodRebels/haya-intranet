
<file path=[Content_Types].xml><?xml version="1.0" encoding="utf-8"?>
<Types xmlns="http://schemas.openxmlformats.org/package/2006/content-types">
  <Default Extension="bin" ContentType="application/vnd.openxmlformats-officedocument.oleObject"/>
  <Default Extension="docx" ContentType="application/vnd.openxmlformats-officedocument.wordprocessingml.documen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6FE7B1C" w14:textId="77777777" w:rsidR="00C120B2" w:rsidRDefault="00C2339A" w:rsidP="000E21B7">
      <w:pPr>
        <w:pBdr>
          <w:top w:val="nil"/>
          <w:left w:val="nil"/>
          <w:bottom w:val="nil"/>
          <w:right w:val="nil"/>
          <w:between w:val="nil"/>
        </w:pBdr>
        <w:ind w:left="567"/>
        <w:rPr>
          <w:rFonts w:ascii="Times New Roman" w:eastAsia="Times New Roman" w:hAnsi="Times New Roman" w:cs="Times New Roman"/>
          <w:color w:val="000000"/>
          <w:sz w:val="20"/>
          <w:szCs w:val="20"/>
        </w:rPr>
      </w:pPr>
      <w:r w:rsidRPr="00CF76B8">
        <w:rPr>
          <w:noProof/>
        </w:rPr>
        <w:drawing>
          <wp:anchor distT="0" distB="0" distL="114300" distR="114300" simplePos="0" relativeHeight="251659264" behindDoc="0" locked="0" layoutInCell="1" allowOverlap="1" wp14:anchorId="372BB9B8" wp14:editId="2380AAE7">
            <wp:simplePos x="0" y="0"/>
            <wp:positionH relativeFrom="column">
              <wp:posOffset>0</wp:posOffset>
            </wp:positionH>
            <wp:positionV relativeFrom="page">
              <wp:posOffset>514040</wp:posOffset>
            </wp:positionV>
            <wp:extent cx="2023110" cy="521970"/>
            <wp:effectExtent l="0" t="0" r="0" b="0"/>
            <wp:wrapNone/>
            <wp:docPr id="11" name="Imagen 11" descr="C:\Users\e049709\Documents\Plantillas y Manuales\New_Begining\Logos\ALINEADO IZQ\BBVA_TAGLINE_ESP\RGB\BBVA_TAGLINE_ESP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049709\Documents\Plantillas y Manuales\New_Begining\Logos\ALINEADO IZQ\BBVA_TAGLINE_ESP\RGB\BBVA_TAGLINE_ESP_RGB.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23110" cy="5219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BC596F9" w14:textId="77777777" w:rsidR="00C120B2" w:rsidRDefault="00C120B2" w:rsidP="000E21B7">
      <w:pPr>
        <w:pBdr>
          <w:top w:val="nil"/>
          <w:left w:val="nil"/>
          <w:bottom w:val="nil"/>
          <w:right w:val="nil"/>
          <w:between w:val="nil"/>
        </w:pBdr>
        <w:ind w:left="567"/>
        <w:rPr>
          <w:rFonts w:ascii="Times New Roman" w:eastAsia="Times New Roman" w:hAnsi="Times New Roman" w:cs="Times New Roman"/>
          <w:color w:val="000000"/>
          <w:sz w:val="20"/>
          <w:szCs w:val="20"/>
        </w:rPr>
      </w:pPr>
    </w:p>
    <w:p w14:paraId="363D91F8" w14:textId="77777777" w:rsidR="00C120B2" w:rsidRDefault="00C120B2" w:rsidP="000E21B7">
      <w:pPr>
        <w:pBdr>
          <w:top w:val="nil"/>
          <w:left w:val="nil"/>
          <w:bottom w:val="nil"/>
          <w:right w:val="nil"/>
          <w:between w:val="nil"/>
        </w:pBdr>
        <w:ind w:left="567"/>
        <w:rPr>
          <w:rFonts w:ascii="Times New Roman" w:eastAsia="Times New Roman" w:hAnsi="Times New Roman" w:cs="Times New Roman"/>
          <w:color w:val="000000"/>
          <w:sz w:val="20"/>
          <w:szCs w:val="20"/>
        </w:rPr>
      </w:pPr>
    </w:p>
    <w:p w14:paraId="7315A3D1" w14:textId="77777777" w:rsidR="00C120B2" w:rsidRDefault="00C120B2" w:rsidP="000E21B7">
      <w:pPr>
        <w:pBdr>
          <w:top w:val="nil"/>
          <w:left w:val="nil"/>
          <w:bottom w:val="nil"/>
          <w:right w:val="nil"/>
          <w:between w:val="nil"/>
        </w:pBdr>
        <w:ind w:left="567"/>
        <w:rPr>
          <w:rFonts w:ascii="Times New Roman" w:eastAsia="Times New Roman" w:hAnsi="Times New Roman" w:cs="Times New Roman"/>
          <w:color w:val="000000"/>
          <w:sz w:val="20"/>
          <w:szCs w:val="20"/>
        </w:rPr>
      </w:pPr>
    </w:p>
    <w:p w14:paraId="203A8921" w14:textId="77777777" w:rsidR="00C120B2" w:rsidRDefault="00C120B2" w:rsidP="000E21B7">
      <w:pPr>
        <w:pBdr>
          <w:top w:val="nil"/>
          <w:left w:val="nil"/>
          <w:bottom w:val="nil"/>
          <w:right w:val="nil"/>
          <w:between w:val="nil"/>
        </w:pBdr>
        <w:ind w:left="567"/>
        <w:rPr>
          <w:rFonts w:ascii="Times New Roman" w:eastAsia="Times New Roman" w:hAnsi="Times New Roman" w:cs="Times New Roman"/>
          <w:color w:val="000000"/>
          <w:sz w:val="20"/>
          <w:szCs w:val="20"/>
        </w:rPr>
      </w:pPr>
    </w:p>
    <w:p w14:paraId="00AB88BD" w14:textId="77777777" w:rsidR="00C120B2" w:rsidRDefault="00C120B2" w:rsidP="000E21B7">
      <w:pPr>
        <w:pBdr>
          <w:top w:val="nil"/>
          <w:left w:val="nil"/>
          <w:bottom w:val="nil"/>
          <w:right w:val="nil"/>
          <w:between w:val="nil"/>
        </w:pBdr>
        <w:ind w:left="567"/>
        <w:rPr>
          <w:rFonts w:ascii="Times New Roman" w:eastAsia="Times New Roman" w:hAnsi="Times New Roman" w:cs="Times New Roman"/>
          <w:color w:val="000000"/>
          <w:sz w:val="20"/>
          <w:szCs w:val="20"/>
        </w:rPr>
      </w:pPr>
    </w:p>
    <w:p w14:paraId="4FA974A7" w14:textId="77777777" w:rsidR="00C120B2" w:rsidRDefault="00C120B2" w:rsidP="000E21B7">
      <w:pPr>
        <w:pBdr>
          <w:top w:val="nil"/>
          <w:left w:val="nil"/>
          <w:bottom w:val="nil"/>
          <w:right w:val="nil"/>
          <w:between w:val="nil"/>
        </w:pBdr>
        <w:ind w:left="567"/>
        <w:rPr>
          <w:rFonts w:ascii="Times New Roman" w:eastAsia="Times New Roman" w:hAnsi="Times New Roman" w:cs="Times New Roman"/>
          <w:color w:val="000000"/>
          <w:sz w:val="20"/>
          <w:szCs w:val="20"/>
        </w:rPr>
      </w:pPr>
    </w:p>
    <w:p w14:paraId="32ED1B23" w14:textId="77777777" w:rsidR="00C120B2" w:rsidRDefault="00C120B2" w:rsidP="000E21B7">
      <w:pPr>
        <w:pBdr>
          <w:top w:val="nil"/>
          <w:left w:val="nil"/>
          <w:bottom w:val="nil"/>
          <w:right w:val="nil"/>
          <w:between w:val="nil"/>
        </w:pBdr>
        <w:ind w:left="567"/>
        <w:rPr>
          <w:rFonts w:ascii="Times New Roman" w:eastAsia="Times New Roman" w:hAnsi="Times New Roman" w:cs="Times New Roman"/>
          <w:color w:val="000000"/>
          <w:sz w:val="20"/>
          <w:szCs w:val="20"/>
        </w:rPr>
      </w:pPr>
    </w:p>
    <w:p w14:paraId="4D36E54E" w14:textId="77777777" w:rsidR="00C120B2" w:rsidRDefault="00C120B2" w:rsidP="000E21B7">
      <w:pPr>
        <w:pBdr>
          <w:top w:val="nil"/>
          <w:left w:val="nil"/>
          <w:bottom w:val="nil"/>
          <w:right w:val="nil"/>
          <w:between w:val="nil"/>
        </w:pBdr>
        <w:ind w:left="567"/>
        <w:rPr>
          <w:rFonts w:ascii="Times New Roman" w:eastAsia="Times New Roman" w:hAnsi="Times New Roman" w:cs="Times New Roman"/>
          <w:color w:val="000000"/>
          <w:sz w:val="20"/>
          <w:szCs w:val="20"/>
        </w:rPr>
      </w:pPr>
    </w:p>
    <w:p w14:paraId="4E07C823" w14:textId="77777777" w:rsidR="00C120B2" w:rsidRDefault="00C120B2" w:rsidP="000E21B7">
      <w:pPr>
        <w:pBdr>
          <w:top w:val="nil"/>
          <w:left w:val="nil"/>
          <w:bottom w:val="nil"/>
          <w:right w:val="nil"/>
          <w:between w:val="nil"/>
        </w:pBdr>
        <w:ind w:left="567"/>
        <w:rPr>
          <w:rFonts w:ascii="Times New Roman" w:eastAsia="Times New Roman" w:hAnsi="Times New Roman" w:cs="Times New Roman"/>
          <w:color w:val="000000"/>
          <w:sz w:val="23"/>
          <w:szCs w:val="23"/>
        </w:rPr>
      </w:pPr>
    </w:p>
    <w:p w14:paraId="1B95C8A6" w14:textId="77777777" w:rsidR="00C120B2" w:rsidRDefault="00C2339A" w:rsidP="000E21B7">
      <w:pPr>
        <w:ind w:left="567" w:right="161"/>
        <w:jc w:val="center"/>
        <w:rPr>
          <w:rFonts w:ascii="BBVABentonSans" w:hAnsi="BBVABentonSans"/>
          <w:b/>
          <w:color w:val="1F497C"/>
          <w:sz w:val="80"/>
          <w:szCs w:val="80"/>
        </w:rPr>
      </w:pPr>
      <w:r w:rsidRPr="00C2339A">
        <w:rPr>
          <w:rFonts w:ascii="BBVABentonSans" w:hAnsi="BBVABentonSans"/>
          <w:b/>
          <w:color w:val="1F497C"/>
          <w:sz w:val="80"/>
          <w:szCs w:val="80"/>
        </w:rPr>
        <w:t xml:space="preserve">PROTOCOLO </w:t>
      </w:r>
      <w:r>
        <w:rPr>
          <w:rFonts w:ascii="BBVABentonSans" w:hAnsi="BBVABentonSans"/>
          <w:b/>
          <w:color w:val="1F497C"/>
          <w:sz w:val="80"/>
          <w:szCs w:val="80"/>
        </w:rPr>
        <w:t xml:space="preserve">DE </w:t>
      </w:r>
      <w:r w:rsidRPr="00C2339A">
        <w:rPr>
          <w:rFonts w:ascii="BBVABentonSans" w:hAnsi="BBVABentonSans"/>
          <w:b/>
          <w:color w:val="1F497C"/>
          <w:sz w:val="80"/>
          <w:szCs w:val="80"/>
        </w:rPr>
        <w:t>VIVIENDA SOCIAL</w:t>
      </w:r>
    </w:p>
    <w:p w14:paraId="5C3F4B4A" w14:textId="77777777" w:rsidR="004C1CF5" w:rsidRDefault="004C1CF5" w:rsidP="000E21B7">
      <w:pPr>
        <w:keepNext/>
        <w:keepLines/>
        <w:ind w:left="567" w:right="-851"/>
        <w:jc w:val="center"/>
        <w:rPr>
          <w:rFonts w:ascii="BBVABentonSans" w:hAnsi="BBVABentonSans"/>
          <w:color w:val="002060"/>
          <w:sz w:val="72"/>
          <w:szCs w:val="80"/>
        </w:rPr>
      </w:pPr>
    </w:p>
    <w:p w14:paraId="03383E90" w14:textId="77777777" w:rsidR="00C2339A" w:rsidRDefault="00C2339A" w:rsidP="000E21B7">
      <w:pPr>
        <w:keepNext/>
        <w:keepLines/>
        <w:ind w:left="567" w:right="-851"/>
        <w:jc w:val="center"/>
        <w:rPr>
          <w:rFonts w:ascii="BBVABentonSans" w:hAnsi="BBVABentonSans"/>
          <w:color w:val="002060"/>
          <w:sz w:val="72"/>
          <w:szCs w:val="80"/>
        </w:rPr>
      </w:pPr>
      <w:r w:rsidRPr="00C2339A">
        <w:rPr>
          <w:rFonts w:ascii="BBVABentonSans" w:hAnsi="BBVABentonSans"/>
          <w:color w:val="002060"/>
          <w:sz w:val="72"/>
          <w:szCs w:val="80"/>
        </w:rPr>
        <w:t>(BBVA-SERVICER</w:t>
      </w:r>
    </w:p>
    <w:p w14:paraId="1FC4C446" w14:textId="77777777" w:rsidR="00C2339A" w:rsidRPr="00C2339A" w:rsidRDefault="00C2339A" w:rsidP="000E21B7">
      <w:pPr>
        <w:keepNext/>
        <w:keepLines/>
        <w:ind w:left="567" w:right="-851"/>
        <w:jc w:val="center"/>
        <w:rPr>
          <w:rFonts w:ascii="BBVABentonSans" w:hAnsi="BBVABentonSans"/>
          <w:sz w:val="72"/>
          <w:szCs w:val="80"/>
        </w:rPr>
      </w:pPr>
      <w:r w:rsidRPr="00C2339A">
        <w:rPr>
          <w:rFonts w:ascii="BBVABentonSans" w:hAnsi="BBVABentonSans"/>
          <w:color w:val="002060"/>
          <w:sz w:val="72"/>
          <w:szCs w:val="80"/>
        </w:rPr>
        <w:t>INMOBILIARIO)</w:t>
      </w:r>
    </w:p>
    <w:p w14:paraId="5AAA807B" w14:textId="77777777" w:rsidR="00C2339A" w:rsidRPr="00C2339A" w:rsidRDefault="00C2339A" w:rsidP="000E21B7">
      <w:pPr>
        <w:ind w:left="567" w:right="161"/>
        <w:jc w:val="center"/>
        <w:rPr>
          <w:rFonts w:ascii="BBVABentonSans" w:hAnsi="BBVABentonSans"/>
          <w:b/>
          <w:color w:val="1F497C"/>
          <w:sz w:val="80"/>
          <w:szCs w:val="80"/>
        </w:rPr>
      </w:pPr>
    </w:p>
    <w:p w14:paraId="5A0FD15D" w14:textId="77777777" w:rsidR="00C120B2" w:rsidRPr="00C2339A" w:rsidRDefault="00C120B2" w:rsidP="000E21B7">
      <w:pPr>
        <w:ind w:left="567" w:right="161"/>
        <w:jc w:val="center"/>
        <w:rPr>
          <w:rFonts w:ascii="BBVABentonSans" w:hAnsi="BBVABentonSans"/>
          <w:b/>
          <w:color w:val="1F497C"/>
          <w:sz w:val="88"/>
          <w:szCs w:val="88"/>
        </w:rPr>
      </w:pPr>
    </w:p>
    <w:p w14:paraId="2BDFBF18" w14:textId="77777777" w:rsidR="00C120B2" w:rsidRPr="00C2339A" w:rsidRDefault="00C2339A" w:rsidP="000E21B7">
      <w:pPr>
        <w:ind w:left="567" w:right="161"/>
        <w:jc w:val="center"/>
        <w:rPr>
          <w:rFonts w:ascii="BBVABentonSans" w:hAnsi="BBVABentonSans"/>
          <w:b/>
          <w:sz w:val="88"/>
          <w:szCs w:val="88"/>
        </w:rPr>
      </w:pPr>
      <w:r>
        <w:rPr>
          <w:rFonts w:ascii="BBVABentonSans" w:hAnsi="BBVABentonSans"/>
          <w:b/>
          <w:color w:val="1F497C"/>
          <w:sz w:val="88"/>
          <w:szCs w:val="88"/>
        </w:rPr>
        <w:t xml:space="preserve">   </w:t>
      </w:r>
    </w:p>
    <w:p w14:paraId="41B2BB2F" w14:textId="77777777" w:rsidR="00C120B2" w:rsidRDefault="00C120B2" w:rsidP="000E21B7">
      <w:pPr>
        <w:pBdr>
          <w:top w:val="nil"/>
          <w:left w:val="nil"/>
          <w:bottom w:val="nil"/>
          <w:right w:val="nil"/>
          <w:between w:val="nil"/>
        </w:pBdr>
        <w:ind w:left="567" w:right="-600"/>
        <w:rPr>
          <w:color w:val="000000"/>
          <w:sz w:val="20"/>
          <w:szCs w:val="20"/>
        </w:rPr>
      </w:pPr>
    </w:p>
    <w:p w14:paraId="00C3CE26" w14:textId="77777777" w:rsidR="00C120B2" w:rsidRDefault="00C120B2" w:rsidP="000E21B7">
      <w:pPr>
        <w:pBdr>
          <w:top w:val="nil"/>
          <w:left w:val="nil"/>
          <w:bottom w:val="nil"/>
          <w:right w:val="nil"/>
          <w:between w:val="nil"/>
        </w:pBdr>
        <w:ind w:left="567" w:right="-600"/>
        <w:rPr>
          <w:color w:val="000000"/>
          <w:sz w:val="20"/>
          <w:szCs w:val="20"/>
        </w:rPr>
      </w:pPr>
    </w:p>
    <w:p w14:paraId="72C833A3" w14:textId="77777777" w:rsidR="00C120B2" w:rsidRDefault="00C120B2" w:rsidP="000E21B7">
      <w:pPr>
        <w:pBdr>
          <w:top w:val="nil"/>
          <w:left w:val="nil"/>
          <w:bottom w:val="nil"/>
          <w:right w:val="nil"/>
          <w:between w:val="nil"/>
        </w:pBdr>
        <w:ind w:left="567" w:right="-600"/>
        <w:rPr>
          <w:color w:val="000000"/>
          <w:sz w:val="20"/>
          <w:szCs w:val="20"/>
        </w:rPr>
      </w:pPr>
    </w:p>
    <w:p w14:paraId="0571D806" w14:textId="77777777" w:rsidR="00C120B2" w:rsidRDefault="00C120B2" w:rsidP="000E21B7">
      <w:pPr>
        <w:pBdr>
          <w:top w:val="nil"/>
          <w:left w:val="nil"/>
          <w:bottom w:val="nil"/>
          <w:right w:val="nil"/>
          <w:between w:val="nil"/>
        </w:pBdr>
        <w:ind w:left="567" w:right="-600"/>
        <w:rPr>
          <w:color w:val="000000"/>
          <w:sz w:val="20"/>
          <w:szCs w:val="20"/>
        </w:rPr>
      </w:pPr>
    </w:p>
    <w:p w14:paraId="7B791B18" w14:textId="77777777" w:rsidR="00C120B2" w:rsidRDefault="00C120B2" w:rsidP="000E21B7">
      <w:pPr>
        <w:pBdr>
          <w:top w:val="nil"/>
          <w:left w:val="nil"/>
          <w:bottom w:val="nil"/>
          <w:right w:val="nil"/>
          <w:between w:val="nil"/>
        </w:pBdr>
        <w:ind w:left="567" w:right="-600"/>
        <w:rPr>
          <w:sz w:val="20"/>
          <w:szCs w:val="20"/>
        </w:rPr>
      </w:pPr>
    </w:p>
    <w:p w14:paraId="70115B68" w14:textId="77777777" w:rsidR="00C120B2" w:rsidRDefault="00C120B2" w:rsidP="000E21B7">
      <w:pPr>
        <w:pBdr>
          <w:top w:val="nil"/>
          <w:left w:val="nil"/>
          <w:bottom w:val="nil"/>
          <w:right w:val="nil"/>
          <w:between w:val="nil"/>
        </w:pBdr>
        <w:ind w:left="567" w:right="-600"/>
        <w:rPr>
          <w:sz w:val="20"/>
          <w:szCs w:val="20"/>
        </w:rPr>
      </w:pPr>
    </w:p>
    <w:p w14:paraId="64EC9000" w14:textId="77777777" w:rsidR="00C120B2" w:rsidRDefault="00C120B2" w:rsidP="000E21B7">
      <w:pPr>
        <w:pBdr>
          <w:top w:val="nil"/>
          <w:left w:val="nil"/>
          <w:bottom w:val="nil"/>
          <w:right w:val="nil"/>
          <w:between w:val="nil"/>
        </w:pBdr>
        <w:ind w:left="567" w:right="-600"/>
        <w:rPr>
          <w:sz w:val="20"/>
          <w:szCs w:val="20"/>
        </w:rPr>
      </w:pPr>
    </w:p>
    <w:p w14:paraId="625D4D81" w14:textId="77777777" w:rsidR="00C120B2" w:rsidRDefault="00C120B2" w:rsidP="000E21B7">
      <w:pPr>
        <w:pBdr>
          <w:top w:val="nil"/>
          <w:left w:val="nil"/>
          <w:bottom w:val="nil"/>
          <w:right w:val="nil"/>
          <w:between w:val="nil"/>
        </w:pBdr>
        <w:ind w:left="567" w:right="-600"/>
        <w:rPr>
          <w:sz w:val="20"/>
          <w:szCs w:val="20"/>
        </w:rPr>
      </w:pPr>
    </w:p>
    <w:p w14:paraId="30733138" w14:textId="77777777" w:rsidR="00C120B2" w:rsidRDefault="00C120B2" w:rsidP="000E21B7">
      <w:pPr>
        <w:pBdr>
          <w:top w:val="nil"/>
          <w:left w:val="nil"/>
          <w:bottom w:val="nil"/>
          <w:right w:val="nil"/>
          <w:between w:val="nil"/>
        </w:pBdr>
        <w:ind w:left="567" w:right="-600"/>
        <w:rPr>
          <w:sz w:val="20"/>
          <w:szCs w:val="20"/>
        </w:rPr>
      </w:pPr>
    </w:p>
    <w:p w14:paraId="4E3405A3" w14:textId="77777777" w:rsidR="00C120B2" w:rsidRDefault="00C120B2" w:rsidP="000E21B7">
      <w:pPr>
        <w:pBdr>
          <w:top w:val="nil"/>
          <w:left w:val="nil"/>
          <w:bottom w:val="nil"/>
          <w:right w:val="nil"/>
          <w:between w:val="nil"/>
        </w:pBdr>
        <w:ind w:left="567" w:right="-600"/>
        <w:rPr>
          <w:sz w:val="20"/>
          <w:szCs w:val="20"/>
        </w:rPr>
      </w:pPr>
    </w:p>
    <w:p w14:paraId="3CC92551" w14:textId="77777777" w:rsidR="00C120B2" w:rsidRDefault="00C120B2" w:rsidP="000E21B7">
      <w:pPr>
        <w:pBdr>
          <w:top w:val="nil"/>
          <w:left w:val="nil"/>
          <w:bottom w:val="nil"/>
          <w:right w:val="nil"/>
          <w:between w:val="nil"/>
        </w:pBdr>
        <w:ind w:left="567" w:right="-600"/>
        <w:rPr>
          <w:sz w:val="20"/>
          <w:szCs w:val="20"/>
        </w:rPr>
      </w:pPr>
    </w:p>
    <w:p w14:paraId="0BA96BDF" w14:textId="77777777" w:rsidR="00C120B2" w:rsidRDefault="00C120B2" w:rsidP="000E21B7">
      <w:pPr>
        <w:pBdr>
          <w:top w:val="nil"/>
          <w:left w:val="nil"/>
          <w:bottom w:val="nil"/>
          <w:right w:val="nil"/>
          <w:between w:val="nil"/>
        </w:pBdr>
        <w:ind w:left="567" w:right="-600"/>
        <w:rPr>
          <w:sz w:val="20"/>
          <w:szCs w:val="20"/>
        </w:rPr>
      </w:pPr>
    </w:p>
    <w:p w14:paraId="7D9BFC83" w14:textId="77777777" w:rsidR="00C120B2" w:rsidRDefault="00C120B2" w:rsidP="000E21B7">
      <w:pPr>
        <w:pBdr>
          <w:top w:val="nil"/>
          <w:left w:val="nil"/>
          <w:bottom w:val="nil"/>
          <w:right w:val="nil"/>
          <w:between w:val="nil"/>
        </w:pBdr>
        <w:ind w:left="567" w:right="-600"/>
        <w:rPr>
          <w:sz w:val="20"/>
          <w:szCs w:val="20"/>
        </w:rPr>
      </w:pPr>
    </w:p>
    <w:p w14:paraId="643317C3" w14:textId="77777777" w:rsidR="00C120B2" w:rsidRDefault="00C2339A" w:rsidP="000E21B7">
      <w:pPr>
        <w:pBdr>
          <w:top w:val="nil"/>
          <w:left w:val="nil"/>
          <w:bottom w:val="nil"/>
          <w:right w:val="nil"/>
          <w:between w:val="nil"/>
        </w:pBdr>
        <w:ind w:left="567" w:right="-600"/>
        <w:jc w:val="center"/>
        <w:rPr>
          <w:sz w:val="20"/>
          <w:szCs w:val="20"/>
        </w:rPr>
      </w:pPr>
      <w:r>
        <w:rPr>
          <w:rFonts w:ascii="BBVABentonSans" w:hAnsi="BBVABentonSans" w:cstheme="minorHAnsi"/>
          <w:color w:val="1F497D" w:themeColor="text2"/>
        </w:rPr>
        <w:t xml:space="preserve">                                                                                                                 </w:t>
      </w:r>
      <w:r w:rsidRPr="006728B1">
        <w:rPr>
          <w:rFonts w:ascii="BBVABentonSans" w:hAnsi="BBVABentonSans" w:cstheme="minorHAnsi"/>
          <w:color w:val="1F497D" w:themeColor="text2"/>
        </w:rPr>
        <w:t>Estrategia y Gestión Inmobiliaria BBVA</w:t>
      </w:r>
    </w:p>
    <w:p w14:paraId="17237C84" w14:textId="77777777" w:rsidR="00C120B2" w:rsidRDefault="00C120B2" w:rsidP="000E21B7">
      <w:pPr>
        <w:pBdr>
          <w:top w:val="nil"/>
          <w:left w:val="nil"/>
          <w:bottom w:val="nil"/>
          <w:right w:val="nil"/>
          <w:between w:val="nil"/>
        </w:pBdr>
        <w:ind w:left="567" w:right="-600"/>
        <w:rPr>
          <w:sz w:val="20"/>
          <w:szCs w:val="20"/>
        </w:rPr>
      </w:pPr>
    </w:p>
    <w:p w14:paraId="397DC6C1" w14:textId="77777777" w:rsidR="007F5634" w:rsidRDefault="007F5634" w:rsidP="000E21B7">
      <w:pPr>
        <w:spacing w:after="60"/>
        <w:ind w:left="567"/>
        <w:jc w:val="center"/>
        <w:rPr>
          <w:rFonts w:ascii="BBVABentonSans" w:hAnsi="BBVABentonSans" w:cstheme="minorHAnsi"/>
          <w:b/>
          <w:color w:val="00B0F0"/>
          <w:sz w:val="26"/>
          <w:szCs w:val="26"/>
        </w:rPr>
      </w:pPr>
    </w:p>
    <w:p w14:paraId="476CA447" w14:textId="77777777" w:rsidR="005D584E" w:rsidRDefault="005D584E" w:rsidP="000E21B7">
      <w:pPr>
        <w:spacing w:after="60"/>
        <w:ind w:left="567"/>
        <w:jc w:val="center"/>
        <w:rPr>
          <w:rFonts w:ascii="BBVABentonSans" w:hAnsi="BBVABentonSans" w:cstheme="minorHAnsi"/>
          <w:b/>
          <w:color w:val="00B0F0"/>
          <w:sz w:val="26"/>
          <w:szCs w:val="26"/>
        </w:rPr>
      </w:pPr>
      <w:r w:rsidRPr="006728B1">
        <w:rPr>
          <w:rFonts w:ascii="BBVABentonSans" w:hAnsi="BBVABentonSans" w:cstheme="minorHAnsi"/>
          <w:b/>
          <w:color w:val="00B0F0"/>
          <w:sz w:val="26"/>
          <w:szCs w:val="26"/>
        </w:rPr>
        <w:t>ÍNDICE</w:t>
      </w:r>
    </w:p>
    <w:p w14:paraId="2DE706D8" w14:textId="77777777" w:rsidR="00C120B2" w:rsidRDefault="00C120B2" w:rsidP="000E21B7">
      <w:pPr>
        <w:pBdr>
          <w:top w:val="nil"/>
          <w:left w:val="nil"/>
          <w:bottom w:val="nil"/>
          <w:right w:val="nil"/>
          <w:between w:val="nil"/>
        </w:pBdr>
        <w:ind w:left="567" w:right="-600"/>
        <w:rPr>
          <w:sz w:val="20"/>
          <w:szCs w:val="20"/>
        </w:rPr>
      </w:pPr>
    </w:p>
    <w:sdt>
      <w:sdtPr>
        <w:id w:val="-480614523"/>
        <w:docPartObj>
          <w:docPartGallery w:val="Table of Contents"/>
          <w:docPartUnique/>
        </w:docPartObj>
      </w:sdtPr>
      <w:sdtEndPr/>
      <w:sdtContent>
        <w:p w14:paraId="35EE5025" w14:textId="133C67F4" w:rsidR="00242E8F" w:rsidRDefault="00C05ADF">
          <w:pPr>
            <w:pStyle w:val="TDC1"/>
            <w:tabs>
              <w:tab w:val="left" w:pos="440"/>
              <w:tab w:val="right" w:pos="10620"/>
            </w:tabs>
            <w:rPr>
              <w:rFonts w:asciiTheme="minorHAnsi" w:eastAsiaTheme="minorEastAsia" w:hAnsiTheme="minorHAnsi" w:cstheme="minorBidi"/>
              <w:noProof/>
            </w:rPr>
          </w:pPr>
          <w:r>
            <w:fldChar w:fldCharType="begin"/>
          </w:r>
          <w:r>
            <w:instrText xml:space="preserve"> TOC \h \u \z </w:instrText>
          </w:r>
          <w:r>
            <w:fldChar w:fldCharType="separate"/>
          </w:r>
          <w:hyperlink w:anchor="_Toc52978388" w:history="1">
            <w:r w:rsidR="00242E8F" w:rsidRPr="00CF05C4">
              <w:rPr>
                <w:rStyle w:val="Hipervnculo"/>
                <w:noProof/>
              </w:rPr>
              <w:t>1.</w:t>
            </w:r>
            <w:r w:rsidR="00242E8F">
              <w:rPr>
                <w:rFonts w:asciiTheme="minorHAnsi" w:eastAsiaTheme="minorEastAsia" w:hAnsiTheme="minorHAnsi" w:cstheme="minorBidi"/>
                <w:noProof/>
              </w:rPr>
              <w:tab/>
            </w:r>
            <w:r w:rsidR="00242E8F" w:rsidRPr="00CF05C4">
              <w:rPr>
                <w:rStyle w:val="Hipervnculo"/>
                <w:noProof/>
              </w:rPr>
              <w:t>Control de Versiones</w:t>
            </w:r>
            <w:r w:rsidR="00242E8F">
              <w:rPr>
                <w:noProof/>
                <w:webHidden/>
              </w:rPr>
              <w:tab/>
            </w:r>
            <w:r w:rsidR="00242E8F">
              <w:rPr>
                <w:noProof/>
                <w:webHidden/>
              </w:rPr>
              <w:fldChar w:fldCharType="begin"/>
            </w:r>
            <w:r w:rsidR="00242E8F">
              <w:rPr>
                <w:noProof/>
                <w:webHidden/>
              </w:rPr>
              <w:instrText xml:space="preserve"> PAGEREF _Toc52978388 \h </w:instrText>
            </w:r>
            <w:r w:rsidR="00242E8F">
              <w:rPr>
                <w:noProof/>
                <w:webHidden/>
              </w:rPr>
            </w:r>
            <w:r w:rsidR="00242E8F">
              <w:rPr>
                <w:noProof/>
                <w:webHidden/>
              </w:rPr>
              <w:fldChar w:fldCharType="separate"/>
            </w:r>
            <w:r w:rsidR="00242E8F">
              <w:rPr>
                <w:noProof/>
                <w:webHidden/>
              </w:rPr>
              <w:t>4</w:t>
            </w:r>
            <w:r w:rsidR="00242E8F">
              <w:rPr>
                <w:noProof/>
                <w:webHidden/>
              </w:rPr>
              <w:fldChar w:fldCharType="end"/>
            </w:r>
          </w:hyperlink>
        </w:p>
        <w:p w14:paraId="12857DC0" w14:textId="03ECD9D2" w:rsidR="00242E8F" w:rsidRDefault="00686E93">
          <w:pPr>
            <w:pStyle w:val="TDC1"/>
            <w:tabs>
              <w:tab w:val="left" w:pos="440"/>
              <w:tab w:val="right" w:pos="10620"/>
            </w:tabs>
            <w:rPr>
              <w:rFonts w:asciiTheme="minorHAnsi" w:eastAsiaTheme="minorEastAsia" w:hAnsiTheme="minorHAnsi" w:cstheme="minorBidi"/>
              <w:noProof/>
            </w:rPr>
          </w:pPr>
          <w:hyperlink w:anchor="_Toc52978389" w:history="1">
            <w:r w:rsidR="00242E8F" w:rsidRPr="00CF05C4">
              <w:rPr>
                <w:rStyle w:val="Hipervnculo"/>
                <w:noProof/>
              </w:rPr>
              <w:t>2.</w:t>
            </w:r>
            <w:r w:rsidR="00242E8F">
              <w:rPr>
                <w:rFonts w:asciiTheme="minorHAnsi" w:eastAsiaTheme="minorEastAsia" w:hAnsiTheme="minorHAnsi" w:cstheme="minorBidi"/>
                <w:noProof/>
              </w:rPr>
              <w:tab/>
            </w:r>
            <w:r w:rsidR="00242E8F" w:rsidRPr="00CF05C4">
              <w:rPr>
                <w:rStyle w:val="Hipervnculo"/>
                <w:noProof/>
              </w:rPr>
              <w:t>Objetivo</w:t>
            </w:r>
            <w:r w:rsidR="00242E8F">
              <w:rPr>
                <w:noProof/>
                <w:webHidden/>
              </w:rPr>
              <w:tab/>
            </w:r>
            <w:r w:rsidR="00242E8F">
              <w:rPr>
                <w:noProof/>
                <w:webHidden/>
              </w:rPr>
              <w:fldChar w:fldCharType="begin"/>
            </w:r>
            <w:r w:rsidR="00242E8F">
              <w:rPr>
                <w:noProof/>
                <w:webHidden/>
              </w:rPr>
              <w:instrText xml:space="preserve"> PAGEREF _Toc52978389 \h </w:instrText>
            </w:r>
            <w:r w:rsidR="00242E8F">
              <w:rPr>
                <w:noProof/>
                <w:webHidden/>
              </w:rPr>
            </w:r>
            <w:r w:rsidR="00242E8F">
              <w:rPr>
                <w:noProof/>
                <w:webHidden/>
              </w:rPr>
              <w:fldChar w:fldCharType="separate"/>
            </w:r>
            <w:r w:rsidR="00242E8F">
              <w:rPr>
                <w:noProof/>
                <w:webHidden/>
              </w:rPr>
              <w:t>4</w:t>
            </w:r>
            <w:r w:rsidR="00242E8F">
              <w:rPr>
                <w:noProof/>
                <w:webHidden/>
              </w:rPr>
              <w:fldChar w:fldCharType="end"/>
            </w:r>
          </w:hyperlink>
        </w:p>
        <w:p w14:paraId="2635EE37" w14:textId="3E496C40" w:rsidR="00242E8F" w:rsidRDefault="00686E93">
          <w:pPr>
            <w:pStyle w:val="TDC1"/>
            <w:tabs>
              <w:tab w:val="left" w:pos="440"/>
              <w:tab w:val="right" w:pos="10620"/>
            </w:tabs>
            <w:rPr>
              <w:rFonts w:asciiTheme="minorHAnsi" w:eastAsiaTheme="minorEastAsia" w:hAnsiTheme="minorHAnsi" w:cstheme="minorBidi"/>
              <w:noProof/>
            </w:rPr>
          </w:pPr>
          <w:hyperlink w:anchor="_Toc52978390" w:history="1">
            <w:r w:rsidR="00242E8F" w:rsidRPr="00CF05C4">
              <w:rPr>
                <w:rStyle w:val="Hipervnculo"/>
                <w:noProof/>
              </w:rPr>
              <w:t>3.</w:t>
            </w:r>
            <w:r w:rsidR="00242E8F">
              <w:rPr>
                <w:rFonts w:asciiTheme="minorHAnsi" w:eastAsiaTheme="minorEastAsia" w:hAnsiTheme="minorHAnsi" w:cstheme="minorBidi"/>
                <w:noProof/>
              </w:rPr>
              <w:tab/>
            </w:r>
            <w:r w:rsidR="00242E8F" w:rsidRPr="00CF05C4">
              <w:rPr>
                <w:rStyle w:val="Hipervnculo"/>
                <w:noProof/>
              </w:rPr>
              <w:t>Consideraciones generales</w:t>
            </w:r>
            <w:r w:rsidR="00242E8F">
              <w:rPr>
                <w:noProof/>
                <w:webHidden/>
              </w:rPr>
              <w:tab/>
            </w:r>
            <w:r w:rsidR="00242E8F">
              <w:rPr>
                <w:noProof/>
                <w:webHidden/>
              </w:rPr>
              <w:fldChar w:fldCharType="begin"/>
            </w:r>
            <w:r w:rsidR="00242E8F">
              <w:rPr>
                <w:noProof/>
                <w:webHidden/>
              </w:rPr>
              <w:instrText xml:space="preserve"> PAGEREF _Toc52978390 \h </w:instrText>
            </w:r>
            <w:r w:rsidR="00242E8F">
              <w:rPr>
                <w:noProof/>
                <w:webHidden/>
              </w:rPr>
            </w:r>
            <w:r w:rsidR="00242E8F">
              <w:rPr>
                <w:noProof/>
                <w:webHidden/>
              </w:rPr>
              <w:fldChar w:fldCharType="separate"/>
            </w:r>
            <w:r w:rsidR="00242E8F">
              <w:rPr>
                <w:noProof/>
                <w:webHidden/>
              </w:rPr>
              <w:t>4</w:t>
            </w:r>
            <w:r w:rsidR="00242E8F">
              <w:rPr>
                <w:noProof/>
                <w:webHidden/>
              </w:rPr>
              <w:fldChar w:fldCharType="end"/>
            </w:r>
          </w:hyperlink>
        </w:p>
        <w:p w14:paraId="7E00880C" w14:textId="760F51E9" w:rsidR="00242E8F" w:rsidRDefault="00686E93">
          <w:pPr>
            <w:pStyle w:val="TDC1"/>
            <w:tabs>
              <w:tab w:val="left" w:pos="440"/>
              <w:tab w:val="right" w:pos="10620"/>
            </w:tabs>
            <w:rPr>
              <w:rFonts w:asciiTheme="minorHAnsi" w:eastAsiaTheme="minorEastAsia" w:hAnsiTheme="minorHAnsi" w:cstheme="minorBidi"/>
              <w:noProof/>
            </w:rPr>
          </w:pPr>
          <w:hyperlink w:anchor="_Toc52978391" w:history="1">
            <w:r w:rsidR="00242E8F" w:rsidRPr="00CF05C4">
              <w:rPr>
                <w:rStyle w:val="Hipervnculo"/>
                <w:noProof/>
              </w:rPr>
              <w:t>4.</w:t>
            </w:r>
            <w:r w:rsidR="00242E8F">
              <w:rPr>
                <w:rFonts w:asciiTheme="minorHAnsi" w:eastAsiaTheme="minorEastAsia" w:hAnsiTheme="minorHAnsi" w:cstheme="minorBidi"/>
                <w:noProof/>
              </w:rPr>
              <w:tab/>
            </w:r>
            <w:r w:rsidR="00242E8F" w:rsidRPr="00CF05C4">
              <w:rPr>
                <w:rStyle w:val="Hipervnculo"/>
                <w:noProof/>
              </w:rPr>
              <w:t>Protección de datos de carácter personal</w:t>
            </w:r>
            <w:r w:rsidR="00242E8F">
              <w:rPr>
                <w:noProof/>
                <w:webHidden/>
              </w:rPr>
              <w:tab/>
            </w:r>
            <w:r w:rsidR="00242E8F">
              <w:rPr>
                <w:noProof/>
                <w:webHidden/>
              </w:rPr>
              <w:fldChar w:fldCharType="begin"/>
            </w:r>
            <w:r w:rsidR="00242E8F">
              <w:rPr>
                <w:noProof/>
                <w:webHidden/>
              </w:rPr>
              <w:instrText xml:space="preserve"> PAGEREF _Toc52978391 \h </w:instrText>
            </w:r>
            <w:r w:rsidR="00242E8F">
              <w:rPr>
                <w:noProof/>
                <w:webHidden/>
              </w:rPr>
            </w:r>
            <w:r w:rsidR="00242E8F">
              <w:rPr>
                <w:noProof/>
                <w:webHidden/>
              </w:rPr>
              <w:fldChar w:fldCharType="separate"/>
            </w:r>
            <w:r w:rsidR="00242E8F">
              <w:rPr>
                <w:noProof/>
                <w:webHidden/>
              </w:rPr>
              <w:t>5</w:t>
            </w:r>
            <w:r w:rsidR="00242E8F">
              <w:rPr>
                <w:noProof/>
                <w:webHidden/>
              </w:rPr>
              <w:fldChar w:fldCharType="end"/>
            </w:r>
          </w:hyperlink>
        </w:p>
        <w:p w14:paraId="75702CEB" w14:textId="6A81F18A" w:rsidR="00242E8F" w:rsidRDefault="00686E93">
          <w:pPr>
            <w:pStyle w:val="TDC1"/>
            <w:tabs>
              <w:tab w:val="left" w:pos="440"/>
              <w:tab w:val="right" w:pos="10620"/>
            </w:tabs>
            <w:rPr>
              <w:rFonts w:asciiTheme="minorHAnsi" w:eastAsiaTheme="minorEastAsia" w:hAnsiTheme="minorHAnsi" w:cstheme="minorBidi"/>
              <w:noProof/>
            </w:rPr>
          </w:pPr>
          <w:hyperlink w:anchor="_Toc52978392" w:history="1">
            <w:r w:rsidR="00242E8F" w:rsidRPr="00CF05C4">
              <w:rPr>
                <w:rStyle w:val="Hipervnculo"/>
                <w:noProof/>
              </w:rPr>
              <w:t>5.</w:t>
            </w:r>
            <w:r w:rsidR="00242E8F">
              <w:rPr>
                <w:rFonts w:asciiTheme="minorHAnsi" w:eastAsiaTheme="minorEastAsia" w:hAnsiTheme="minorHAnsi" w:cstheme="minorBidi"/>
                <w:noProof/>
              </w:rPr>
              <w:tab/>
            </w:r>
            <w:r w:rsidR="00242E8F" w:rsidRPr="00CF05C4">
              <w:rPr>
                <w:rStyle w:val="Hipervnculo"/>
                <w:noProof/>
              </w:rPr>
              <w:t>Operativa Alquileres Sociales</w:t>
            </w:r>
            <w:r w:rsidR="00242E8F">
              <w:rPr>
                <w:noProof/>
                <w:webHidden/>
              </w:rPr>
              <w:tab/>
            </w:r>
            <w:r w:rsidR="00242E8F">
              <w:rPr>
                <w:noProof/>
                <w:webHidden/>
              </w:rPr>
              <w:fldChar w:fldCharType="begin"/>
            </w:r>
            <w:r w:rsidR="00242E8F">
              <w:rPr>
                <w:noProof/>
                <w:webHidden/>
              </w:rPr>
              <w:instrText xml:space="preserve"> PAGEREF _Toc52978392 \h </w:instrText>
            </w:r>
            <w:r w:rsidR="00242E8F">
              <w:rPr>
                <w:noProof/>
                <w:webHidden/>
              </w:rPr>
            </w:r>
            <w:r w:rsidR="00242E8F">
              <w:rPr>
                <w:noProof/>
                <w:webHidden/>
              </w:rPr>
              <w:fldChar w:fldCharType="separate"/>
            </w:r>
            <w:r w:rsidR="00242E8F">
              <w:rPr>
                <w:noProof/>
                <w:webHidden/>
              </w:rPr>
              <w:t>5</w:t>
            </w:r>
            <w:r w:rsidR="00242E8F">
              <w:rPr>
                <w:noProof/>
                <w:webHidden/>
              </w:rPr>
              <w:fldChar w:fldCharType="end"/>
            </w:r>
          </w:hyperlink>
        </w:p>
        <w:p w14:paraId="6B781740" w14:textId="22C92357" w:rsidR="00242E8F" w:rsidRDefault="00686E93">
          <w:pPr>
            <w:pStyle w:val="TDC2"/>
            <w:tabs>
              <w:tab w:val="right" w:pos="10620"/>
            </w:tabs>
            <w:rPr>
              <w:rFonts w:asciiTheme="minorHAnsi" w:eastAsiaTheme="minorEastAsia" w:hAnsiTheme="minorHAnsi" w:cstheme="minorBidi"/>
              <w:noProof/>
            </w:rPr>
          </w:pPr>
          <w:hyperlink w:anchor="_Toc52978393" w:history="1">
            <w:r w:rsidR="00242E8F" w:rsidRPr="00CF05C4">
              <w:rPr>
                <w:rStyle w:val="Hipervnculo"/>
                <w:noProof/>
              </w:rPr>
              <w:t>5.1 Evaluación y sanción de Concesión Alquiler Social</w:t>
            </w:r>
            <w:r w:rsidR="00242E8F">
              <w:rPr>
                <w:noProof/>
                <w:webHidden/>
              </w:rPr>
              <w:tab/>
            </w:r>
            <w:r w:rsidR="00242E8F">
              <w:rPr>
                <w:noProof/>
                <w:webHidden/>
              </w:rPr>
              <w:fldChar w:fldCharType="begin"/>
            </w:r>
            <w:r w:rsidR="00242E8F">
              <w:rPr>
                <w:noProof/>
                <w:webHidden/>
              </w:rPr>
              <w:instrText xml:space="preserve"> PAGEREF _Toc52978393 \h </w:instrText>
            </w:r>
            <w:r w:rsidR="00242E8F">
              <w:rPr>
                <w:noProof/>
                <w:webHidden/>
              </w:rPr>
            </w:r>
            <w:r w:rsidR="00242E8F">
              <w:rPr>
                <w:noProof/>
                <w:webHidden/>
              </w:rPr>
              <w:fldChar w:fldCharType="separate"/>
            </w:r>
            <w:r w:rsidR="00242E8F">
              <w:rPr>
                <w:noProof/>
                <w:webHidden/>
              </w:rPr>
              <w:t>5</w:t>
            </w:r>
            <w:r w:rsidR="00242E8F">
              <w:rPr>
                <w:noProof/>
                <w:webHidden/>
              </w:rPr>
              <w:fldChar w:fldCharType="end"/>
            </w:r>
          </w:hyperlink>
        </w:p>
        <w:p w14:paraId="7920D108" w14:textId="776621A2" w:rsidR="00242E8F" w:rsidRDefault="00686E93">
          <w:pPr>
            <w:pStyle w:val="TDC3"/>
            <w:tabs>
              <w:tab w:val="right" w:pos="10620"/>
            </w:tabs>
            <w:rPr>
              <w:rFonts w:asciiTheme="minorHAnsi" w:eastAsiaTheme="minorEastAsia" w:hAnsiTheme="minorHAnsi" w:cstheme="minorBidi"/>
              <w:noProof/>
            </w:rPr>
          </w:pPr>
          <w:hyperlink w:anchor="_Toc52978394" w:history="1">
            <w:r w:rsidR="00242E8F" w:rsidRPr="00CF05C4">
              <w:rPr>
                <w:rStyle w:val="Hipervnculo"/>
                <w:noProof/>
              </w:rPr>
              <w:t>5.1.1 Tipologías de solicitudes y alquileres sociales</w:t>
            </w:r>
            <w:r w:rsidR="00242E8F">
              <w:rPr>
                <w:noProof/>
                <w:webHidden/>
              </w:rPr>
              <w:tab/>
            </w:r>
            <w:r w:rsidR="00242E8F">
              <w:rPr>
                <w:noProof/>
                <w:webHidden/>
              </w:rPr>
              <w:fldChar w:fldCharType="begin"/>
            </w:r>
            <w:r w:rsidR="00242E8F">
              <w:rPr>
                <w:noProof/>
                <w:webHidden/>
              </w:rPr>
              <w:instrText xml:space="preserve"> PAGEREF _Toc52978394 \h </w:instrText>
            </w:r>
            <w:r w:rsidR="00242E8F">
              <w:rPr>
                <w:noProof/>
                <w:webHidden/>
              </w:rPr>
            </w:r>
            <w:r w:rsidR="00242E8F">
              <w:rPr>
                <w:noProof/>
                <w:webHidden/>
              </w:rPr>
              <w:fldChar w:fldCharType="separate"/>
            </w:r>
            <w:r w:rsidR="00242E8F">
              <w:rPr>
                <w:noProof/>
                <w:webHidden/>
              </w:rPr>
              <w:t>5</w:t>
            </w:r>
            <w:r w:rsidR="00242E8F">
              <w:rPr>
                <w:noProof/>
                <w:webHidden/>
              </w:rPr>
              <w:fldChar w:fldCharType="end"/>
            </w:r>
          </w:hyperlink>
        </w:p>
        <w:p w14:paraId="7B001790" w14:textId="60E8453F" w:rsidR="00242E8F" w:rsidRDefault="00686E93">
          <w:pPr>
            <w:pStyle w:val="TDC3"/>
            <w:tabs>
              <w:tab w:val="right" w:pos="10620"/>
            </w:tabs>
            <w:rPr>
              <w:rFonts w:asciiTheme="minorHAnsi" w:eastAsiaTheme="minorEastAsia" w:hAnsiTheme="minorHAnsi" w:cstheme="minorBidi"/>
              <w:noProof/>
            </w:rPr>
          </w:pPr>
          <w:hyperlink w:anchor="_Toc52978395" w:history="1">
            <w:r w:rsidR="00242E8F" w:rsidRPr="00CF05C4">
              <w:rPr>
                <w:rStyle w:val="Hipervnculo"/>
                <w:noProof/>
              </w:rPr>
              <w:t>5.1.2 Requisitos del solicitante</w:t>
            </w:r>
            <w:r w:rsidR="00242E8F">
              <w:rPr>
                <w:noProof/>
                <w:webHidden/>
              </w:rPr>
              <w:tab/>
            </w:r>
            <w:r w:rsidR="00242E8F">
              <w:rPr>
                <w:noProof/>
                <w:webHidden/>
              </w:rPr>
              <w:fldChar w:fldCharType="begin"/>
            </w:r>
            <w:r w:rsidR="00242E8F">
              <w:rPr>
                <w:noProof/>
                <w:webHidden/>
              </w:rPr>
              <w:instrText xml:space="preserve"> PAGEREF _Toc52978395 \h </w:instrText>
            </w:r>
            <w:r w:rsidR="00242E8F">
              <w:rPr>
                <w:noProof/>
                <w:webHidden/>
              </w:rPr>
            </w:r>
            <w:r w:rsidR="00242E8F">
              <w:rPr>
                <w:noProof/>
                <w:webHidden/>
              </w:rPr>
              <w:fldChar w:fldCharType="separate"/>
            </w:r>
            <w:r w:rsidR="00242E8F">
              <w:rPr>
                <w:noProof/>
                <w:webHidden/>
              </w:rPr>
              <w:t>6</w:t>
            </w:r>
            <w:r w:rsidR="00242E8F">
              <w:rPr>
                <w:noProof/>
                <w:webHidden/>
              </w:rPr>
              <w:fldChar w:fldCharType="end"/>
            </w:r>
          </w:hyperlink>
        </w:p>
        <w:p w14:paraId="4D94F2A9" w14:textId="138F451E" w:rsidR="00242E8F" w:rsidRDefault="00686E93">
          <w:pPr>
            <w:pStyle w:val="TDC3"/>
            <w:tabs>
              <w:tab w:val="right" w:pos="10620"/>
            </w:tabs>
            <w:rPr>
              <w:rFonts w:asciiTheme="minorHAnsi" w:eastAsiaTheme="minorEastAsia" w:hAnsiTheme="minorHAnsi" w:cstheme="minorBidi"/>
              <w:noProof/>
            </w:rPr>
          </w:pPr>
          <w:hyperlink w:anchor="_Toc52978396" w:history="1">
            <w:r w:rsidR="00242E8F" w:rsidRPr="00CF05C4">
              <w:rPr>
                <w:rStyle w:val="Hipervnculo"/>
                <w:noProof/>
              </w:rPr>
              <w:t>5.1.3 Requisitos del inmueble (alquiler sobre su propia vivienda o realojo)</w:t>
            </w:r>
            <w:r w:rsidR="00242E8F">
              <w:rPr>
                <w:noProof/>
                <w:webHidden/>
              </w:rPr>
              <w:tab/>
            </w:r>
            <w:r w:rsidR="00242E8F">
              <w:rPr>
                <w:noProof/>
                <w:webHidden/>
              </w:rPr>
              <w:fldChar w:fldCharType="begin"/>
            </w:r>
            <w:r w:rsidR="00242E8F">
              <w:rPr>
                <w:noProof/>
                <w:webHidden/>
              </w:rPr>
              <w:instrText xml:space="preserve"> PAGEREF _Toc52978396 \h </w:instrText>
            </w:r>
            <w:r w:rsidR="00242E8F">
              <w:rPr>
                <w:noProof/>
                <w:webHidden/>
              </w:rPr>
            </w:r>
            <w:r w:rsidR="00242E8F">
              <w:rPr>
                <w:noProof/>
                <w:webHidden/>
              </w:rPr>
              <w:fldChar w:fldCharType="separate"/>
            </w:r>
            <w:r w:rsidR="00242E8F">
              <w:rPr>
                <w:noProof/>
                <w:webHidden/>
              </w:rPr>
              <w:t>7</w:t>
            </w:r>
            <w:r w:rsidR="00242E8F">
              <w:rPr>
                <w:noProof/>
                <w:webHidden/>
              </w:rPr>
              <w:fldChar w:fldCharType="end"/>
            </w:r>
          </w:hyperlink>
        </w:p>
        <w:p w14:paraId="662E2744" w14:textId="48D7928D" w:rsidR="00242E8F" w:rsidRDefault="00686E93">
          <w:pPr>
            <w:pStyle w:val="TDC3"/>
            <w:tabs>
              <w:tab w:val="right" w:pos="10620"/>
            </w:tabs>
            <w:rPr>
              <w:rFonts w:asciiTheme="minorHAnsi" w:eastAsiaTheme="minorEastAsia" w:hAnsiTheme="minorHAnsi" w:cstheme="minorBidi"/>
              <w:noProof/>
            </w:rPr>
          </w:pPr>
          <w:hyperlink w:anchor="_Toc52978397" w:history="1">
            <w:r w:rsidR="00242E8F" w:rsidRPr="00CF05C4">
              <w:rPr>
                <w:rStyle w:val="Hipervnculo"/>
                <w:noProof/>
              </w:rPr>
              <w:t>5.1.4 Acreditación documental</w:t>
            </w:r>
            <w:r w:rsidR="00242E8F">
              <w:rPr>
                <w:noProof/>
                <w:webHidden/>
              </w:rPr>
              <w:tab/>
            </w:r>
            <w:r w:rsidR="00242E8F">
              <w:rPr>
                <w:noProof/>
                <w:webHidden/>
              </w:rPr>
              <w:fldChar w:fldCharType="begin"/>
            </w:r>
            <w:r w:rsidR="00242E8F">
              <w:rPr>
                <w:noProof/>
                <w:webHidden/>
              </w:rPr>
              <w:instrText xml:space="preserve"> PAGEREF _Toc52978397 \h </w:instrText>
            </w:r>
            <w:r w:rsidR="00242E8F">
              <w:rPr>
                <w:noProof/>
                <w:webHidden/>
              </w:rPr>
            </w:r>
            <w:r w:rsidR="00242E8F">
              <w:rPr>
                <w:noProof/>
                <w:webHidden/>
              </w:rPr>
              <w:fldChar w:fldCharType="separate"/>
            </w:r>
            <w:r w:rsidR="00242E8F">
              <w:rPr>
                <w:noProof/>
                <w:webHidden/>
              </w:rPr>
              <w:t>7</w:t>
            </w:r>
            <w:r w:rsidR="00242E8F">
              <w:rPr>
                <w:noProof/>
                <w:webHidden/>
              </w:rPr>
              <w:fldChar w:fldCharType="end"/>
            </w:r>
          </w:hyperlink>
        </w:p>
        <w:p w14:paraId="13A54ECC" w14:textId="6BC266DD" w:rsidR="00242E8F" w:rsidRDefault="00686E93">
          <w:pPr>
            <w:pStyle w:val="TDC3"/>
            <w:tabs>
              <w:tab w:val="left" w:pos="1320"/>
              <w:tab w:val="right" w:pos="10620"/>
            </w:tabs>
            <w:rPr>
              <w:rFonts w:asciiTheme="minorHAnsi" w:eastAsiaTheme="minorEastAsia" w:hAnsiTheme="minorHAnsi" w:cstheme="minorBidi"/>
              <w:noProof/>
            </w:rPr>
          </w:pPr>
          <w:hyperlink w:anchor="_Toc52978398" w:history="1">
            <w:r w:rsidR="00242E8F" w:rsidRPr="00CF05C4">
              <w:rPr>
                <w:rStyle w:val="Hipervnculo"/>
                <w:noProof/>
              </w:rPr>
              <w:t>5.1.5</w:t>
            </w:r>
            <w:r w:rsidR="00242E8F">
              <w:rPr>
                <w:rFonts w:asciiTheme="minorHAnsi" w:eastAsiaTheme="minorEastAsia" w:hAnsiTheme="minorHAnsi" w:cstheme="minorBidi"/>
                <w:noProof/>
              </w:rPr>
              <w:tab/>
            </w:r>
            <w:r w:rsidR="00242E8F" w:rsidRPr="00CF05C4">
              <w:rPr>
                <w:rStyle w:val="Hipervnculo"/>
                <w:noProof/>
              </w:rPr>
              <w:t>Circuito</w:t>
            </w:r>
            <w:r w:rsidR="00242E8F">
              <w:rPr>
                <w:noProof/>
                <w:webHidden/>
              </w:rPr>
              <w:tab/>
            </w:r>
            <w:r w:rsidR="00242E8F">
              <w:rPr>
                <w:noProof/>
                <w:webHidden/>
              </w:rPr>
              <w:fldChar w:fldCharType="begin"/>
            </w:r>
            <w:r w:rsidR="00242E8F">
              <w:rPr>
                <w:noProof/>
                <w:webHidden/>
              </w:rPr>
              <w:instrText xml:space="preserve"> PAGEREF _Toc52978398 \h </w:instrText>
            </w:r>
            <w:r w:rsidR="00242E8F">
              <w:rPr>
                <w:noProof/>
                <w:webHidden/>
              </w:rPr>
            </w:r>
            <w:r w:rsidR="00242E8F">
              <w:rPr>
                <w:noProof/>
                <w:webHidden/>
              </w:rPr>
              <w:fldChar w:fldCharType="separate"/>
            </w:r>
            <w:r w:rsidR="00242E8F">
              <w:rPr>
                <w:noProof/>
                <w:webHidden/>
              </w:rPr>
              <w:t>8</w:t>
            </w:r>
            <w:r w:rsidR="00242E8F">
              <w:rPr>
                <w:noProof/>
                <w:webHidden/>
              </w:rPr>
              <w:fldChar w:fldCharType="end"/>
            </w:r>
          </w:hyperlink>
        </w:p>
        <w:p w14:paraId="47CC9B96" w14:textId="5F580331" w:rsidR="00242E8F" w:rsidRDefault="00686E93">
          <w:pPr>
            <w:pStyle w:val="TDC4"/>
            <w:tabs>
              <w:tab w:val="right" w:pos="10620"/>
            </w:tabs>
            <w:rPr>
              <w:rFonts w:asciiTheme="minorHAnsi" w:eastAsiaTheme="minorEastAsia" w:hAnsiTheme="minorHAnsi" w:cstheme="minorBidi"/>
              <w:noProof/>
            </w:rPr>
          </w:pPr>
          <w:hyperlink w:anchor="_Toc52978399" w:history="1">
            <w:r w:rsidR="00242E8F" w:rsidRPr="00CF05C4">
              <w:rPr>
                <w:rStyle w:val="Hipervnculo"/>
                <w:noProof/>
              </w:rPr>
              <w:t>5.1.5.1) Canal de atención</w:t>
            </w:r>
            <w:r w:rsidR="00242E8F">
              <w:rPr>
                <w:noProof/>
                <w:webHidden/>
              </w:rPr>
              <w:tab/>
            </w:r>
            <w:r w:rsidR="00242E8F">
              <w:rPr>
                <w:noProof/>
                <w:webHidden/>
              </w:rPr>
              <w:fldChar w:fldCharType="begin"/>
            </w:r>
            <w:r w:rsidR="00242E8F">
              <w:rPr>
                <w:noProof/>
                <w:webHidden/>
              </w:rPr>
              <w:instrText xml:space="preserve"> PAGEREF _Toc52978399 \h </w:instrText>
            </w:r>
            <w:r w:rsidR="00242E8F">
              <w:rPr>
                <w:noProof/>
                <w:webHidden/>
              </w:rPr>
            </w:r>
            <w:r w:rsidR="00242E8F">
              <w:rPr>
                <w:noProof/>
                <w:webHidden/>
              </w:rPr>
              <w:fldChar w:fldCharType="separate"/>
            </w:r>
            <w:r w:rsidR="00242E8F">
              <w:rPr>
                <w:noProof/>
                <w:webHidden/>
              </w:rPr>
              <w:t>8</w:t>
            </w:r>
            <w:r w:rsidR="00242E8F">
              <w:rPr>
                <w:noProof/>
                <w:webHidden/>
              </w:rPr>
              <w:fldChar w:fldCharType="end"/>
            </w:r>
          </w:hyperlink>
        </w:p>
        <w:p w14:paraId="0F799B2B" w14:textId="7ED37470" w:rsidR="00242E8F" w:rsidRDefault="00686E93">
          <w:pPr>
            <w:pStyle w:val="TDC4"/>
            <w:tabs>
              <w:tab w:val="left" w:pos="1760"/>
              <w:tab w:val="right" w:pos="10620"/>
            </w:tabs>
            <w:rPr>
              <w:rFonts w:asciiTheme="minorHAnsi" w:eastAsiaTheme="minorEastAsia" w:hAnsiTheme="minorHAnsi" w:cstheme="minorBidi"/>
              <w:noProof/>
            </w:rPr>
          </w:pPr>
          <w:hyperlink w:anchor="_Toc52978400" w:history="1">
            <w:r w:rsidR="00242E8F" w:rsidRPr="00CF05C4">
              <w:rPr>
                <w:rStyle w:val="Hipervnculo"/>
                <w:noProof/>
              </w:rPr>
              <w:t>5.1.5.2)</w:t>
            </w:r>
            <w:r w:rsidR="00242E8F">
              <w:rPr>
                <w:rFonts w:asciiTheme="minorHAnsi" w:eastAsiaTheme="minorEastAsia" w:hAnsiTheme="minorHAnsi" w:cstheme="minorBidi"/>
                <w:noProof/>
              </w:rPr>
              <w:tab/>
            </w:r>
            <w:r w:rsidR="00242E8F" w:rsidRPr="00CF05C4">
              <w:rPr>
                <w:rStyle w:val="Hipervnculo"/>
                <w:noProof/>
              </w:rPr>
              <w:t>Alta expediente</w:t>
            </w:r>
            <w:r w:rsidR="00242E8F">
              <w:rPr>
                <w:noProof/>
                <w:webHidden/>
              </w:rPr>
              <w:tab/>
            </w:r>
            <w:r w:rsidR="00242E8F">
              <w:rPr>
                <w:noProof/>
                <w:webHidden/>
              </w:rPr>
              <w:fldChar w:fldCharType="begin"/>
            </w:r>
            <w:r w:rsidR="00242E8F">
              <w:rPr>
                <w:noProof/>
                <w:webHidden/>
              </w:rPr>
              <w:instrText xml:space="preserve"> PAGEREF _Toc52978400 \h </w:instrText>
            </w:r>
            <w:r w:rsidR="00242E8F">
              <w:rPr>
                <w:noProof/>
                <w:webHidden/>
              </w:rPr>
            </w:r>
            <w:r w:rsidR="00242E8F">
              <w:rPr>
                <w:noProof/>
                <w:webHidden/>
              </w:rPr>
              <w:fldChar w:fldCharType="separate"/>
            </w:r>
            <w:r w:rsidR="00242E8F">
              <w:rPr>
                <w:noProof/>
                <w:webHidden/>
              </w:rPr>
              <w:t>8</w:t>
            </w:r>
            <w:r w:rsidR="00242E8F">
              <w:rPr>
                <w:noProof/>
                <w:webHidden/>
              </w:rPr>
              <w:fldChar w:fldCharType="end"/>
            </w:r>
          </w:hyperlink>
        </w:p>
        <w:p w14:paraId="474273A6" w14:textId="5AC51081" w:rsidR="00242E8F" w:rsidRDefault="00686E93">
          <w:pPr>
            <w:pStyle w:val="TDC4"/>
            <w:tabs>
              <w:tab w:val="left" w:pos="1760"/>
              <w:tab w:val="right" w:pos="10620"/>
            </w:tabs>
            <w:rPr>
              <w:rFonts w:asciiTheme="minorHAnsi" w:eastAsiaTheme="minorEastAsia" w:hAnsiTheme="minorHAnsi" w:cstheme="minorBidi"/>
              <w:noProof/>
            </w:rPr>
          </w:pPr>
          <w:hyperlink w:anchor="_Toc52978401" w:history="1">
            <w:r w:rsidR="00242E8F" w:rsidRPr="00CF05C4">
              <w:rPr>
                <w:rStyle w:val="Hipervnculo"/>
                <w:noProof/>
              </w:rPr>
              <w:t>5.1.5.3)</w:t>
            </w:r>
            <w:r w:rsidR="00242E8F">
              <w:rPr>
                <w:rFonts w:asciiTheme="minorHAnsi" w:eastAsiaTheme="minorEastAsia" w:hAnsiTheme="minorHAnsi" w:cstheme="minorBidi"/>
                <w:noProof/>
              </w:rPr>
              <w:tab/>
            </w:r>
            <w:r w:rsidR="00242E8F" w:rsidRPr="00CF05C4">
              <w:rPr>
                <w:rStyle w:val="Hipervnculo"/>
                <w:noProof/>
              </w:rPr>
              <w:t>Análisis requisitos deudor hipotecario</w:t>
            </w:r>
            <w:r w:rsidR="00242E8F">
              <w:rPr>
                <w:noProof/>
                <w:webHidden/>
              </w:rPr>
              <w:tab/>
            </w:r>
            <w:r w:rsidR="00242E8F">
              <w:rPr>
                <w:noProof/>
                <w:webHidden/>
              </w:rPr>
              <w:fldChar w:fldCharType="begin"/>
            </w:r>
            <w:r w:rsidR="00242E8F">
              <w:rPr>
                <w:noProof/>
                <w:webHidden/>
              </w:rPr>
              <w:instrText xml:space="preserve"> PAGEREF _Toc52978401 \h </w:instrText>
            </w:r>
            <w:r w:rsidR="00242E8F">
              <w:rPr>
                <w:noProof/>
                <w:webHidden/>
              </w:rPr>
            </w:r>
            <w:r w:rsidR="00242E8F">
              <w:rPr>
                <w:noProof/>
                <w:webHidden/>
              </w:rPr>
              <w:fldChar w:fldCharType="separate"/>
            </w:r>
            <w:r w:rsidR="00242E8F">
              <w:rPr>
                <w:noProof/>
                <w:webHidden/>
              </w:rPr>
              <w:t>9</w:t>
            </w:r>
            <w:r w:rsidR="00242E8F">
              <w:rPr>
                <w:noProof/>
                <w:webHidden/>
              </w:rPr>
              <w:fldChar w:fldCharType="end"/>
            </w:r>
          </w:hyperlink>
        </w:p>
        <w:p w14:paraId="5B5B7587" w14:textId="7F0A159D" w:rsidR="00242E8F" w:rsidRDefault="00686E93">
          <w:pPr>
            <w:pStyle w:val="TDC4"/>
            <w:tabs>
              <w:tab w:val="left" w:pos="1760"/>
              <w:tab w:val="right" w:pos="10620"/>
            </w:tabs>
            <w:rPr>
              <w:rFonts w:asciiTheme="minorHAnsi" w:eastAsiaTheme="minorEastAsia" w:hAnsiTheme="minorHAnsi" w:cstheme="minorBidi"/>
              <w:noProof/>
            </w:rPr>
          </w:pPr>
          <w:hyperlink w:anchor="_Toc52978402" w:history="1">
            <w:r w:rsidR="00242E8F" w:rsidRPr="00CF05C4">
              <w:rPr>
                <w:rStyle w:val="Hipervnculo"/>
                <w:noProof/>
              </w:rPr>
              <w:t>5.1.5.4)</w:t>
            </w:r>
            <w:r w:rsidR="00242E8F">
              <w:rPr>
                <w:rFonts w:asciiTheme="minorHAnsi" w:eastAsiaTheme="minorEastAsia" w:hAnsiTheme="minorHAnsi" w:cstheme="minorBidi"/>
                <w:noProof/>
              </w:rPr>
              <w:tab/>
            </w:r>
            <w:r w:rsidR="00242E8F" w:rsidRPr="00CF05C4">
              <w:rPr>
                <w:rStyle w:val="Hipervnculo"/>
                <w:noProof/>
              </w:rPr>
              <w:t>Filtro documentación completa recibida</w:t>
            </w:r>
            <w:r w:rsidR="00242E8F">
              <w:rPr>
                <w:noProof/>
                <w:webHidden/>
              </w:rPr>
              <w:tab/>
            </w:r>
            <w:r w:rsidR="00242E8F">
              <w:rPr>
                <w:noProof/>
                <w:webHidden/>
              </w:rPr>
              <w:fldChar w:fldCharType="begin"/>
            </w:r>
            <w:r w:rsidR="00242E8F">
              <w:rPr>
                <w:noProof/>
                <w:webHidden/>
              </w:rPr>
              <w:instrText xml:space="preserve"> PAGEREF _Toc52978402 \h </w:instrText>
            </w:r>
            <w:r w:rsidR="00242E8F">
              <w:rPr>
                <w:noProof/>
                <w:webHidden/>
              </w:rPr>
            </w:r>
            <w:r w:rsidR="00242E8F">
              <w:rPr>
                <w:noProof/>
                <w:webHidden/>
              </w:rPr>
              <w:fldChar w:fldCharType="separate"/>
            </w:r>
            <w:r w:rsidR="00242E8F">
              <w:rPr>
                <w:noProof/>
                <w:webHidden/>
              </w:rPr>
              <w:t>9</w:t>
            </w:r>
            <w:r w:rsidR="00242E8F">
              <w:rPr>
                <w:noProof/>
                <w:webHidden/>
              </w:rPr>
              <w:fldChar w:fldCharType="end"/>
            </w:r>
          </w:hyperlink>
        </w:p>
        <w:p w14:paraId="5EB8AE28" w14:textId="2EF3DB65" w:rsidR="00242E8F" w:rsidRDefault="00686E93">
          <w:pPr>
            <w:pStyle w:val="TDC4"/>
            <w:tabs>
              <w:tab w:val="left" w:pos="1760"/>
              <w:tab w:val="right" w:pos="10620"/>
            </w:tabs>
            <w:rPr>
              <w:rFonts w:asciiTheme="minorHAnsi" w:eastAsiaTheme="minorEastAsia" w:hAnsiTheme="minorHAnsi" w:cstheme="minorBidi"/>
              <w:noProof/>
            </w:rPr>
          </w:pPr>
          <w:hyperlink w:anchor="_Toc52978403" w:history="1">
            <w:r w:rsidR="00242E8F" w:rsidRPr="00CF05C4">
              <w:rPr>
                <w:rStyle w:val="Hipervnculo"/>
                <w:noProof/>
              </w:rPr>
              <w:t>5.1.5.5)</w:t>
            </w:r>
            <w:r w:rsidR="00242E8F">
              <w:rPr>
                <w:rFonts w:asciiTheme="minorHAnsi" w:eastAsiaTheme="minorEastAsia" w:hAnsiTheme="minorHAnsi" w:cstheme="minorBidi"/>
                <w:noProof/>
              </w:rPr>
              <w:tab/>
            </w:r>
            <w:r w:rsidR="00242E8F" w:rsidRPr="00CF05C4">
              <w:rPr>
                <w:rStyle w:val="Hipervnculo"/>
                <w:noProof/>
              </w:rPr>
              <w:t>Filtro disponibilidad Fondo Social de Viviendas</w:t>
            </w:r>
            <w:r w:rsidR="00242E8F">
              <w:rPr>
                <w:noProof/>
                <w:webHidden/>
              </w:rPr>
              <w:tab/>
            </w:r>
            <w:r w:rsidR="00242E8F">
              <w:rPr>
                <w:noProof/>
                <w:webHidden/>
              </w:rPr>
              <w:fldChar w:fldCharType="begin"/>
            </w:r>
            <w:r w:rsidR="00242E8F">
              <w:rPr>
                <w:noProof/>
                <w:webHidden/>
              </w:rPr>
              <w:instrText xml:space="preserve"> PAGEREF _Toc52978403 \h </w:instrText>
            </w:r>
            <w:r w:rsidR="00242E8F">
              <w:rPr>
                <w:noProof/>
                <w:webHidden/>
              </w:rPr>
            </w:r>
            <w:r w:rsidR="00242E8F">
              <w:rPr>
                <w:noProof/>
                <w:webHidden/>
              </w:rPr>
              <w:fldChar w:fldCharType="separate"/>
            </w:r>
            <w:r w:rsidR="00242E8F">
              <w:rPr>
                <w:noProof/>
                <w:webHidden/>
              </w:rPr>
              <w:t>9</w:t>
            </w:r>
            <w:r w:rsidR="00242E8F">
              <w:rPr>
                <w:noProof/>
                <w:webHidden/>
              </w:rPr>
              <w:fldChar w:fldCharType="end"/>
            </w:r>
          </w:hyperlink>
        </w:p>
        <w:p w14:paraId="6DFE26DF" w14:textId="6E677997" w:rsidR="00242E8F" w:rsidRDefault="00686E93">
          <w:pPr>
            <w:pStyle w:val="TDC4"/>
            <w:tabs>
              <w:tab w:val="left" w:pos="1760"/>
              <w:tab w:val="right" w:pos="10620"/>
            </w:tabs>
            <w:rPr>
              <w:rFonts w:asciiTheme="minorHAnsi" w:eastAsiaTheme="minorEastAsia" w:hAnsiTheme="minorHAnsi" w:cstheme="minorBidi"/>
              <w:noProof/>
            </w:rPr>
          </w:pPr>
          <w:hyperlink w:anchor="_Toc52978404" w:history="1">
            <w:r w:rsidR="00242E8F" w:rsidRPr="00CF05C4">
              <w:rPr>
                <w:rStyle w:val="Hipervnculo"/>
                <w:noProof/>
              </w:rPr>
              <w:t>5.1.5.6)</w:t>
            </w:r>
            <w:r w:rsidR="00242E8F">
              <w:rPr>
                <w:rFonts w:asciiTheme="minorHAnsi" w:eastAsiaTheme="minorEastAsia" w:hAnsiTheme="minorHAnsi" w:cstheme="minorBidi"/>
                <w:noProof/>
              </w:rPr>
              <w:tab/>
            </w:r>
            <w:r w:rsidR="00242E8F" w:rsidRPr="00CF05C4">
              <w:rPr>
                <w:rStyle w:val="Hipervnculo"/>
                <w:noProof/>
              </w:rPr>
              <w:t>Análisis vulnerabilidad del solicitante</w:t>
            </w:r>
            <w:r w:rsidR="00242E8F">
              <w:rPr>
                <w:noProof/>
                <w:webHidden/>
              </w:rPr>
              <w:tab/>
            </w:r>
            <w:r w:rsidR="00242E8F">
              <w:rPr>
                <w:noProof/>
                <w:webHidden/>
              </w:rPr>
              <w:fldChar w:fldCharType="begin"/>
            </w:r>
            <w:r w:rsidR="00242E8F">
              <w:rPr>
                <w:noProof/>
                <w:webHidden/>
              </w:rPr>
              <w:instrText xml:space="preserve"> PAGEREF _Toc52978404 \h </w:instrText>
            </w:r>
            <w:r w:rsidR="00242E8F">
              <w:rPr>
                <w:noProof/>
                <w:webHidden/>
              </w:rPr>
            </w:r>
            <w:r w:rsidR="00242E8F">
              <w:rPr>
                <w:noProof/>
                <w:webHidden/>
              </w:rPr>
              <w:fldChar w:fldCharType="separate"/>
            </w:r>
            <w:r w:rsidR="00242E8F">
              <w:rPr>
                <w:noProof/>
                <w:webHidden/>
              </w:rPr>
              <w:t>10</w:t>
            </w:r>
            <w:r w:rsidR="00242E8F">
              <w:rPr>
                <w:noProof/>
                <w:webHidden/>
              </w:rPr>
              <w:fldChar w:fldCharType="end"/>
            </w:r>
          </w:hyperlink>
        </w:p>
        <w:p w14:paraId="4A2619E5" w14:textId="799224EC" w:rsidR="00242E8F" w:rsidRDefault="00686E93">
          <w:pPr>
            <w:pStyle w:val="TDC4"/>
            <w:tabs>
              <w:tab w:val="left" w:pos="1760"/>
              <w:tab w:val="right" w:pos="10620"/>
            </w:tabs>
            <w:rPr>
              <w:rFonts w:asciiTheme="minorHAnsi" w:eastAsiaTheme="minorEastAsia" w:hAnsiTheme="minorHAnsi" w:cstheme="minorBidi"/>
              <w:noProof/>
            </w:rPr>
          </w:pPr>
          <w:hyperlink w:anchor="_Toc52978405" w:history="1">
            <w:r w:rsidR="00242E8F" w:rsidRPr="00CF05C4">
              <w:rPr>
                <w:rStyle w:val="Hipervnculo"/>
                <w:noProof/>
              </w:rPr>
              <w:t>5.1.5.7)</w:t>
            </w:r>
            <w:r w:rsidR="00242E8F">
              <w:rPr>
                <w:rFonts w:asciiTheme="minorHAnsi" w:eastAsiaTheme="minorEastAsia" w:hAnsiTheme="minorHAnsi" w:cstheme="minorBidi"/>
                <w:noProof/>
              </w:rPr>
              <w:tab/>
            </w:r>
            <w:r w:rsidR="00242E8F" w:rsidRPr="00CF05C4">
              <w:rPr>
                <w:rStyle w:val="Hipervnculo"/>
                <w:noProof/>
              </w:rPr>
              <w:t>Análisis de la vivienda</w:t>
            </w:r>
            <w:r w:rsidR="00242E8F">
              <w:rPr>
                <w:noProof/>
                <w:webHidden/>
              </w:rPr>
              <w:tab/>
            </w:r>
            <w:r w:rsidR="00242E8F">
              <w:rPr>
                <w:noProof/>
                <w:webHidden/>
              </w:rPr>
              <w:fldChar w:fldCharType="begin"/>
            </w:r>
            <w:r w:rsidR="00242E8F">
              <w:rPr>
                <w:noProof/>
                <w:webHidden/>
              </w:rPr>
              <w:instrText xml:space="preserve"> PAGEREF _Toc52978405 \h </w:instrText>
            </w:r>
            <w:r w:rsidR="00242E8F">
              <w:rPr>
                <w:noProof/>
                <w:webHidden/>
              </w:rPr>
            </w:r>
            <w:r w:rsidR="00242E8F">
              <w:rPr>
                <w:noProof/>
                <w:webHidden/>
              </w:rPr>
              <w:fldChar w:fldCharType="separate"/>
            </w:r>
            <w:r w:rsidR="00242E8F">
              <w:rPr>
                <w:noProof/>
                <w:webHidden/>
              </w:rPr>
              <w:t>10</w:t>
            </w:r>
            <w:r w:rsidR="00242E8F">
              <w:rPr>
                <w:noProof/>
                <w:webHidden/>
              </w:rPr>
              <w:fldChar w:fldCharType="end"/>
            </w:r>
          </w:hyperlink>
        </w:p>
        <w:p w14:paraId="32BC3AC9" w14:textId="1020B52D" w:rsidR="00242E8F" w:rsidRDefault="00686E93">
          <w:pPr>
            <w:pStyle w:val="TDC4"/>
            <w:tabs>
              <w:tab w:val="left" w:pos="1760"/>
              <w:tab w:val="right" w:pos="10620"/>
            </w:tabs>
            <w:rPr>
              <w:rFonts w:asciiTheme="minorHAnsi" w:eastAsiaTheme="minorEastAsia" w:hAnsiTheme="minorHAnsi" w:cstheme="minorBidi"/>
              <w:noProof/>
            </w:rPr>
          </w:pPr>
          <w:hyperlink w:anchor="_Toc52978406" w:history="1">
            <w:r w:rsidR="00242E8F" w:rsidRPr="00CF05C4">
              <w:rPr>
                <w:rStyle w:val="Hipervnculo"/>
                <w:noProof/>
              </w:rPr>
              <w:t>5.1.5.8)</w:t>
            </w:r>
            <w:r w:rsidR="00242E8F">
              <w:rPr>
                <w:rFonts w:asciiTheme="minorHAnsi" w:eastAsiaTheme="minorEastAsia" w:hAnsiTheme="minorHAnsi" w:cstheme="minorBidi"/>
                <w:noProof/>
              </w:rPr>
              <w:tab/>
            </w:r>
            <w:r w:rsidR="00242E8F" w:rsidRPr="00CF05C4">
              <w:rPr>
                <w:rStyle w:val="Hipervnculo"/>
                <w:noProof/>
              </w:rPr>
              <w:t>Informe habitabilidad del inmueble</w:t>
            </w:r>
            <w:r w:rsidR="00242E8F">
              <w:rPr>
                <w:noProof/>
                <w:webHidden/>
              </w:rPr>
              <w:tab/>
            </w:r>
            <w:r w:rsidR="00242E8F">
              <w:rPr>
                <w:noProof/>
                <w:webHidden/>
              </w:rPr>
              <w:fldChar w:fldCharType="begin"/>
            </w:r>
            <w:r w:rsidR="00242E8F">
              <w:rPr>
                <w:noProof/>
                <w:webHidden/>
              </w:rPr>
              <w:instrText xml:space="preserve"> PAGEREF _Toc52978406 \h </w:instrText>
            </w:r>
            <w:r w:rsidR="00242E8F">
              <w:rPr>
                <w:noProof/>
                <w:webHidden/>
              </w:rPr>
            </w:r>
            <w:r w:rsidR="00242E8F">
              <w:rPr>
                <w:noProof/>
                <w:webHidden/>
              </w:rPr>
              <w:fldChar w:fldCharType="separate"/>
            </w:r>
            <w:r w:rsidR="00242E8F">
              <w:rPr>
                <w:noProof/>
                <w:webHidden/>
              </w:rPr>
              <w:t>11</w:t>
            </w:r>
            <w:r w:rsidR="00242E8F">
              <w:rPr>
                <w:noProof/>
                <w:webHidden/>
              </w:rPr>
              <w:fldChar w:fldCharType="end"/>
            </w:r>
          </w:hyperlink>
        </w:p>
        <w:p w14:paraId="7A280DA1" w14:textId="4CEDDE55" w:rsidR="00242E8F" w:rsidRDefault="00686E93">
          <w:pPr>
            <w:pStyle w:val="TDC4"/>
            <w:tabs>
              <w:tab w:val="left" w:pos="1760"/>
              <w:tab w:val="right" w:pos="10620"/>
            </w:tabs>
            <w:rPr>
              <w:rFonts w:asciiTheme="minorHAnsi" w:eastAsiaTheme="minorEastAsia" w:hAnsiTheme="minorHAnsi" w:cstheme="minorBidi"/>
              <w:noProof/>
            </w:rPr>
          </w:pPr>
          <w:hyperlink w:anchor="_Toc52978407" w:history="1">
            <w:r w:rsidR="00242E8F" w:rsidRPr="00CF05C4">
              <w:rPr>
                <w:rStyle w:val="Hipervnculo"/>
                <w:noProof/>
              </w:rPr>
              <w:t>5.1.5.9)</w:t>
            </w:r>
            <w:r w:rsidR="00242E8F">
              <w:rPr>
                <w:rFonts w:asciiTheme="minorHAnsi" w:eastAsiaTheme="minorEastAsia" w:hAnsiTheme="minorHAnsi" w:cstheme="minorBidi"/>
                <w:noProof/>
              </w:rPr>
              <w:tab/>
            </w:r>
            <w:r w:rsidR="00242E8F" w:rsidRPr="00CF05C4">
              <w:rPr>
                <w:rStyle w:val="Hipervnculo"/>
                <w:noProof/>
              </w:rPr>
              <w:t>Incidencias</w:t>
            </w:r>
            <w:r w:rsidR="00242E8F">
              <w:rPr>
                <w:noProof/>
                <w:webHidden/>
              </w:rPr>
              <w:tab/>
            </w:r>
            <w:r w:rsidR="00242E8F">
              <w:rPr>
                <w:noProof/>
                <w:webHidden/>
              </w:rPr>
              <w:fldChar w:fldCharType="begin"/>
            </w:r>
            <w:r w:rsidR="00242E8F">
              <w:rPr>
                <w:noProof/>
                <w:webHidden/>
              </w:rPr>
              <w:instrText xml:space="preserve"> PAGEREF _Toc52978407 \h </w:instrText>
            </w:r>
            <w:r w:rsidR="00242E8F">
              <w:rPr>
                <w:noProof/>
                <w:webHidden/>
              </w:rPr>
            </w:r>
            <w:r w:rsidR="00242E8F">
              <w:rPr>
                <w:noProof/>
                <w:webHidden/>
              </w:rPr>
              <w:fldChar w:fldCharType="separate"/>
            </w:r>
            <w:r w:rsidR="00242E8F">
              <w:rPr>
                <w:noProof/>
                <w:webHidden/>
              </w:rPr>
              <w:t>12</w:t>
            </w:r>
            <w:r w:rsidR="00242E8F">
              <w:rPr>
                <w:noProof/>
                <w:webHidden/>
              </w:rPr>
              <w:fldChar w:fldCharType="end"/>
            </w:r>
          </w:hyperlink>
        </w:p>
        <w:p w14:paraId="6D9FC6CE" w14:textId="3079223F" w:rsidR="00242E8F" w:rsidRDefault="00686E93">
          <w:pPr>
            <w:pStyle w:val="TDC4"/>
            <w:tabs>
              <w:tab w:val="left" w:pos="1760"/>
              <w:tab w:val="right" w:pos="10620"/>
            </w:tabs>
            <w:rPr>
              <w:rFonts w:asciiTheme="minorHAnsi" w:eastAsiaTheme="minorEastAsia" w:hAnsiTheme="minorHAnsi" w:cstheme="minorBidi"/>
              <w:noProof/>
            </w:rPr>
          </w:pPr>
          <w:hyperlink w:anchor="_Toc52978408" w:history="1">
            <w:r w:rsidR="00242E8F" w:rsidRPr="00CF05C4">
              <w:rPr>
                <w:rStyle w:val="Hipervnculo"/>
                <w:noProof/>
              </w:rPr>
              <w:t>5.1.5.10)</w:t>
            </w:r>
            <w:r w:rsidR="00242E8F">
              <w:rPr>
                <w:rFonts w:asciiTheme="minorHAnsi" w:eastAsiaTheme="minorEastAsia" w:hAnsiTheme="minorHAnsi" w:cstheme="minorBidi"/>
                <w:noProof/>
              </w:rPr>
              <w:tab/>
            </w:r>
            <w:r w:rsidR="00242E8F" w:rsidRPr="00CF05C4">
              <w:rPr>
                <w:rStyle w:val="Hipervnculo"/>
                <w:noProof/>
              </w:rPr>
              <w:t>Sanción Propiedad</w:t>
            </w:r>
            <w:r w:rsidR="00242E8F">
              <w:rPr>
                <w:noProof/>
                <w:webHidden/>
              </w:rPr>
              <w:tab/>
            </w:r>
            <w:r w:rsidR="00242E8F">
              <w:rPr>
                <w:noProof/>
                <w:webHidden/>
              </w:rPr>
              <w:fldChar w:fldCharType="begin"/>
            </w:r>
            <w:r w:rsidR="00242E8F">
              <w:rPr>
                <w:noProof/>
                <w:webHidden/>
              </w:rPr>
              <w:instrText xml:space="preserve"> PAGEREF _Toc52978408 \h </w:instrText>
            </w:r>
            <w:r w:rsidR="00242E8F">
              <w:rPr>
                <w:noProof/>
                <w:webHidden/>
              </w:rPr>
            </w:r>
            <w:r w:rsidR="00242E8F">
              <w:rPr>
                <w:noProof/>
                <w:webHidden/>
              </w:rPr>
              <w:fldChar w:fldCharType="separate"/>
            </w:r>
            <w:r w:rsidR="00242E8F">
              <w:rPr>
                <w:noProof/>
                <w:webHidden/>
              </w:rPr>
              <w:t>12</w:t>
            </w:r>
            <w:r w:rsidR="00242E8F">
              <w:rPr>
                <w:noProof/>
                <w:webHidden/>
              </w:rPr>
              <w:fldChar w:fldCharType="end"/>
            </w:r>
          </w:hyperlink>
        </w:p>
        <w:p w14:paraId="259ACDA4" w14:textId="6E75AFC3" w:rsidR="00242E8F" w:rsidRDefault="00686E93">
          <w:pPr>
            <w:pStyle w:val="TDC4"/>
            <w:tabs>
              <w:tab w:val="left" w:pos="1760"/>
              <w:tab w:val="right" w:pos="10620"/>
            </w:tabs>
            <w:rPr>
              <w:rFonts w:asciiTheme="minorHAnsi" w:eastAsiaTheme="minorEastAsia" w:hAnsiTheme="minorHAnsi" w:cstheme="minorBidi"/>
              <w:noProof/>
            </w:rPr>
          </w:pPr>
          <w:hyperlink w:anchor="_Toc52978409" w:history="1">
            <w:r w:rsidR="00242E8F" w:rsidRPr="00CF05C4">
              <w:rPr>
                <w:rStyle w:val="Hipervnculo"/>
                <w:noProof/>
              </w:rPr>
              <w:t>5.1.5.11)</w:t>
            </w:r>
            <w:r w:rsidR="00242E8F">
              <w:rPr>
                <w:rFonts w:asciiTheme="minorHAnsi" w:eastAsiaTheme="minorEastAsia" w:hAnsiTheme="minorHAnsi" w:cstheme="minorBidi"/>
                <w:noProof/>
              </w:rPr>
              <w:tab/>
            </w:r>
            <w:r w:rsidR="00242E8F" w:rsidRPr="00CF05C4">
              <w:rPr>
                <w:rStyle w:val="Hipervnculo"/>
                <w:noProof/>
              </w:rPr>
              <w:t>Comunicación de sanción al solicitante</w:t>
            </w:r>
            <w:r w:rsidR="00242E8F">
              <w:rPr>
                <w:noProof/>
                <w:webHidden/>
              </w:rPr>
              <w:tab/>
            </w:r>
            <w:r w:rsidR="00242E8F">
              <w:rPr>
                <w:noProof/>
                <w:webHidden/>
              </w:rPr>
              <w:fldChar w:fldCharType="begin"/>
            </w:r>
            <w:r w:rsidR="00242E8F">
              <w:rPr>
                <w:noProof/>
                <w:webHidden/>
              </w:rPr>
              <w:instrText xml:space="preserve"> PAGEREF _Toc52978409 \h </w:instrText>
            </w:r>
            <w:r w:rsidR="00242E8F">
              <w:rPr>
                <w:noProof/>
                <w:webHidden/>
              </w:rPr>
            </w:r>
            <w:r w:rsidR="00242E8F">
              <w:rPr>
                <w:noProof/>
                <w:webHidden/>
              </w:rPr>
              <w:fldChar w:fldCharType="separate"/>
            </w:r>
            <w:r w:rsidR="00242E8F">
              <w:rPr>
                <w:noProof/>
                <w:webHidden/>
              </w:rPr>
              <w:t>13</w:t>
            </w:r>
            <w:r w:rsidR="00242E8F">
              <w:rPr>
                <w:noProof/>
                <w:webHidden/>
              </w:rPr>
              <w:fldChar w:fldCharType="end"/>
            </w:r>
          </w:hyperlink>
        </w:p>
        <w:p w14:paraId="3ECFC958" w14:textId="4197D9B7" w:rsidR="00242E8F" w:rsidRDefault="00686E93">
          <w:pPr>
            <w:pStyle w:val="TDC2"/>
            <w:tabs>
              <w:tab w:val="right" w:pos="10620"/>
            </w:tabs>
            <w:rPr>
              <w:rFonts w:asciiTheme="minorHAnsi" w:eastAsiaTheme="minorEastAsia" w:hAnsiTheme="minorHAnsi" w:cstheme="minorBidi"/>
              <w:noProof/>
            </w:rPr>
          </w:pPr>
          <w:hyperlink w:anchor="_Toc52978410" w:history="1">
            <w:r w:rsidR="00242E8F" w:rsidRPr="00CF05C4">
              <w:rPr>
                <w:rStyle w:val="Hipervnculo"/>
                <w:noProof/>
              </w:rPr>
              <w:t>5.2 Formalización de contratos y alta en sistemas</w:t>
            </w:r>
            <w:r w:rsidR="00242E8F">
              <w:rPr>
                <w:noProof/>
                <w:webHidden/>
              </w:rPr>
              <w:tab/>
            </w:r>
            <w:r w:rsidR="00242E8F">
              <w:rPr>
                <w:noProof/>
                <w:webHidden/>
              </w:rPr>
              <w:fldChar w:fldCharType="begin"/>
            </w:r>
            <w:r w:rsidR="00242E8F">
              <w:rPr>
                <w:noProof/>
                <w:webHidden/>
              </w:rPr>
              <w:instrText xml:space="preserve"> PAGEREF _Toc52978410 \h </w:instrText>
            </w:r>
            <w:r w:rsidR="00242E8F">
              <w:rPr>
                <w:noProof/>
                <w:webHidden/>
              </w:rPr>
            </w:r>
            <w:r w:rsidR="00242E8F">
              <w:rPr>
                <w:noProof/>
                <w:webHidden/>
              </w:rPr>
              <w:fldChar w:fldCharType="separate"/>
            </w:r>
            <w:r w:rsidR="00242E8F">
              <w:rPr>
                <w:noProof/>
                <w:webHidden/>
              </w:rPr>
              <w:t>13</w:t>
            </w:r>
            <w:r w:rsidR="00242E8F">
              <w:rPr>
                <w:noProof/>
                <w:webHidden/>
              </w:rPr>
              <w:fldChar w:fldCharType="end"/>
            </w:r>
          </w:hyperlink>
        </w:p>
        <w:p w14:paraId="446C1AB9" w14:textId="4010150F" w:rsidR="00242E8F" w:rsidRDefault="00686E93">
          <w:pPr>
            <w:pStyle w:val="TDC2"/>
            <w:tabs>
              <w:tab w:val="right" w:pos="10620"/>
            </w:tabs>
            <w:rPr>
              <w:rFonts w:asciiTheme="minorHAnsi" w:eastAsiaTheme="minorEastAsia" w:hAnsiTheme="minorHAnsi" w:cstheme="minorBidi"/>
              <w:noProof/>
            </w:rPr>
          </w:pPr>
          <w:hyperlink w:anchor="_Toc52978411" w:history="1">
            <w:r w:rsidR="00242E8F" w:rsidRPr="00CF05C4">
              <w:rPr>
                <w:rStyle w:val="Hipervnculo"/>
                <w:noProof/>
              </w:rPr>
              <w:t>5.3 Facturación renta de alquileres sociales</w:t>
            </w:r>
            <w:r w:rsidR="00242E8F">
              <w:rPr>
                <w:noProof/>
                <w:webHidden/>
              </w:rPr>
              <w:tab/>
            </w:r>
            <w:r w:rsidR="00242E8F">
              <w:rPr>
                <w:noProof/>
                <w:webHidden/>
              </w:rPr>
              <w:fldChar w:fldCharType="begin"/>
            </w:r>
            <w:r w:rsidR="00242E8F">
              <w:rPr>
                <w:noProof/>
                <w:webHidden/>
              </w:rPr>
              <w:instrText xml:space="preserve"> PAGEREF _Toc52978411 \h </w:instrText>
            </w:r>
            <w:r w:rsidR="00242E8F">
              <w:rPr>
                <w:noProof/>
                <w:webHidden/>
              </w:rPr>
            </w:r>
            <w:r w:rsidR="00242E8F">
              <w:rPr>
                <w:noProof/>
                <w:webHidden/>
              </w:rPr>
              <w:fldChar w:fldCharType="separate"/>
            </w:r>
            <w:r w:rsidR="00242E8F">
              <w:rPr>
                <w:noProof/>
                <w:webHidden/>
              </w:rPr>
              <w:t>14</w:t>
            </w:r>
            <w:r w:rsidR="00242E8F">
              <w:rPr>
                <w:noProof/>
                <w:webHidden/>
              </w:rPr>
              <w:fldChar w:fldCharType="end"/>
            </w:r>
          </w:hyperlink>
        </w:p>
        <w:p w14:paraId="0249F850" w14:textId="0018440A" w:rsidR="00242E8F" w:rsidRDefault="00686E93">
          <w:pPr>
            <w:pStyle w:val="TDC2"/>
            <w:tabs>
              <w:tab w:val="right" w:pos="10620"/>
            </w:tabs>
            <w:rPr>
              <w:rFonts w:asciiTheme="minorHAnsi" w:eastAsiaTheme="minorEastAsia" w:hAnsiTheme="minorHAnsi" w:cstheme="minorBidi"/>
              <w:noProof/>
            </w:rPr>
          </w:pPr>
          <w:hyperlink w:anchor="_Toc52978412" w:history="1">
            <w:r w:rsidR="00242E8F" w:rsidRPr="00CF05C4">
              <w:rPr>
                <w:rStyle w:val="Hipervnculo"/>
                <w:noProof/>
              </w:rPr>
              <w:t>5.4 Gestión de incidencias durante la vigencia del contrato de alquiler</w:t>
            </w:r>
            <w:r w:rsidR="00242E8F">
              <w:rPr>
                <w:noProof/>
                <w:webHidden/>
              </w:rPr>
              <w:tab/>
            </w:r>
            <w:r w:rsidR="00242E8F">
              <w:rPr>
                <w:noProof/>
                <w:webHidden/>
              </w:rPr>
              <w:fldChar w:fldCharType="begin"/>
            </w:r>
            <w:r w:rsidR="00242E8F">
              <w:rPr>
                <w:noProof/>
                <w:webHidden/>
              </w:rPr>
              <w:instrText xml:space="preserve"> PAGEREF _Toc52978412 \h </w:instrText>
            </w:r>
            <w:r w:rsidR="00242E8F">
              <w:rPr>
                <w:noProof/>
                <w:webHidden/>
              </w:rPr>
            </w:r>
            <w:r w:rsidR="00242E8F">
              <w:rPr>
                <w:noProof/>
                <w:webHidden/>
              </w:rPr>
              <w:fldChar w:fldCharType="separate"/>
            </w:r>
            <w:r w:rsidR="00242E8F">
              <w:rPr>
                <w:noProof/>
                <w:webHidden/>
              </w:rPr>
              <w:t>14</w:t>
            </w:r>
            <w:r w:rsidR="00242E8F">
              <w:rPr>
                <w:noProof/>
                <w:webHidden/>
              </w:rPr>
              <w:fldChar w:fldCharType="end"/>
            </w:r>
          </w:hyperlink>
        </w:p>
        <w:p w14:paraId="6AC7C504" w14:textId="2042BC85" w:rsidR="00242E8F" w:rsidRDefault="00686E93">
          <w:pPr>
            <w:pStyle w:val="TDC2"/>
            <w:tabs>
              <w:tab w:val="right" w:pos="10620"/>
            </w:tabs>
            <w:rPr>
              <w:rFonts w:asciiTheme="minorHAnsi" w:eastAsiaTheme="minorEastAsia" w:hAnsiTheme="minorHAnsi" w:cstheme="minorBidi"/>
              <w:noProof/>
            </w:rPr>
          </w:pPr>
          <w:hyperlink w:anchor="_Toc52978413" w:history="1">
            <w:r w:rsidR="00242E8F" w:rsidRPr="00CF05C4">
              <w:rPr>
                <w:rStyle w:val="Hipervnculo"/>
                <w:noProof/>
              </w:rPr>
              <w:t>5.5 Renovación de Alquileres Sociales al vencimiento</w:t>
            </w:r>
            <w:r w:rsidR="00242E8F">
              <w:rPr>
                <w:noProof/>
                <w:webHidden/>
              </w:rPr>
              <w:tab/>
            </w:r>
            <w:r w:rsidR="00242E8F">
              <w:rPr>
                <w:noProof/>
                <w:webHidden/>
              </w:rPr>
              <w:fldChar w:fldCharType="begin"/>
            </w:r>
            <w:r w:rsidR="00242E8F">
              <w:rPr>
                <w:noProof/>
                <w:webHidden/>
              </w:rPr>
              <w:instrText xml:space="preserve"> PAGEREF _Toc52978413 \h </w:instrText>
            </w:r>
            <w:r w:rsidR="00242E8F">
              <w:rPr>
                <w:noProof/>
                <w:webHidden/>
              </w:rPr>
            </w:r>
            <w:r w:rsidR="00242E8F">
              <w:rPr>
                <w:noProof/>
                <w:webHidden/>
              </w:rPr>
              <w:fldChar w:fldCharType="separate"/>
            </w:r>
            <w:r w:rsidR="00242E8F">
              <w:rPr>
                <w:noProof/>
                <w:webHidden/>
              </w:rPr>
              <w:t>14</w:t>
            </w:r>
            <w:r w:rsidR="00242E8F">
              <w:rPr>
                <w:noProof/>
                <w:webHidden/>
              </w:rPr>
              <w:fldChar w:fldCharType="end"/>
            </w:r>
          </w:hyperlink>
        </w:p>
        <w:p w14:paraId="0CDE0DE4" w14:textId="4C2C73ED" w:rsidR="00242E8F" w:rsidRDefault="00686E93">
          <w:pPr>
            <w:pStyle w:val="TDC2"/>
            <w:tabs>
              <w:tab w:val="right" w:pos="10620"/>
            </w:tabs>
            <w:rPr>
              <w:rFonts w:asciiTheme="minorHAnsi" w:eastAsiaTheme="minorEastAsia" w:hAnsiTheme="minorHAnsi" w:cstheme="minorBidi"/>
              <w:noProof/>
            </w:rPr>
          </w:pPr>
          <w:hyperlink w:anchor="_Toc52978414" w:history="1">
            <w:r w:rsidR="00242E8F" w:rsidRPr="00CF05C4">
              <w:rPr>
                <w:rStyle w:val="Hipervnculo"/>
                <w:noProof/>
              </w:rPr>
              <w:t>5.6 Solicitud de cambio de viviendas</w:t>
            </w:r>
            <w:r w:rsidR="00242E8F">
              <w:rPr>
                <w:noProof/>
                <w:webHidden/>
              </w:rPr>
              <w:tab/>
            </w:r>
            <w:r w:rsidR="00242E8F">
              <w:rPr>
                <w:noProof/>
                <w:webHidden/>
              </w:rPr>
              <w:fldChar w:fldCharType="begin"/>
            </w:r>
            <w:r w:rsidR="00242E8F">
              <w:rPr>
                <w:noProof/>
                <w:webHidden/>
              </w:rPr>
              <w:instrText xml:space="preserve"> PAGEREF _Toc52978414 \h </w:instrText>
            </w:r>
            <w:r w:rsidR="00242E8F">
              <w:rPr>
                <w:noProof/>
                <w:webHidden/>
              </w:rPr>
            </w:r>
            <w:r w:rsidR="00242E8F">
              <w:rPr>
                <w:noProof/>
                <w:webHidden/>
              </w:rPr>
              <w:fldChar w:fldCharType="separate"/>
            </w:r>
            <w:r w:rsidR="00242E8F">
              <w:rPr>
                <w:noProof/>
                <w:webHidden/>
              </w:rPr>
              <w:t>15</w:t>
            </w:r>
            <w:r w:rsidR="00242E8F">
              <w:rPr>
                <w:noProof/>
                <w:webHidden/>
              </w:rPr>
              <w:fldChar w:fldCharType="end"/>
            </w:r>
          </w:hyperlink>
        </w:p>
        <w:p w14:paraId="3DC7895E" w14:textId="689A5C22" w:rsidR="00242E8F" w:rsidRDefault="00686E93">
          <w:pPr>
            <w:pStyle w:val="TDC2"/>
            <w:tabs>
              <w:tab w:val="right" w:pos="10620"/>
            </w:tabs>
            <w:rPr>
              <w:rFonts w:asciiTheme="minorHAnsi" w:eastAsiaTheme="minorEastAsia" w:hAnsiTheme="minorHAnsi" w:cstheme="minorBidi"/>
              <w:noProof/>
            </w:rPr>
          </w:pPr>
          <w:hyperlink w:anchor="_Toc52978415" w:history="1">
            <w:r w:rsidR="00242E8F" w:rsidRPr="00CF05C4">
              <w:rPr>
                <w:rStyle w:val="Hipervnculo"/>
                <w:noProof/>
              </w:rPr>
              <w:t>5.7 Gestión del Fondo Social de Vivienda.</w:t>
            </w:r>
            <w:r w:rsidR="00242E8F">
              <w:rPr>
                <w:noProof/>
                <w:webHidden/>
              </w:rPr>
              <w:tab/>
            </w:r>
            <w:r w:rsidR="00242E8F">
              <w:rPr>
                <w:noProof/>
                <w:webHidden/>
              </w:rPr>
              <w:fldChar w:fldCharType="begin"/>
            </w:r>
            <w:r w:rsidR="00242E8F">
              <w:rPr>
                <w:noProof/>
                <w:webHidden/>
              </w:rPr>
              <w:instrText xml:space="preserve"> PAGEREF _Toc52978415 \h </w:instrText>
            </w:r>
            <w:r w:rsidR="00242E8F">
              <w:rPr>
                <w:noProof/>
                <w:webHidden/>
              </w:rPr>
            </w:r>
            <w:r w:rsidR="00242E8F">
              <w:rPr>
                <w:noProof/>
                <w:webHidden/>
              </w:rPr>
              <w:fldChar w:fldCharType="separate"/>
            </w:r>
            <w:r w:rsidR="00242E8F">
              <w:rPr>
                <w:noProof/>
                <w:webHidden/>
              </w:rPr>
              <w:t>15</w:t>
            </w:r>
            <w:r w:rsidR="00242E8F">
              <w:rPr>
                <w:noProof/>
                <w:webHidden/>
              </w:rPr>
              <w:fldChar w:fldCharType="end"/>
            </w:r>
          </w:hyperlink>
        </w:p>
        <w:p w14:paraId="2AEDB510" w14:textId="334669D5" w:rsidR="00242E8F" w:rsidRDefault="00686E93">
          <w:pPr>
            <w:pStyle w:val="TDC2"/>
            <w:tabs>
              <w:tab w:val="right" w:pos="10620"/>
            </w:tabs>
            <w:rPr>
              <w:rFonts w:asciiTheme="minorHAnsi" w:eastAsiaTheme="minorEastAsia" w:hAnsiTheme="minorHAnsi" w:cstheme="minorBidi"/>
              <w:noProof/>
            </w:rPr>
          </w:pPr>
          <w:hyperlink w:anchor="_Toc52978416" w:history="1">
            <w:r w:rsidR="00242E8F" w:rsidRPr="00CF05C4">
              <w:rPr>
                <w:rStyle w:val="Hipervnculo"/>
                <w:noProof/>
              </w:rPr>
              <w:t>5.7.1 Criterios BBVA para la concesión de AS al amparo FSV</w:t>
            </w:r>
            <w:r w:rsidR="00242E8F">
              <w:rPr>
                <w:noProof/>
                <w:webHidden/>
              </w:rPr>
              <w:tab/>
            </w:r>
            <w:r w:rsidR="00242E8F">
              <w:rPr>
                <w:noProof/>
                <w:webHidden/>
              </w:rPr>
              <w:fldChar w:fldCharType="begin"/>
            </w:r>
            <w:r w:rsidR="00242E8F">
              <w:rPr>
                <w:noProof/>
                <w:webHidden/>
              </w:rPr>
              <w:instrText xml:space="preserve"> PAGEREF _Toc52978416 \h </w:instrText>
            </w:r>
            <w:r w:rsidR="00242E8F">
              <w:rPr>
                <w:noProof/>
                <w:webHidden/>
              </w:rPr>
            </w:r>
            <w:r w:rsidR="00242E8F">
              <w:rPr>
                <w:noProof/>
                <w:webHidden/>
              </w:rPr>
              <w:fldChar w:fldCharType="separate"/>
            </w:r>
            <w:r w:rsidR="00242E8F">
              <w:rPr>
                <w:noProof/>
                <w:webHidden/>
              </w:rPr>
              <w:t>15</w:t>
            </w:r>
            <w:r w:rsidR="00242E8F">
              <w:rPr>
                <w:noProof/>
                <w:webHidden/>
              </w:rPr>
              <w:fldChar w:fldCharType="end"/>
            </w:r>
          </w:hyperlink>
        </w:p>
        <w:p w14:paraId="7C47FF73" w14:textId="4E612A18" w:rsidR="00242E8F" w:rsidRDefault="00686E93">
          <w:pPr>
            <w:pStyle w:val="TDC2"/>
            <w:tabs>
              <w:tab w:val="right" w:pos="10620"/>
            </w:tabs>
            <w:rPr>
              <w:rFonts w:asciiTheme="minorHAnsi" w:eastAsiaTheme="minorEastAsia" w:hAnsiTheme="minorHAnsi" w:cstheme="minorBidi"/>
              <w:noProof/>
            </w:rPr>
          </w:pPr>
          <w:hyperlink w:anchor="_Toc52978417" w:history="1">
            <w:r w:rsidR="00242E8F" w:rsidRPr="00CF05C4">
              <w:rPr>
                <w:rStyle w:val="Hipervnculo"/>
                <w:noProof/>
              </w:rPr>
              <w:t>5.7.2 Determinación del cupo de viviendas comprometidas por BBVA en FSV</w:t>
            </w:r>
            <w:r w:rsidR="00242E8F">
              <w:rPr>
                <w:noProof/>
                <w:webHidden/>
              </w:rPr>
              <w:tab/>
            </w:r>
            <w:r w:rsidR="00242E8F">
              <w:rPr>
                <w:noProof/>
                <w:webHidden/>
              </w:rPr>
              <w:fldChar w:fldCharType="begin"/>
            </w:r>
            <w:r w:rsidR="00242E8F">
              <w:rPr>
                <w:noProof/>
                <w:webHidden/>
              </w:rPr>
              <w:instrText xml:space="preserve"> PAGEREF _Toc52978417 \h </w:instrText>
            </w:r>
            <w:r w:rsidR="00242E8F">
              <w:rPr>
                <w:noProof/>
                <w:webHidden/>
              </w:rPr>
            </w:r>
            <w:r w:rsidR="00242E8F">
              <w:rPr>
                <w:noProof/>
                <w:webHidden/>
              </w:rPr>
              <w:fldChar w:fldCharType="separate"/>
            </w:r>
            <w:r w:rsidR="00242E8F">
              <w:rPr>
                <w:noProof/>
                <w:webHidden/>
              </w:rPr>
              <w:t>15</w:t>
            </w:r>
            <w:r w:rsidR="00242E8F">
              <w:rPr>
                <w:noProof/>
                <w:webHidden/>
              </w:rPr>
              <w:fldChar w:fldCharType="end"/>
            </w:r>
          </w:hyperlink>
        </w:p>
        <w:p w14:paraId="711FDA68" w14:textId="267A10ED" w:rsidR="00242E8F" w:rsidRDefault="00686E93">
          <w:pPr>
            <w:pStyle w:val="TDC2"/>
            <w:tabs>
              <w:tab w:val="right" w:pos="10620"/>
            </w:tabs>
            <w:rPr>
              <w:rFonts w:asciiTheme="minorHAnsi" w:eastAsiaTheme="minorEastAsia" w:hAnsiTheme="minorHAnsi" w:cstheme="minorBidi"/>
              <w:noProof/>
            </w:rPr>
          </w:pPr>
          <w:hyperlink w:anchor="_Toc52978418" w:history="1">
            <w:r w:rsidR="00242E8F" w:rsidRPr="00CF05C4">
              <w:rPr>
                <w:rStyle w:val="Hipervnculo"/>
                <w:noProof/>
              </w:rPr>
              <w:t>5.7.3 Ofrecimiento de vivienda para solicitantes que ya no residen en su vivienda habitual</w:t>
            </w:r>
            <w:r w:rsidR="00242E8F">
              <w:rPr>
                <w:noProof/>
                <w:webHidden/>
              </w:rPr>
              <w:tab/>
            </w:r>
            <w:r w:rsidR="00242E8F">
              <w:rPr>
                <w:noProof/>
                <w:webHidden/>
              </w:rPr>
              <w:fldChar w:fldCharType="begin"/>
            </w:r>
            <w:r w:rsidR="00242E8F">
              <w:rPr>
                <w:noProof/>
                <w:webHidden/>
              </w:rPr>
              <w:instrText xml:space="preserve"> PAGEREF _Toc52978418 \h </w:instrText>
            </w:r>
            <w:r w:rsidR="00242E8F">
              <w:rPr>
                <w:noProof/>
                <w:webHidden/>
              </w:rPr>
            </w:r>
            <w:r w:rsidR="00242E8F">
              <w:rPr>
                <w:noProof/>
                <w:webHidden/>
              </w:rPr>
              <w:fldChar w:fldCharType="separate"/>
            </w:r>
            <w:r w:rsidR="00242E8F">
              <w:rPr>
                <w:noProof/>
                <w:webHidden/>
              </w:rPr>
              <w:t>15</w:t>
            </w:r>
            <w:r w:rsidR="00242E8F">
              <w:rPr>
                <w:noProof/>
                <w:webHidden/>
              </w:rPr>
              <w:fldChar w:fldCharType="end"/>
            </w:r>
          </w:hyperlink>
        </w:p>
        <w:p w14:paraId="6E0ABCE4" w14:textId="65210CE4" w:rsidR="00242E8F" w:rsidRDefault="00686E93">
          <w:pPr>
            <w:pStyle w:val="TDC2"/>
            <w:tabs>
              <w:tab w:val="right" w:pos="10620"/>
            </w:tabs>
            <w:rPr>
              <w:rFonts w:asciiTheme="minorHAnsi" w:eastAsiaTheme="minorEastAsia" w:hAnsiTheme="minorHAnsi" w:cstheme="minorBidi"/>
              <w:noProof/>
            </w:rPr>
          </w:pPr>
          <w:hyperlink w:anchor="_Toc52978419" w:history="1">
            <w:r w:rsidR="00242E8F" w:rsidRPr="00CF05C4">
              <w:rPr>
                <w:rStyle w:val="Hipervnculo"/>
                <w:noProof/>
              </w:rPr>
              <w:t>5.8 Criterios para evaluar el cupo de viviendas libres FSV</w:t>
            </w:r>
            <w:r w:rsidR="00242E8F">
              <w:rPr>
                <w:noProof/>
                <w:webHidden/>
              </w:rPr>
              <w:tab/>
            </w:r>
            <w:r w:rsidR="00242E8F">
              <w:rPr>
                <w:noProof/>
                <w:webHidden/>
              </w:rPr>
              <w:fldChar w:fldCharType="begin"/>
            </w:r>
            <w:r w:rsidR="00242E8F">
              <w:rPr>
                <w:noProof/>
                <w:webHidden/>
              </w:rPr>
              <w:instrText xml:space="preserve"> PAGEREF _Toc52978419 \h </w:instrText>
            </w:r>
            <w:r w:rsidR="00242E8F">
              <w:rPr>
                <w:noProof/>
                <w:webHidden/>
              </w:rPr>
            </w:r>
            <w:r w:rsidR="00242E8F">
              <w:rPr>
                <w:noProof/>
                <w:webHidden/>
              </w:rPr>
              <w:fldChar w:fldCharType="separate"/>
            </w:r>
            <w:r w:rsidR="00242E8F">
              <w:rPr>
                <w:noProof/>
                <w:webHidden/>
              </w:rPr>
              <w:t>16</w:t>
            </w:r>
            <w:r w:rsidR="00242E8F">
              <w:rPr>
                <w:noProof/>
                <w:webHidden/>
              </w:rPr>
              <w:fldChar w:fldCharType="end"/>
            </w:r>
          </w:hyperlink>
        </w:p>
        <w:p w14:paraId="2CFD736F" w14:textId="08C31E83" w:rsidR="00242E8F" w:rsidRDefault="00686E93">
          <w:pPr>
            <w:pStyle w:val="TDC2"/>
            <w:tabs>
              <w:tab w:val="right" w:pos="10620"/>
            </w:tabs>
            <w:rPr>
              <w:rFonts w:asciiTheme="minorHAnsi" w:eastAsiaTheme="minorEastAsia" w:hAnsiTheme="minorHAnsi" w:cstheme="minorBidi"/>
              <w:noProof/>
            </w:rPr>
          </w:pPr>
          <w:hyperlink w:anchor="_Toc52978420" w:history="1">
            <w:r w:rsidR="00242E8F" w:rsidRPr="00CF05C4">
              <w:rPr>
                <w:rStyle w:val="Hipervnculo"/>
                <w:noProof/>
              </w:rPr>
              <w:t>5.9 Caso particular sanciones CPDH y Comité EGI</w:t>
            </w:r>
            <w:r w:rsidR="00242E8F">
              <w:rPr>
                <w:noProof/>
                <w:webHidden/>
              </w:rPr>
              <w:tab/>
            </w:r>
            <w:r w:rsidR="00242E8F">
              <w:rPr>
                <w:noProof/>
                <w:webHidden/>
              </w:rPr>
              <w:fldChar w:fldCharType="begin"/>
            </w:r>
            <w:r w:rsidR="00242E8F">
              <w:rPr>
                <w:noProof/>
                <w:webHidden/>
              </w:rPr>
              <w:instrText xml:space="preserve"> PAGEREF _Toc52978420 \h </w:instrText>
            </w:r>
            <w:r w:rsidR="00242E8F">
              <w:rPr>
                <w:noProof/>
                <w:webHidden/>
              </w:rPr>
            </w:r>
            <w:r w:rsidR="00242E8F">
              <w:rPr>
                <w:noProof/>
                <w:webHidden/>
              </w:rPr>
              <w:fldChar w:fldCharType="separate"/>
            </w:r>
            <w:r w:rsidR="00242E8F">
              <w:rPr>
                <w:noProof/>
                <w:webHidden/>
              </w:rPr>
              <w:t>16</w:t>
            </w:r>
            <w:r w:rsidR="00242E8F">
              <w:rPr>
                <w:noProof/>
                <w:webHidden/>
              </w:rPr>
              <w:fldChar w:fldCharType="end"/>
            </w:r>
          </w:hyperlink>
        </w:p>
        <w:p w14:paraId="124245DD" w14:textId="5E600556" w:rsidR="00242E8F" w:rsidRDefault="00686E93">
          <w:pPr>
            <w:pStyle w:val="TDC1"/>
            <w:tabs>
              <w:tab w:val="right" w:pos="10620"/>
            </w:tabs>
            <w:rPr>
              <w:rFonts w:asciiTheme="minorHAnsi" w:eastAsiaTheme="minorEastAsia" w:hAnsiTheme="minorHAnsi" w:cstheme="minorBidi"/>
              <w:noProof/>
            </w:rPr>
          </w:pPr>
          <w:hyperlink w:anchor="_Toc52978421" w:history="1">
            <w:r w:rsidR="00242E8F" w:rsidRPr="00CF05C4">
              <w:rPr>
                <w:rStyle w:val="Hipervnculo"/>
                <w:noProof/>
              </w:rPr>
              <w:t>6. Ley Catalana de Sobreendeudamiento (LCS)</w:t>
            </w:r>
            <w:r w:rsidR="00242E8F">
              <w:rPr>
                <w:noProof/>
                <w:webHidden/>
              </w:rPr>
              <w:tab/>
            </w:r>
            <w:r w:rsidR="00242E8F">
              <w:rPr>
                <w:noProof/>
                <w:webHidden/>
              </w:rPr>
              <w:fldChar w:fldCharType="begin"/>
            </w:r>
            <w:r w:rsidR="00242E8F">
              <w:rPr>
                <w:noProof/>
                <w:webHidden/>
              </w:rPr>
              <w:instrText xml:space="preserve"> PAGEREF _Toc52978421 \h </w:instrText>
            </w:r>
            <w:r w:rsidR="00242E8F">
              <w:rPr>
                <w:noProof/>
                <w:webHidden/>
              </w:rPr>
            </w:r>
            <w:r w:rsidR="00242E8F">
              <w:rPr>
                <w:noProof/>
                <w:webHidden/>
              </w:rPr>
              <w:fldChar w:fldCharType="separate"/>
            </w:r>
            <w:r w:rsidR="00242E8F">
              <w:rPr>
                <w:noProof/>
                <w:webHidden/>
              </w:rPr>
              <w:t>16</w:t>
            </w:r>
            <w:r w:rsidR="00242E8F">
              <w:rPr>
                <w:noProof/>
                <w:webHidden/>
              </w:rPr>
              <w:fldChar w:fldCharType="end"/>
            </w:r>
          </w:hyperlink>
        </w:p>
        <w:p w14:paraId="137EEF47" w14:textId="1B61EE3C" w:rsidR="00242E8F" w:rsidRDefault="00686E93">
          <w:pPr>
            <w:pStyle w:val="TDC2"/>
            <w:tabs>
              <w:tab w:val="right" w:pos="10620"/>
            </w:tabs>
            <w:rPr>
              <w:rFonts w:asciiTheme="minorHAnsi" w:eastAsiaTheme="minorEastAsia" w:hAnsiTheme="minorHAnsi" w:cstheme="minorBidi"/>
              <w:noProof/>
            </w:rPr>
          </w:pPr>
          <w:hyperlink w:anchor="_Toc52978422" w:history="1">
            <w:r w:rsidR="00242E8F" w:rsidRPr="00CF05C4">
              <w:rPr>
                <w:rStyle w:val="Hipervnculo"/>
                <w:noProof/>
              </w:rPr>
              <w:t>6.1 Daciones en pago (ofrecimiento alquiler social)</w:t>
            </w:r>
            <w:r w:rsidR="00242E8F">
              <w:rPr>
                <w:noProof/>
                <w:webHidden/>
              </w:rPr>
              <w:tab/>
            </w:r>
            <w:r w:rsidR="00242E8F">
              <w:rPr>
                <w:noProof/>
                <w:webHidden/>
              </w:rPr>
              <w:fldChar w:fldCharType="begin"/>
            </w:r>
            <w:r w:rsidR="00242E8F">
              <w:rPr>
                <w:noProof/>
                <w:webHidden/>
              </w:rPr>
              <w:instrText xml:space="preserve"> PAGEREF _Toc52978422 \h </w:instrText>
            </w:r>
            <w:r w:rsidR="00242E8F">
              <w:rPr>
                <w:noProof/>
                <w:webHidden/>
              </w:rPr>
            </w:r>
            <w:r w:rsidR="00242E8F">
              <w:rPr>
                <w:noProof/>
                <w:webHidden/>
              </w:rPr>
              <w:fldChar w:fldCharType="separate"/>
            </w:r>
            <w:r w:rsidR="00242E8F">
              <w:rPr>
                <w:noProof/>
                <w:webHidden/>
              </w:rPr>
              <w:t>17</w:t>
            </w:r>
            <w:r w:rsidR="00242E8F">
              <w:rPr>
                <w:noProof/>
                <w:webHidden/>
              </w:rPr>
              <w:fldChar w:fldCharType="end"/>
            </w:r>
          </w:hyperlink>
        </w:p>
        <w:p w14:paraId="07AE2EEB" w14:textId="5080D31E" w:rsidR="00242E8F" w:rsidRDefault="00686E93">
          <w:pPr>
            <w:pStyle w:val="TDC2"/>
            <w:tabs>
              <w:tab w:val="right" w:pos="10620"/>
            </w:tabs>
            <w:rPr>
              <w:rFonts w:asciiTheme="minorHAnsi" w:eastAsiaTheme="minorEastAsia" w:hAnsiTheme="minorHAnsi" w:cstheme="minorBidi"/>
              <w:noProof/>
            </w:rPr>
          </w:pPr>
          <w:hyperlink w:anchor="_Toc52978423" w:history="1">
            <w:r w:rsidR="00242E8F" w:rsidRPr="00CF05C4">
              <w:rPr>
                <w:rStyle w:val="Hipervnculo"/>
                <w:noProof/>
              </w:rPr>
              <w:t>6.2 Resto de casos (Ofrecimiento Alquiler Social DL 17.2019)</w:t>
            </w:r>
            <w:r w:rsidR="00242E8F">
              <w:rPr>
                <w:noProof/>
                <w:webHidden/>
              </w:rPr>
              <w:tab/>
            </w:r>
            <w:r w:rsidR="00242E8F">
              <w:rPr>
                <w:noProof/>
                <w:webHidden/>
              </w:rPr>
              <w:fldChar w:fldCharType="begin"/>
            </w:r>
            <w:r w:rsidR="00242E8F">
              <w:rPr>
                <w:noProof/>
                <w:webHidden/>
              </w:rPr>
              <w:instrText xml:space="preserve"> PAGEREF _Toc52978423 \h </w:instrText>
            </w:r>
            <w:r w:rsidR="00242E8F">
              <w:rPr>
                <w:noProof/>
                <w:webHidden/>
              </w:rPr>
            </w:r>
            <w:r w:rsidR="00242E8F">
              <w:rPr>
                <w:noProof/>
                <w:webHidden/>
              </w:rPr>
              <w:fldChar w:fldCharType="separate"/>
            </w:r>
            <w:r w:rsidR="00242E8F">
              <w:rPr>
                <w:noProof/>
                <w:webHidden/>
              </w:rPr>
              <w:t>18</w:t>
            </w:r>
            <w:r w:rsidR="00242E8F">
              <w:rPr>
                <w:noProof/>
                <w:webHidden/>
              </w:rPr>
              <w:fldChar w:fldCharType="end"/>
            </w:r>
          </w:hyperlink>
        </w:p>
        <w:p w14:paraId="404AA2B8" w14:textId="3BB6610E" w:rsidR="00242E8F" w:rsidRDefault="00686E93">
          <w:pPr>
            <w:pStyle w:val="TDC2"/>
            <w:tabs>
              <w:tab w:val="right" w:pos="10620"/>
            </w:tabs>
            <w:rPr>
              <w:rFonts w:asciiTheme="minorHAnsi" w:eastAsiaTheme="minorEastAsia" w:hAnsiTheme="minorHAnsi" w:cstheme="minorBidi"/>
              <w:noProof/>
            </w:rPr>
          </w:pPr>
          <w:hyperlink w:anchor="_Toc52978424" w:history="1">
            <w:r w:rsidR="00242E8F" w:rsidRPr="00CF05C4">
              <w:rPr>
                <w:rStyle w:val="Hipervnculo"/>
                <w:noProof/>
              </w:rPr>
              <w:t>6.2.1 Objeto</w:t>
            </w:r>
            <w:r w:rsidR="00242E8F">
              <w:rPr>
                <w:noProof/>
                <w:webHidden/>
              </w:rPr>
              <w:tab/>
            </w:r>
            <w:r w:rsidR="00242E8F">
              <w:rPr>
                <w:noProof/>
                <w:webHidden/>
              </w:rPr>
              <w:fldChar w:fldCharType="begin"/>
            </w:r>
            <w:r w:rsidR="00242E8F">
              <w:rPr>
                <w:noProof/>
                <w:webHidden/>
              </w:rPr>
              <w:instrText xml:space="preserve"> PAGEREF _Toc52978424 \h </w:instrText>
            </w:r>
            <w:r w:rsidR="00242E8F">
              <w:rPr>
                <w:noProof/>
                <w:webHidden/>
              </w:rPr>
            </w:r>
            <w:r w:rsidR="00242E8F">
              <w:rPr>
                <w:noProof/>
                <w:webHidden/>
              </w:rPr>
              <w:fldChar w:fldCharType="separate"/>
            </w:r>
            <w:r w:rsidR="00242E8F">
              <w:rPr>
                <w:noProof/>
                <w:webHidden/>
              </w:rPr>
              <w:t>18</w:t>
            </w:r>
            <w:r w:rsidR="00242E8F">
              <w:rPr>
                <w:noProof/>
                <w:webHidden/>
              </w:rPr>
              <w:fldChar w:fldCharType="end"/>
            </w:r>
          </w:hyperlink>
        </w:p>
        <w:p w14:paraId="0A515346" w14:textId="41058165" w:rsidR="00242E8F" w:rsidRDefault="00686E93">
          <w:pPr>
            <w:pStyle w:val="TDC2"/>
            <w:tabs>
              <w:tab w:val="right" w:pos="10620"/>
            </w:tabs>
            <w:rPr>
              <w:rFonts w:asciiTheme="minorHAnsi" w:eastAsiaTheme="minorEastAsia" w:hAnsiTheme="minorHAnsi" w:cstheme="minorBidi"/>
              <w:noProof/>
            </w:rPr>
          </w:pPr>
          <w:hyperlink w:anchor="_Toc52978425" w:history="1">
            <w:r w:rsidR="00242E8F" w:rsidRPr="00CF05C4">
              <w:rPr>
                <w:rStyle w:val="Hipervnculo"/>
                <w:noProof/>
              </w:rPr>
              <w:t>6.2.2 Alcance</w:t>
            </w:r>
            <w:r w:rsidR="00242E8F">
              <w:rPr>
                <w:noProof/>
                <w:webHidden/>
              </w:rPr>
              <w:tab/>
            </w:r>
            <w:r w:rsidR="00242E8F">
              <w:rPr>
                <w:noProof/>
                <w:webHidden/>
              </w:rPr>
              <w:fldChar w:fldCharType="begin"/>
            </w:r>
            <w:r w:rsidR="00242E8F">
              <w:rPr>
                <w:noProof/>
                <w:webHidden/>
              </w:rPr>
              <w:instrText xml:space="preserve"> PAGEREF _Toc52978425 \h </w:instrText>
            </w:r>
            <w:r w:rsidR="00242E8F">
              <w:rPr>
                <w:noProof/>
                <w:webHidden/>
              </w:rPr>
            </w:r>
            <w:r w:rsidR="00242E8F">
              <w:rPr>
                <w:noProof/>
                <w:webHidden/>
              </w:rPr>
              <w:fldChar w:fldCharType="separate"/>
            </w:r>
            <w:r w:rsidR="00242E8F">
              <w:rPr>
                <w:noProof/>
                <w:webHidden/>
              </w:rPr>
              <w:t>19</w:t>
            </w:r>
            <w:r w:rsidR="00242E8F">
              <w:rPr>
                <w:noProof/>
                <w:webHidden/>
              </w:rPr>
              <w:fldChar w:fldCharType="end"/>
            </w:r>
          </w:hyperlink>
        </w:p>
        <w:p w14:paraId="6CF46384" w14:textId="7AC315EC" w:rsidR="00242E8F" w:rsidRDefault="00686E93">
          <w:pPr>
            <w:pStyle w:val="TDC2"/>
            <w:tabs>
              <w:tab w:val="right" w:pos="10620"/>
            </w:tabs>
            <w:rPr>
              <w:rFonts w:asciiTheme="minorHAnsi" w:eastAsiaTheme="minorEastAsia" w:hAnsiTheme="minorHAnsi" w:cstheme="minorBidi"/>
              <w:noProof/>
            </w:rPr>
          </w:pPr>
          <w:hyperlink w:anchor="_Toc52978426" w:history="1">
            <w:r w:rsidR="00242E8F" w:rsidRPr="00CF05C4">
              <w:rPr>
                <w:rStyle w:val="Hipervnculo"/>
                <w:noProof/>
              </w:rPr>
              <w:t>6.2.3 Descripción del proceso</w:t>
            </w:r>
            <w:r w:rsidR="00242E8F">
              <w:rPr>
                <w:noProof/>
                <w:webHidden/>
              </w:rPr>
              <w:tab/>
            </w:r>
            <w:r w:rsidR="00242E8F">
              <w:rPr>
                <w:noProof/>
                <w:webHidden/>
              </w:rPr>
              <w:fldChar w:fldCharType="begin"/>
            </w:r>
            <w:r w:rsidR="00242E8F">
              <w:rPr>
                <w:noProof/>
                <w:webHidden/>
              </w:rPr>
              <w:instrText xml:space="preserve"> PAGEREF _Toc52978426 \h </w:instrText>
            </w:r>
            <w:r w:rsidR="00242E8F">
              <w:rPr>
                <w:noProof/>
                <w:webHidden/>
              </w:rPr>
            </w:r>
            <w:r w:rsidR="00242E8F">
              <w:rPr>
                <w:noProof/>
                <w:webHidden/>
              </w:rPr>
              <w:fldChar w:fldCharType="separate"/>
            </w:r>
            <w:r w:rsidR="00242E8F">
              <w:rPr>
                <w:noProof/>
                <w:webHidden/>
              </w:rPr>
              <w:t>19</w:t>
            </w:r>
            <w:r w:rsidR="00242E8F">
              <w:rPr>
                <w:noProof/>
                <w:webHidden/>
              </w:rPr>
              <w:fldChar w:fldCharType="end"/>
            </w:r>
          </w:hyperlink>
        </w:p>
        <w:p w14:paraId="769ABCE8" w14:textId="75195154" w:rsidR="00242E8F" w:rsidRDefault="00686E93">
          <w:pPr>
            <w:pStyle w:val="TDC1"/>
            <w:tabs>
              <w:tab w:val="right" w:pos="10620"/>
            </w:tabs>
            <w:rPr>
              <w:rFonts w:asciiTheme="minorHAnsi" w:eastAsiaTheme="minorEastAsia" w:hAnsiTheme="minorHAnsi" w:cstheme="minorBidi"/>
              <w:noProof/>
            </w:rPr>
          </w:pPr>
          <w:hyperlink w:anchor="_Toc52978427" w:history="1">
            <w:r w:rsidR="00242E8F" w:rsidRPr="00CF05C4">
              <w:rPr>
                <w:rStyle w:val="Hipervnculo"/>
                <w:noProof/>
              </w:rPr>
              <w:t>7. Resolución de Contratos de Alquiler Social durante su vigencia</w:t>
            </w:r>
            <w:r w:rsidR="00242E8F">
              <w:rPr>
                <w:noProof/>
                <w:webHidden/>
              </w:rPr>
              <w:tab/>
            </w:r>
            <w:r w:rsidR="00242E8F">
              <w:rPr>
                <w:noProof/>
                <w:webHidden/>
              </w:rPr>
              <w:fldChar w:fldCharType="begin"/>
            </w:r>
            <w:r w:rsidR="00242E8F">
              <w:rPr>
                <w:noProof/>
                <w:webHidden/>
              </w:rPr>
              <w:instrText xml:space="preserve"> PAGEREF _Toc52978427 \h </w:instrText>
            </w:r>
            <w:r w:rsidR="00242E8F">
              <w:rPr>
                <w:noProof/>
                <w:webHidden/>
              </w:rPr>
            </w:r>
            <w:r w:rsidR="00242E8F">
              <w:rPr>
                <w:noProof/>
                <w:webHidden/>
              </w:rPr>
              <w:fldChar w:fldCharType="separate"/>
            </w:r>
            <w:r w:rsidR="00242E8F">
              <w:rPr>
                <w:noProof/>
                <w:webHidden/>
              </w:rPr>
              <w:t>22</w:t>
            </w:r>
            <w:r w:rsidR="00242E8F">
              <w:rPr>
                <w:noProof/>
                <w:webHidden/>
              </w:rPr>
              <w:fldChar w:fldCharType="end"/>
            </w:r>
          </w:hyperlink>
        </w:p>
        <w:p w14:paraId="294DF729" w14:textId="5A9D29D7" w:rsidR="00242E8F" w:rsidRDefault="00686E93">
          <w:pPr>
            <w:pStyle w:val="TDC1"/>
            <w:tabs>
              <w:tab w:val="right" w:pos="10620"/>
            </w:tabs>
            <w:rPr>
              <w:rFonts w:asciiTheme="minorHAnsi" w:eastAsiaTheme="minorEastAsia" w:hAnsiTheme="minorHAnsi" w:cstheme="minorBidi"/>
              <w:noProof/>
            </w:rPr>
          </w:pPr>
          <w:hyperlink w:anchor="_Toc52978428" w:history="1">
            <w:r w:rsidR="00242E8F" w:rsidRPr="00CF05C4">
              <w:rPr>
                <w:rStyle w:val="Hipervnculo"/>
                <w:noProof/>
              </w:rPr>
              <w:t>8. Impago de Rentas de Alquiler</w:t>
            </w:r>
            <w:r w:rsidR="00242E8F">
              <w:rPr>
                <w:noProof/>
                <w:webHidden/>
              </w:rPr>
              <w:tab/>
            </w:r>
            <w:r w:rsidR="00242E8F">
              <w:rPr>
                <w:noProof/>
                <w:webHidden/>
              </w:rPr>
              <w:fldChar w:fldCharType="begin"/>
            </w:r>
            <w:r w:rsidR="00242E8F">
              <w:rPr>
                <w:noProof/>
                <w:webHidden/>
              </w:rPr>
              <w:instrText xml:space="preserve"> PAGEREF _Toc52978428 \h </w:instrText>
            </w:r>
            <w:r w:rsidR="00242E8F">
              <w:rPr>
                <w:noProof/>
                <w:webHidden/>
              </w:rPr>
            </w:r>
            <w:r w:rsidR="00242E8F">
              <w:rPr>
                <w:noProof/>
                <w:webHidden/>
              </w:rPr>
              <w:fldChar w:fldCharType="separate"/>
            </w:r>
            <w:r w:rsidR="00242E8F">
              <w:rPr>
                <w:noProof/>
                <w:webHidden/>
              </w:rPr>
              <w:t>23</w:t>
            </w:r>
            <w:r w:rsidR="00242E8F">
              <w:rPr>
                <w:noProof/>
                <w:webHidden/>
              </w:rPr>
              <w:fldChar w:fldCharType="end"/>
            </w:r>
          </w:hyperlink>
        </w:p>
        <w:p w14:paraId="2F0FA282" w14:textId="605FD6D8" w:rsidR="00242E8F" w:rsidRDefault="00686E93">
          <w:pPr>
            <w:pStyle w:val="TDC1"/>
            <w:tabs>
              <w:tab w:val="right" w:pos="10620"/>
            </w:tabs>
            <w:rPr>
              <w:rFonts w:asciiTheme="minorHAnsi" w:eastAsiaTheme="minorEastAsia" w:hAnsiTheme="minorHAnsi" w:cstheme="minorBidi"/>
              <w:noProof/>
            </w:rPr>
          </w:pPr>
          <w:hyperlink w:anchor="_Toc52978429" w:history="1">
            <w:r w:rsidR="00242E8F" w:rsidRPr="00CF05C4">
              <w:rPr>
                <w:rStyle w:val="Hipervnculo"/>
                <w:noProof/>
              </w:rPr>
              <w:t>9.  Reporting</w:t>
            </w:r>
            <w:r w:rsidR="00242E8F">
              <w:rPr>
                <w:noProof/>
                <w:webHidden/>
              </w:rPr>
              <w:tab/>
            </w:r>
            <w:r w:rsidR="00242E8F">
              <w:rPr>
                <w:noProof/>
                <w:webHidden/>
              </w:rPr>
              <w:fldChar w:fldCharType="begin"/>
            </w:r>
            <w:r w:rsidR="00242E8F">
              <w:rPr>
                <w:noProof/>
                <w:webHidden/>
              </w:rPr>
              <w:instrText xml:space="preserve"> PAGEREF _Toc52978429 \h </w:instrText>
            </w:r>
            <w:r w:rsidR="00242E8F">
              <w:rPr>
                <w:noProof/>
                <w:webHidden/>
              </w:rPr>
            </w:r>
            <w:r w:rsidR="00242E8F">
              <w:rPr>
                <w:noProof/>
                <w:webHidden/>
              </w:rPr>
              <w:fldChar w:fldCharType="separate"/>
            </w:r>
            <w:r w:rsidR="00242E8F">
              <w:rPr>
                <w:noProof/>
                <w:webHidden/>
              </w:rPr>
              <w:t>23</w:t>
            </w:r>
            <w:r w:rsidR="00242E8F">
              <w:rPr>
                <w:noProof/>
                <w:webHidden/>
              </w:rPr>
              <w:fldChar w:fldCharType="end"/>
            </w:r>
          </w:hyperlink>
        </w:p>
        <w:p w14:paraId="05DA1B10" w14:textId="4230481A" w:rsidR="00242E8F" w:rsidRDefault="00686E93">
          <w:pPr>
            <w:pStyle w:val="TDC1"/>
            <w:tabs>
              <w:tab w:val="right" w:pos="10620"/>
            </w:tabs>
            <w:rPr>
              <w:rFonts w:asciiTheme="minorHAnsi" w:eastAsiaTheme="minorEastAsia" w:hAnsiTheme="minorHAnsi" w:cstheme="minorBidi"/>
              <w:noProof/>
            </w:rPr>
          </w:pPr>
          <w:hyperlink w:anchor="_Toc52978430" w:history="1">
            <w:r w:rsidR="00242E8F" w:rsidRPr="00CF05C4">
              <w:rPr>
                <w:rStyle w:val="Hipervnculo"/>
                <w:noProof/>
              </w:rPr>
              <w:t>Anexo 1: Listado de modelos de solicitudes y formularios</w:t>
            </w:r>
            <w:r w:rsidR="00242E8F">
              <w:rPr>
                <w:noProof/>
                <w:webHidden/>
              </w:rPr>
              <w:tab/>
            </w:r>
            <w:r w:rsidR="00242E8F">
              <w:rPr>
                <w:noProof/>
                <w:webHidden/>
              </w:rPr>
              <w:fldChar w:fldCharType="begin"/>
            </w:r>
            <w:r w:rsidR="00242E8F">
              <w:rPr>
                <w:noProof/>
                <w:webHidden/>
              </w:rPr>
              <w:instrText xml:space="preserve"> PAGEREF _Toc52978430 \h </w:instrText>
            </w:r>
            <w:r w:rsidR="00242E8F">
              <w:rPr>
                <w:noProof/>
                <w:webHidden/>
              </w:rPr>
            </w:r>
            <w:r w:rsidR="00242E8F">
              <w:rPr>
                <w:noProof/>
                <w:webHidden/>
              </w:rPr>
              <w:fldChar w:fldCharType="separate"/>
            </w:r>
            <w:r w:rsidR="00242E8F">
              <w:rPr>
                <w:noProof/>
                <w:webHidden/>
              </w:rPr>
              <w:t>24</w:t>
            </w:r>
            <w:r w:rsidR="00242E8F">
              <w:rPr>
                <w:noProof/>
                <w:webHidden/>
              </w:rPr>
              <w:fldChar w:fldCharType="end"/>
            </w:r>
          </w:hyperlink>
        </w:p>
        <w:p w14:paraId="1B4CF361" w14:textId="3A9102A9" w:rsidR="00242E8F" w:rsidRDefault="00686E93">
          <w:pPr>
            <w:pStyle w:val="TDC1"/>
            <w:tabs>
              <w:tab w:val="right" w:pos="10620"/>
            </w:tabs>
            <w:rPr>
              <w:rFonts w:asciiTheme="minorHAnsi" w:eastAsiaTheme="minorEastAsia" w:hAnsiTheme="minorHAnsi" w:cstheme="minorBidi"/>
              <w:noProof/>
            </w:rPr>
          </w:pPr>
          <w:hyperlink w:anchor="_Toc52978431" w:history="1">
            <w:r w:rsidR="00242E8F" w:rsidRPr="00CF05C4">
              <w:rPr>
                <w:rStyle w:val="Hipervnculo"/>
                <w:noProof/>
              </w:rPr>
              <w:t>Anexo 2: Protección de datos de carácter personal</w:t>
            </w:r>
            <w:r w:rsidR="00242E8F">
              <w:rPr>
                <w:noProof/>
                <w:webHidden/>
              </w:rPr>
              <w:tab/>
            </w:r>
            <w:r w:rsidR="00242E8F">
              <w:rPr>
                <w:noProof/>
                <w:webHidden/>
              </w:rPr>
              <w:fldChar w:fldCharType="begin"/>
            </w:r>
            <w:r w:rsidR="00242E8F">
              <w:rPr>
                <w:noProof/>
                <w:webHidden/>
              </w:rPr>
              <w:instrText xml:space="preserve"> PAGEREF _Toc52978431 \h </w:instrText>
            </w:r>
            <w:r w:rsidR="00242E8F">
              <w:rPr>
                <w:noProof/>
                <w:webHidden/>
              </w:rPr>
            </w:r>
            <w:r w:rsidR="00242E8F">
              <w:rPr>
                <w:noProof/>
                <w:webHidden/>
              </w:rPr>
              <w:fldChar w:fldCharType="separate"/>
            </w:r>
            <w:r w:rsidR="00242E8F">
              <w:rPr>
                <w:noProof/>
                <w:webHidden/>
              </w:rPr>
              <w:t>25</w:t>
            </w:r>
            <w:r w:rsidR="00242E8F">
              <w:rPr>
                <w:noProof/>
                <w:webHidden/>
              </w:rPr>
              <w:fldChar w:fldCharType="end"/>
            </w:r>
          </w:hyperlink>
        </w:p>
        <w:p w14:paraId="72219D69" w14:textId="68E27FBA" w:rsidR="00242E8F" w:rsidRDefault="00686E93">
          <w:pPr>
            <w:pStyle w:val="TDC1"/>
            <w:tabs>
              <w:tab w:val="right" w:pos="10620"/>
            </w:tabs>
            <w:rPr>
              <w:rFonts w:asciiTheme="minorHAnsi" w:eastAsiaTheme="minorEastAsia" w:hAnsiTheme="minorHAnsi" w:cstheme="minorBidi"/>
              <w:noProof/>
            </w:rPr>
          </w:pPr>
          <w:hyperlink w:anchor="_Toc52978432" w:history="1">
            <w:r w:rsidR="00242E8F" w:rsidRPr="00CF05C4">
              <w:rPr>
                <w:rStyle w:val="Hipervnculo"/>
                <w:noProof/>
              </w:rPr>
              <w:t>Anexo 3: Ley 1/2013, de 14 de mayo, de medidas para reforzar la protección a los deudores hipotecarios, reestructuración de deuda y alquiler social)</w:t>
            </w:r>
            <w:r w:rsidR="00242E8F">
              <w:rPr>
                <w:noProof/>
                <w:webHidden/>
              </w:rPr>
              <w:tab/>
            </w:r>
            <w:r w:rsidR="00242E8F">
              <w:rPr>
                <w:noProof/>
                <w:webHidden/>
              </w:rPr>
              <w:fldChar w:fldCharType="begin"/>
            </w:r>
            <w:r w:rsidR="00242E8F">
              <w:rPr>
                <w:noProof/>
                <w:webHidden/>
              </w:rPr>
              <w:instrText xml:space="preserve"> PAGEREF _Toc52978432 \h </w:instrText>
            </w:r>
            <w:r w:rsidR="00242E8F">
              <w:rPr>
                <w:noProof/>
                <w:webHidden/>
              </w:rPr>
            </w:r>
            <w:r w:rsidR="00242E8F">
              <w:rPr>
                <w:noProof/>
                <w:webHidden/>
              </w:rPr>
              <w:fldChar w:fldCharType="separate"/>
            </w:r>
            <w:r w:rsidR="00242E8F">
              <w:rPr>
                <w:noProof/>
                <w:webHidden/>
              </w:rPr>
              <w:t>25</w:t>
            </w:r>
            <w:r w:rsidR="00242E8F">
              <w:rPr>
                <w:noProof/>
                <w:webHidden/>
              </w:rPr>
              <w:fldChar w:fldCharType="end"/>
            </w:r>
          </w:hyperlink>
        </w:p>
        <w:p w14:paraId="0EA0C8CC" w14:textId="10B3792C" w:rsidR="00242E8F" w:rsidRDefault="00686E93">
          <w:pPr>
            <w:pStyle w:val="TDC1"/>
            <w:tabs>
              <w:tab w:val="right" w:pos="10620"/>
            </w:tabs>
            <w:rPr>
              <w:rFonts w:asciiTheme="minorHAnsi" w:eastAsiaTheme="minorEastAsia" w:hAnsiTheme="minorHAnsi" w:cstheme="minorBidi"/>
              <w:noProof/>
            </w:rPr>
          </w:pPr>
          <w:hyperlink w:anchor="_Toc52978433" w:history="1">
            <w:r w:rsidR="00242E8F" w:rsidRPr="00CF05C4">
              <w:rPr>
                <w:rStyle w:val="Hipervnculo"/>
                <w:noProof/>
              </w:rPr>
              <w:t>Anexo 4: Estrategia y Propuesta Operativa FSV</w:t>
            </w:r>
            <w:r w:rsidR="00242E8F">
              <w:rPr>
                <w:noProof/>
                <w:webHidden/>
              </w:rPr>
              <w:tab/>
            </w:r>
            <w:r w:rsidR="00242E8F">
              <w:rPr>
                <w:noProof/>
                <w:webHidden/>
              </w:rPr>
              <w:fldChar w:fldCharType="begin"/>
            </w:r>
            <w:r w:rsidR="00242E8F">
              <w:rPr>
                <w:noProof/>
                <w:webHidden/>
              </w:rPr>
              <w:instrText xml:space="preserve"> PAGEREF _Toc52978433 \h </w:instrText>
            </w:r>
            <w:r w:rsidR="00242E8F">
              <w:rPr>
                <w:noProof/>
                <w:webHidden/>
              </w:rPr>
            </w:r>
            <w:r w:rsidR="00242E8F">
              <w:rPr>
                <w:noProof/>
                <w:webHidden/>
              </w:rPr>
              <w:fldChar w:fldCharType="separate"/>
            </w:r>
            <w:r w:rsidR="00242E8F">
              <w:rPr>
                <w:noProof/>
                <w:webHidden/>
              </w:rPr>
              <w:t>25</w:t>
            </w:r>
            <w:r w:rsidR="00242E8F">
              <w:rPr>
                <w:noProof/>
                <w:webHidden/>
              </w:rPr>
              <w:fldChar w:fldCharType="end"/>
            </w:r>
          </w:hyperlink>
        </w:p>
        <w:p w14:paraId="4943F321" w14:textId="0A10E3AC" w:rsidR="00242E8F" w:rsidRDefault="00686E93">
          <w:pPr>
            <w:pStyle w:val="TDC1"/>
            <w:tabs>
              <w:tab w:val="right" w:pos="10620"/>
            </w:tabs>
            <w:rPr>
              <w:rFonts w:asciiTheme="minorHAnsi" w:eastAsiaTheme="minorEastAsia" w:hAnsiTheme="minorHAnsi" w:cstheme="minorBidi"/>
              <w:noProof/>
            </w:rPr>
          </w:pPr>
          <w:hyperlink w:anchor="_Toc52978434" w:history="1">
            <w:r w:rsidR="00242E8F" w:rsidRPr="00CF05C4">
              <w:rPr>
                <w:rStyle w:val="Hipervnculo"/>
                <w:noProof/>
              </w:rPr>
              <w:t>Anexo 5: Proceso de ofrecimiento de Alquiler Social</w:t>
            </w:r>
            <w:r w:rsidR="00242E8F">
              <w:rPr>
                <w:noProof/>
                <w:webHidden/>
              </w:rPr>
              <w:tab/>
            </w:r>
            <w:r w:rsidR="00242E8F">
              <w:rPr>
                <w:noProof/>
                <w:webHidden/>
              </w:rPr>
              <w:fldChar w:fldCharType="begin"/>
            </w:r>
            <w:r w:rsidR="00242E8F">
              <w:rPr>
                <w:noProof/>
                <w:webHidden/>
              </w:rPr>
              <w:instrText xml:space="preserve"> PAGEREF _Toc52978434 \h </w:instrText>
            </w:r>
            <w:r w:rsidR="00242E8F">
              <w:rPr>
                <w:noProof/>
                <w:webHidden/>
              </w:rPr>
            </w:r>
            <w:r w:rsidR="00242E8F">
              <w:rPr>
                <w:noProof/>
                <w:webHidden/>
              </w:rPr>
              <w:fldChar w:fldCharType="separate"/>
            </w:r>
            <w:r w:rsidR="00242E8F">
              <w:rPr>
                <w:noProof/>
                <w:webHidden/>
              </w:rPr>
              <w:t>25</w:t>
            </w:r>
            <w:r w:rsidR="00242E8F">
              <w:rPr>
                <w:noProof/>
                <w:webHidden/>
              </w:rPr>
              <w:fldChar w:fldCharType="end"/>
            </w:r>
          </w:hyperlink>
        </w:p>
        <w:p w14:paraId="5AA10081" w14:textId="1FD47DE4" w:rsidR="00C120B2" w:rsidRDefault="00C05ADF" w:rsidP="000E21B7">
          <w:pPr>
            <w:tabs>
              <w:tab w:val="right" w:pos="10650"/>
            </w:tabs>
            <w:spacing w:before="200" w:after="80"/>
            <w:ind w:left="567"/>
            <w:rPr>
              <w:b/>
              <w:color w:val="1F497C"/>
            </w:rPr>
          </w:pPr>
          <w:r>
            <w:fldChar w:fldCharType="end"/>
          </w:r>
        </w:p>
      </w:sdtContent>
    </w:sdt>
    <w:p w14:paraId="6D9D2B7A" w14:textId="77777777" w:rsidR="00C120B2" w:rsidRDefault="00F56F92" w:rsidP="00D92870">
      <w:bookmarkStart w:id="0" w:name="_3gt5h5ycv9gp" w:colFirst="0" w:colLast="0"/>
      <w:bookmarkEnd w:id="0"/>
      <w:r>
        <w:br w:type="page"/>
      </w:r>
    </w:p>
    <w:p w14:paraId="4199E6A0" w14:textId="77777777" w:rsidR="00C120B2" w:rsidRDefault="00C05ADF" w:rsidP="0016262F">
      <w:pPr>
        <w:pStyle w:val="Ttulo1"/>
        <w:numPr>
          <w:ilvl w:val="0"/>
          <w:numId w:val="7"/>
        </w:numPr>
        <w:ind w:left="709" w:right="-600" w:hanging="283"/>
        <w:rPr>
          <w:color w:val="00AFF0"/>
        </w:rPr>
      </w:pPr>
      <w:bookmarkStart w:id="1" w:name="_Toc52978388"/>
      <w:r>
        <w:rPr>
          <w:color w:val="00AFF0"/>
        </w:rPr>
        <w:lastRenderedPageBreak/>
        <w:t>Control de Versiones</w:t>
      </w:r>
      <w:bookmarkEnd w:id="1"/>
    </w:p>
    <w:p w14:paraId="483152FA" w14:textId="77777777" w:rsidR="00C120B2" w:rsidRDefault="00C120B2" w:rsidP="000E21B7">
      <w:pPr>
        <w:pStyle w:val="Ttulo1"/>
        <w:ind w:left="567" w:right="-600" w:firstLine="0"/>
      </w:pPr>
    </w:p>
    <w:tbl>
      <w:tblPr>
        <w:tblStyle w:val="a"/>
        <w:tblW w:w="10064" w:type="dxa"/>
        <w:tblInd w:w="416" w:type="dxa"/>
        <w:tblBorders>
          <w:top w:val="single" w:sz="8" w:space="0" w:color="78C0D4"/>
          <w:left w:val="single" w:sz="8" w:space="0" w:color="78C0D4"/>
          <w:bottom w:val="single" w:sz="8" w:space="0" w:color="78C0D4"/>
          <w:right w:val="single" w:sz="8" w:space="0" w:color="78C0D4"/>
          <w:insideH w:val="single" w:sz="8" w:space="0" w:color="78C0D4"/>
          <w:insideV w:val="single" w:sz="8" w:space="0" w:color="78C0D4"/>
        </w:tblBorders>
        <w:tblLayout w:type="fixed"/>
        <w:tblLook w:val="0000" w:firstRow="0" w:lastRow="0" w:firstColumn="0" w:lastColumn="0" w:noHBand="0" w:noVBand="0"/>
      </w:tblPr>
      <w:tblGrid>
        <w:gridCol w:w="1207"/>
        <w:gridCol w:w="1628"/>
        <w:gridCol w:w="1275"/>
        <w:gridCol w:w="5954"/>
      </w:tblGrid>
      <w:tr w:rsidR="00C120B2" w14:paraId="3402C563" w14:textId="77777777" w:rsidTr="00DE6B96">
        <w:trPr>
          <w:trHeight w:val="325"/>
        </w:trPr>
        <w:tc>
          <w:tcPr>
            <w:tcW w:w="1207" w:type="dxa"/>
            <w:tcBorders>
              <w:right w:val="nil"/>
            </w:tcBorders>
            <w:shd w:val="clear" w:color="auto" w:fill="4BABC6"/>
          </w:tcPr>
          <w:p w14:paraId="27492C45" w14:textId="77777777" w:rsidR="00C120B2" w:rsidRDefault="00C05ADF" w:rsidP="00DE6B96">
            <w:pPr>
              <w:pBdr>
                <w:top w:val="nil"/>
                <w:left w:val="nil"/>
                <w:bottom w:val="nil"/>
                <w:right w:val="nil"/>
                <w:between w:val="nil"/>
              </w:pBdr>
              <w:spacing w:line="242" w:lineRule="auto"/>
              <w:ind w:left="567" w:right="-600"/>
              <w:jc w:val="both"/>
              <w:rPr>
                <w:b/>
                <w:color w:val="000000"/>
                <w:sz w:val="20"/>
                <w:szCs w:val="20"/>
              </w:rPr>
            </w:pPr>
            <w:r>
              <w:rPr>
                <w:b/>
                <w:color w:val="FFFFFF"/>
                <w:sz w:val="20"/>
                <w:szCs w:val="20"/>
              </w:rPr>
              <w:t>Versión</w:t>
            </w:r>
          </w:p>
        </w:tc>
        <w:tc>
          <w:tcPr>
            <w:tcW w:w="1628" w:type="dxa"/>
            <w:tcBorders>
              <w:left w:val="nil"/>
              <w:right w:val="nil"/>
            </w:tcBorders>
            <w:shd w:val="clear" w:color="auto" w:fill="4BABC6"/>
          </w:tcPr>
          <w:p w14:paraId="3D3418AD" w14:textId="77777777" w:rsidR="00C120B2" w:rsidRDefault="00C05ADF" w:rsidP="00DE6B96">
            <w:pPr>
              <w:pBdr>
                <w:top w:val="nil"/>
                <w:left w:val="nil"/>
                <w:bottom w:val="nil"/>
                <w:right w:val="nil"/>
                <w:between w:val="nil"/>
              </w:pBdr>
              <w:spacing w:line="242" w:lineRule="auto"/>
              <w:ind w:left="567" w:right="-600"/>
              <w:jc w:val="both"/>
              <w:rPr>
                <w:b/>
                <w:color w:val="000000"/>
                <w:sz w:val="20"/>
                <w:szCs w:val="20"/>
              </w:rPr>
            </w:pPr>
            <w:r>
              <w:rPr>
                <w:b/>
                <w:color w:val="FFFFFF"/>
                <w:sz w:val="20"/>
                <w:szCs w:val="20"/>
              </w:rPr>
              <w:t xml:space="preserve">Fecha </w:t>
            </w:r>
          </w:p>
        </w:tc>
        <w:tc>
          <w:tcPr>
            <w:tcW w:w="1275" w:type="dxa"/>
            <w:tcBorders>
              <w:left w:val="nil"/>
              <w:right w:val="nil"/>
            </w:tcBorders>
            <w:shd w:val="clear" w:color="auto" w:fill="4BABC6"/>
          </w:tcPr>
          <w:p w14:paraId="12A374E0" w14:textId="77777777" w:rsidR="00C120B2" w:rsidRDefault="00C05ADF" w:rsidP="00DE6B96">
            <w:pPr>
              <w:pBdr>
                <w:top w:val="nil"/>
                <w:left w:val="nil"/>
                <w:bottom w:val="nil"/>
                <w:right w:val="nil"/>
                <w:between w:val="nil"/>
              </w:pBdr>
              <w:spacing w:line="242" w:lineRule="auto"/>
              <w:ind w:left="567" w:right="-600"/>
              <w:jc w:val="both"/>
              <w:rPr>
                <w:b/>
                <w:color w:val="000000"/>
                <w:sz w:val="20"/>
                <w:szCs w:val="20"/>
              </w:rPr>
            </w:pPr>
            <w:r>
              <w:rPr>
                <w:b/>
                <w:color w:val="FFFFFF"/>
                <w:sz w:val="20"/>
                <w:szCs w:val="20"/>
              </w:rPr>
              <w:t>Tipo</w:t>
            </w:r>
          </w:p>
        </w:tc>
        <w:tc>
          <w:tcPr>
            <w:tcW w:w="5954" w:type="dxa"/>
            <w:tcBorders>
              <w:left w:val="nil"/>
            </w:tcBorders>
            <w:shd w:val="clear" w:color="auto" w:fill="4BABC6"/>
          </w:tcPr>
          <w:p w14:paraId="23C7688E" w14:textId="77777777" w:rsidR="00C120B2" w:rsidRDefault="00C05ADF" w:rsidP="00DE6B96">
            <w:pPr>
              <w:pBdr>
                <w:top w:val="nil"/>
                <w:left w:val="nil"/>
                <w:bottom w:val="nil"/>
                <w:right w:val="nil"/>
                <w:between w:val="nil"/>
              </w:pBdr>
              <w:spacing w:line="242" w:lineRule="auto"/>
              <w:ind w:left="567" w:right="-600"/>
              <w:jc w:val="both"/>
              <w:rPr>
                <w:b/>
                <w:color w:val="000000"/>
                <w:sz w:val="20"/>
                <w:szCs w:val="20"/>
              </w:rPr>
            </w:pPr>
            <w:r>
              <w:rPr>
                <w:b/>
                <w:color w:val="FFFFFF"/>
                <w:sz w:val="20"/>
                <w:szCs w:val="20"/>
              </w:rPr>
              <w:t>Descripción</w:t>
            </w:r>
          </w:p>
        </w:tc>
      </w:tr>
      <w:tr w:rsidR="00C120B2" w14:paraId="746C6510" w14:textId="77777777" w:rsidTr="00DE6B96">
        <w:trPr>
          <w:trHeight w:val="300"/>
        </w:trPr>
        <w:tc>
          <w:tcPr>
            <w:tcW w:w="1207" w:type="dxa"/>
            <w:tcBorders>
              <w:right w:val="nil"/>
            </w:tcBorders>
            <w:shd w:val="clear" w:color="auto" w:fill="D2EAF1"/>
          </w:tcPr>
          <w:p w14:paraId="695B2A79" w14:textId="77777777" w:rsidR="00C120B2" w:rsidRPr="0093057F" w:rsidRDefault="00C05ADF" w:rsidP="00DE6B96">
            <w:pPr>
              <w:pBdr>
                <w:top w:val="nil"/>
                <w:left w:val="nil"/>
                <w:bottom w:val="nil"/>
                <w:right w:val="nil"/>
                <w:between w:val="nil"/>
              </w:pBdr>
              <w:ind w:left="567" w:right="-600"/>
              <w:jc w:val="both"/>
              <w:rPr>
                <w:sz w:val="20"/>
                <w:szCs w:val="20"/>
              </w:rPr>
            </w:pPr>
            <w:r w:rsidRPr="0093057F">
              <w:rPr>
                <w:sz w:val="20"/>
                <w:szCs w:val="20"/>
              </w:rPr>
              <w:t>1.0</w:t>
            </w:r>
          </w:p>
        </w:tc>
        <w:tc>
          <w:tcPr>
            <w:tcW w:w="1628" w:type="dxa"/>
            <w:tcBorders>
              <w:left w:val="nil"/>
              <w:right w:val="nil"/>
            </w:tcBorders>
            <w:shd w:val="clear" w:color="auto" w:fill="D2EAF1"/>
          </w:tcPr>
          <w:p w14:paraId="6979570B" w14:textId="77777777" w:rsidR="00C120B2" w:rsidRPr="0093057F" w:rsidRDefault="00C05ADF" w:rsidP="00DE6B96">
            <w:pPr>
              <w:pBdr>
                <w:top w:val="nil"/>
                <w:left w:val="nil"/>
                <w:bottom w:val="nil"/>
                <w:right w:val="nil"/>
                <w:between w:val="nil"/>
              </w:pBdr>
              <w:ind w:left="567" w:right="-600"/>
              <w:jc w:val="both"/>
              <w:rPr>
                <w:sz w:val="20"/>
                <w:szCs w:val="20"/>
              </w:rPr>
            </w:pPr>
            <w:r w:rsidRPr="0093057F">
              <w:rPr>
                <w:sz w:val="20"/>
                <w:szCs w:val="20"/>
              </w:rPr>
              <w:t>01/10/2018</w:t>
            </w:r>
          </w:p>
        </w:tc>
        <w:tc>
          <w:tcPr>
            <w:tcW w:w="1275" w:type="dxa"/>
            <w:tcBorders>
              <w:left w:val="nil"/>
              <w:right w:val="nil"/>
            </w:tcBorders>
            <w:shd w:val="clear" w:color="auto" w:fill="D2EAF1"/>
          </w:tcPr>
          <w:p w14:paraId="6F0D4132" w14:textId="77777777" w:rsidR="00C120B2" w:rsidRPr="0093057F" w:rsidRDefault="00C05ADF" w:rsidP="00DE6B96">
            <w:pPr>
              <w:pBdr>
                <w:top w:val="nil"/>
                <w:left w:val="nil"/>
                <w:bottom w:val="nil"/>
                <w:right w:val="nil"/>
                <w:between w:val="nil"/>
              </w:pBdr>
              <w:ind w:left="567" w:right="-600"/>
              <w:jc w:val="both"/>
              <w:rPr>
                <w:sz w:val="20"/>
                <w:szCs w:val="20"/>
              </w:rPr>
            </w:pPr>
            <w:r w:rsidRPr="0093057F">
              <w:rPr>
                <w:sz w:val="20"/>
                <w:szCs w:val="20"/>
              </w:rPr>
              <w:t>Creación</w:t>
            </w:r>
          </w:p>
        </w:tc>
        <w:tc>
          <w:tcPr>
            <w:tcW w:w="5954" w:type="dxa"/>
            <w:tcBorders>
              <w:left w:val="nil"/>
            </w:tcBorders>
            <w:shd w:val="clear" w:color="auto" w:fill="D2EAF1"/>
          </w:tcPr>
          <w:p w14:paraId="6A8B1332" w14:textId="77777777" w:rsidR="00C120B2" w:rsidRPr="0093057F" w:rsidRDefault="00C05ADF" w:rsidP="00DE6B96">
            <w:pPr>
              <w:pBdr>
                <w:top w:val="nil"/>
                <w:left w:val="nil"/>
                <w:bottom w:val="nil"/>
                <w:right w:val="nil"/>
                <w:between w:val="nil"/>
              </w:pBdr>
              <w:ind w:left="567" w:right="-600"/>
              <w:jc w:val="both"/>
              <w:rPr>
                <w:sz w:val="20"/>
                <w:szCs w:val="20"/>
              </w:rPr>
            </w:pPr>
            <w:r w:rsidRPr="0093057F">
              <w:rPr>
                <w:sz w:val="20"/>
                <w:szCs w:val="20"/>
              </w:rPr>
              <w:t>Creación del documento.</w:t>
            </w:r>
          </w:p>
        </w:tc>
      </w:tr>
      <w:tr w:rsidR="00C120B2" w14:paraId="5750D3B3" w14:textId="77777777" w:rsidTr="00DE6B96">
        <w:trPr>
          <w:trHeight w:val="300"/>
        </w:trPr>
        <w:tc>
          <w:tcPr>
            <w:tcW w:w="1207" w:type="dxa"/>
            <w:tcBorders>
              <w:right w:val="nil"/>
            </w:tcBorders>
          </w:tcPr>
          <w:p w14:paraId="7D6E1956" w14:textId="77777777" w:rsidR="00C120B2" w:rsidRPr="0093057F" w:rsidRDefault="000325C1" w:rsidP="00DE6B96">
            <w:pPr>
              <w:pBdr>
                <w:top w:val="nil"/>
                <w:left w:val="nil"/>
                <w:bottom w:val="nil"/>
                <w:right w:val="nil"/>
                <w:between w:val="nil"/>
              </w:pBdr>
              <w:spacing w:before="1"/>
              <w:ind w:left="567" w:right="-600"/>
              <w:jc w:val="both"/>
              <w:rPr>
                <w:sz w:val="20"/>
                <w:szCs w:val="20"/>
              </w:rPr>
            </w:pPr>
            <w:r>
              <w:rPr>
                <w:sz w:val="20"/>
                <w:szCs w:val="20"/>
              </w:rPr>
              <w:t>1.0</w:t>
            </w:r>
          </w:p>
        </w:tc>
        <w:tc>
          <w:tcPr>
            <w:tcW w:w="1628" w:type="dxa"/>
            <w:tcBorders>
              <w:left w:val="nil"/>
              <w:right w:val="nil"/>
            </w:tcBorders>
          </w:tcPr>
          <w:p w14:paraId="03CEE245" w14:textId="77777777" w:rsidR="00C120B2" w:rsidRPr="0093057F" w:rsidRDefault="00C05ADF" w:rsidP="00DE6B96">
            <w:pPr>
              <w:pBdr>
                <w:top w:val="nil"/>
                <w:left w:val="nil"/>
                <w:bottom w:val="nil"/>
                <w:right w:val="nil"/>
                <w:between w:val="nil"/>
              </w:pBdr>
              <w:spacing w:before="1"/>
              <w:ind w:left="567" w:right="-600"/>
              <w:jc w:val="both"/>
              <w:rPr>
                <w:sz w:val="20"/>
                <w:szCs w:val="20"/>
              </w:rPr>
            </w:pPr>
            <w:r w:rsidRPr="0093057F">
              <w:rPr>
                <w:sz w:val="20"/>
                <w:szCs w:val="20"/>
              </w:rPr>
              <w:t>05/11/2019</w:t>
            </w:r>
          </w:p>
        </w:tc>
        <w:tc>
          <w:tcPr>
            <w:tcW w:w="1275" w:type="dxa"/>
            <w:tcBorders>
              <w:left w:val="nil"/>
              <w:right w:val="nil"/>
            </w:tcBorders>
          </w:tcPr>
          <w:p w14:paraId="32CB2571" w14:textId="77777777" w:rsidR="00C120B2" w:rsidRPr="0093057F" w:rsidRDefault="00C05ADF" w:rsidP="00DE6B96">
            <w:pPr>
              <w:pBdr>
                <w:top w:val="nil"/>
                <w:left w:val="nil"/>
                <w:bottom w:val="nil"/>
                <w:right w:val="nil"/>
                <w:between w:val="nil"/>
              </w:pBdr>
              <w:spacing w:before="1"/>
              <w:ind w:left="567" w:right="-600"/>
              <w:jc w:val="both"/>
              <w:rPr>
                <w:sz w:val="20"/>
                <w:szCs w:val="20"/>
              </w:rPr>
            </w:pPr>
            <w:r w:rsidRPr="0093057F">
              <w:rPr>
                <w:sz w:val="20"/>
                <w:szCs w:val="20"/>
              </w:rPr>
              <w:t>Edición</w:t>
            </w:r>
          </w:p>
        </w:tc>
        <w:tc>
          <w:tcPr>
            <w:tcW w:w="5954" w:type="dxa"/>
            <w:tcBorders>
              <w:left w:val="nil"/>
            </w:tcBorders>
          </w:tcPr>
          <w:p w14:paraId="3668389E" w14:textId="77777777" w:rsidR="00C120B2" w:rsidRPr="0093057F" w:rsidRDefault="00C05ADF" w:rsidP="00DE6B96">
            <w:pPr>
              <w:pBdr>
                <w:top w:val="nil"/>
                <w:left w:val="nil"/>
                <w:bottom w:val="nil"/>
                <w:right w:val="nil"/>
                <w:between w:val="nil"/>
              </w:pBdr>
              <w:spacing w:before="1"/>
              <w:ind w:left="567" w:right="-600"/>
              <w:jc w:val="both"/>
              <w:rPr>
                <w:sz w:val="20"/>
                <w:szCs w:val="20"/>
              </w:rPr>
            </w:pPr>
            <w:r w:rsidRPr="0093057F">
              <w:rPr>
                <w:sz w:val="20"/>
                <w:szCs w:val="20"/>
              </w:rPr>
              <w:t>Actualización de operativa. Pendiente de comentarios de BBVA.</w:t>
            </w:r>
          </w:p>
        </w:tc>
      </w:tr>
      <w:tr w:rsidR="00C120B2" w14:paraId="421D43E3" w14:textId="77777777" w:rsidTr="00DE6B96">
        <w:trPr>
          <w:trHeight w:val="300"/>
        </w:trPr>
        <w:tc>
          <w:tcPr>
            <w:tcW w:w="1207" w:type="dxa"/>
            <w:tcBorders>
              <w:right w:val="nil"/>
            </w:tcBorders>
          </w:tcPr>
          <w:p w14:paraId="52D64CBF" w14:textId="77777777" w:rsidR="00C120B2" w:rsidRPr="0093057F" w:rsidRDefault="000325C1" w:rsidP="00DE6B96">
            <w:pPr>
              <w:pBdr>
                <w:top w:val="nil"/>
                <w:left w:val="nil"/>
                <w:bottom w:val="nil"/>
                <w:right w:val="nil"/>
                <w:between w:val="nil"/>
              </w:pBdr>
              <w:spacing w:before="1"/>
              <w:ind w:left="567" w:right="-600"/>
              <w:jc w:val="both"/>
              <w:rPr>
                <w:sz w:val="20"/>
                <w:szCs w:val="20"/>
              </w:rPr>
            </w:pPr>
            <w:r>
              <w:rPr>
                <w:sz w:val="20"/>
                <w:szCs w:val="20"/>
              </w:rPr>
              <w:t>1.0</w:t>
            </w:r>
          </w:p>
        </w:tc>
        <w:tc>
          <w:tcPr>
            <w:tcW w:w="1628" w:type="dxa"/>
            <w:tcBorders>
              <w:left w:val="nil"/>
              <w:right w:val="nil"/>
            </w:tcBorders>
          </w:tcPr>
          <w:p w14:paraId="024B299C" w14:textId="77777777" w:rsidR="00C120B2" w:rsidRPr="0093057F" w:rsidRDefault="00C05ADF" w:rsidP="00DE6B96">
            <w:pPr>
              <w:pBdr>
                <w:top w:val="nil"/>
                <w:left w:val="nil"/>
                <w:bottom w:val="nil"/>
                <w:right w:val="nil"/>
                <w:between w:val="nil"/>
              </w:pBdr>
              <w:spacing w:before="1"/>
              <w:ind w:left="567" w:right="-600"/>
              <w:jc w:val="both"/>
              <w:rPr>
                <w:sz w:val="20"/>
                <w:szCs w:val="20"/>
              </w:rPr>
            </w:pPr>
            <w:r w:rsidRPr="0093057F">
              <w:rPr>
                <w:sz w:val="20"/>
                <w:szCs w:val="20"/>
              </w:rPr>
              <w:t>07/02/2020</w:t>
            </w:r>
          </w:p>
        </w:tc>
        <w:tc>
          <w:tcPr>
            <w:tcW w:w="1275" w:type="dxa"/>
            <w:tcBorders>
              <w:left w:val="nil"/>
              <w:right w:val="nil"/>
            </w:tcBorders>
          </w:tcPr>
          <w:p w14:paraId="18880091" w14:textId="77777777" w:rsidR="00C120B2" w:rsidRPr="0093057F" w:rsidRDefault="00C05ADF" w:rsidP="00DE6B96">
            <w:pPr>
              <w:pBdr>
                <w:top w:val="nil"/>
                <w:left w:val="nil"/>
                <w:bottom w:val="nil"/>
                <w:right w:val="nil"/>
                <w:between w:val="nil"/>
              </w:pBdr>
              <w:spacing w:before="1"/>
              <w:ind w:left="567" w:right="-600"/>
              <w:jc w:val="both"/>
              <w:rPr>
                <w:sz w:val="20"/>
                <w:szCs w:val="20"/>
              </w:rPr>
            </w:pPr>
            <w:r w:rsidRPr="0093057F">
              <w:rPr>
                <w:sz w:val="20"/>
                <w:szCs w:val="20"/>
              </w:rPr>
              <w:t>Revisión</w:t>
            </w:r>
          </w:p>
        </w:tc>
        <w:tc>
          <w:tcPr>
            <w:tcW w:w="5954" w:type="dxa"/>
            <w:tcBorders>
              <w:left w:val="nil"/>
            </w:tcBorders>
          </w:tcPr>
          <w:p w14:paraId="348A8BAD" w14:textId="77777777" w:rsidR="00C120B2" w:rsidRPr="0093057F" w:rsidRDefault="00C05ADF" w:rsidP="00DE6B96">
            <w:pPr>
              <w:pBdr>
                <w:top w:val="nil"/>
                <w:left w:val="nil"/>
                <w:bottom w:val="nil"/>
                <w:right w:val="nil"/>
                <w:between w:val="nil"/>
              </w:pBdr>
              <w:spacing w:before="1"/>
              <w:ind w:left="567" w:right="-600"/>
              <w:jc w:val="both"/>
              <w:rPr>
                <w:sz w:val="20"/>
                <w:szCs w:val="20"/>
              </w:rPr>
            </w:pPr>
            <w:r w:rsidRPr="0093057F">
              <w:rPr>
                <w:sz w:val="20"/>
                <w:szCs w:val="20"/>
              </w:rPr>
              <w:t>Incorporación criterios BBVA. Pendiente desarrollo por Servicer</w:t>
            </w:r>
          </w:p>
        </w:tc>
      </w:tr>
    </w:tbl>
    <w:p w14:paraId="77C245B6" w14:textId="77777777" w:rsidR="00C120B2" w:rsidRDefault="00C120B2" w:rsidP="000E21B7">
      <w:pPr>
        <w:pBdr>
          <w:top w:val="nil"/>
          <w:left w:val="nil"/>
          <w:bottom w:val="nil"/>
          <w:right w:val="nil"/>
          <w:between w:val="nil"/>
        </w:pBdr>
        <w:spacing w:before="7"/>
        <w:ind w:left="567" w:right="-600"/>
        <w:rPr>
          <w:b/>
          <w:color w:val="000000"/>
          <w:sz w:val="19"/>
          <w:szCs w:val="19"/>
        </w:rPr>
      </w:pPr>
    </w:p>
    <w:p w14:paraId="72F946AF" w14:textId="77777777" w:rsidR="00C120B2" w:rsidRDefault="00C05ADF" w:rsidP="0016262F">
      <w:pPr>
        <w:pStyle w:val="Ttulo1"/>
        <w:numPr>
          <w:ilvl w:val="0"/>
          <w:numId w:val="7"/>
        </w:numPr>
        <w:ind w:left="709" w:right="161" w:hanging="283"/>
        <w:rPr>
          <w:color w:val="00AFF0"/>
        </w:rPr>
      </w:pPr>
      <w:bookmarkStart w:id="2" w:name="_Toc52978389"/>
      <w:r>
        <w:rPr>
          <w:color w:val="00AFF0"/>
        </w:rPr>
        <w:t>Objetivo</w:t>
      </w:r>
      <w:bookmarkEnd w:id="2"/>
    </w:p>
    <w:p w14:paraId="6019933F" w14:textId="77777777" w:rsidR="00C120B2" w:rsidRDefault="00C120B2" w:rsidP="000E21B7">
      <w:pPr>
        <w:ind w:left="567"/>
      </w:pPr>
    </w:p>
    <w:p w14:paraId="5032B279" w14:textId="77777777" w:rsidR="00C120B2" w:rsidRPr="0093057F" w:rsidRDefault="00C05ADF" w:rsidP="000E21B7">
      <w:pPr>
        <w:tabs>
          <w:tab w:val="left" w:pos="10632"/>
        </w:tabs>
        <w:spacing w:before="59"/>
        <w:ind w:left="567" w:right="161"/>
        <w:jc w:val="both"/>
        <w:rPr>
          <w:sz w:val="20"/>
          <w:szCs w:val="20"/>
        </w:rPr>
      </w:pPr>
      <w:r w:rsidRPr="0093057F">
        <w:rPr>
          <w:sz w:val="20"/>
          <w:szCs w:val="20"/>
        </w:rPr>
        <w:t>El presente documento normativo tiene como objetivo regular las responsabilidades y la operativa que se debe llevar a cabo por parte del Servicer para que BBVA pueda dar cumplimiento a las obligaciones legales y a las políticas internas de BBVA relacionadas con la concesión y renovación de alquileres sociales a personas en situación de vulnerabilidad, pudiendo mantener una correcta trazabilidad desde el alta de una solicitud hasta la formalización, si procede, del contrato de alquiler.</w:t>
      </w:r>
    </w:p>
    <w:p w14:paraId="43F5BCF3" w14:textId="77777777" w:rsidR="00C120B2" w:rsidRPr="0093057F" w:rsidRDefault="00C120B2" w:rsidP="000E21B7">
      <w:pPr>
        <w:tabs>
          <w:tab w:val="left" w:pos="10632"/>
        </w:tabs>
        <w:spacing w:before="59"/>
        <w:ind w:left="567" w:right="161"/>
        <w:jc w:val="both"/>
        <w:rPr>
          <w:sz w:val="20"/>
          <w:szCs w:val="20"/>
        </w:rPr>
      </w:pPr>
    </w:p>
    <w:p w14:paraId="455E8CD2" w14:textId="77777777" w:rsidR="00C120B2" w:rsidRPr="0093057F" w:rsidRDefault="00C05ADF" w:rsidP="000E21B7">
      <w:pPr>
        <w:tabs>
          <w:tab w:val="left" w:pos="10632"/>
        </w:tabs>
        <w:spacing w:before="1"/>
        <w:ind w:left="567" w:right="161"/>
        <w:jc w:val="both"/>
        <w:rPr>
          <w:sz w:val="20"/>
          <w:szCs w:val="20"/>
        </w:rPr>
      </w:pPr>
      <w:r w:rsidRPr="0093057F">
        <w:rPr>
          <w:sz w:val="20"/>
          <w:szCs w:val="20"/>
        </w:rPr>
        <w:t>Asimismo, cabe destacar que este documento no regula la operativa de Cesiones de viviendas a la Generalitat ni la gestión de inmuebles bajo la cobertura del Seguro de Paz Social.</w:t>
      </w:r>
    </w:p>
    <w:p w14:paraId="574D2642" w14:textId="77777777" w:rsidR="00C120B2" w:rsidRPr="0093057F" w:rsidRDefault="00C120B2" w:rsidP="000E21B7">
      <w:pPr>
        <w:tabs>
          <w:tab w:val="left" w:pos="10632"/>
        </w:tabs>
        <w:spacing w:before="1"/>
        <w:ind w:left="567" w:right="161"/>
        <w:rPr>
          <w:sz w:val="20"/>
          <w:szCs w:val="20"/>
        </w:rPr>
      </w:pPr>
    </w:p>
    <w:p w14:paraId="45C1A73D" w14:textId="77777777" w:rsidR="00C120B2" w:rsidRPr="0093057F" w:rsidRDefault="00C05ADF" w:rsidP="000E21B7">
      <w:pPr>
        <w:tabs>
          <w:tab w:val="left" w:pos="10632"/>
        </w:tabs>
        <w:spacing w:before="1"/>
        <w:ind w:left="567" w:right="161"/>
        <w:jc w:val="both"/>
        <w:rPr>
          <w:sz w:val="20"/>
          <w:szCs w:val="20"/>
        </w:rPr>
      </w:pPr>
      <w:r w:rsidRPr="0093057F">
        <w:rPr>
          <w:sz w:val="20"/>
          <w:szCs w:val="20"/>
        </w:rPr>
        <w:t>Los inmuebles sujetos a esta operativa son titularidad del Grupo BBVA (en adelante, el Banco) y cuya gestión se encuentra dentro del contrato suscrito entre Grupo BBVA y el Servicer.</w:t>
      </w:r>
    </w:p>
    <w:p w14:paraId="3139B344" w14:textId="77777777" w:rsidR="00C120B2" w:rsidRPr="0093057F" w:rsidRDefault="00C120B2" w:rsidP="000E21B7">
      <w:pPr>
        <w:tabs>
          <w:tab w:val="left" w:pos="10632"/>
        </w:tabs>
        <w:spacing w:before="6"/>
        <w:ind w:left="567" w:right="161"/>
        <w:rPr>
          <w:sz w:val="19"/>
          <w:szCs w:val="19"/>
        </w:rPr>
      </w:pPr>
    </w:p>
    <w:p w14:paraId="0D9F04F5" w14:textId="77777777" w:rsidR="00C120B2" w:rsidRPr="0093057F" w:rsidRDefault="00C05ADF" w:rsidP="000E21B7">
      <w:pPr>
        <w:tabs>
          <w:tab w:val="left" w:pos="10632"/>
        </w:tabs>
        <w:spacing w:before="1"/>
        <w:ind w:left="567" w:right="161"/>
        <w:jc w:val="both"/>
        <w:rPr>
          <w:sz w:val="20"/>
          <w:szCs w:val="20"/>
        </w:rPr>
      </w:pPr>
      <w:r w:rsidRPr="0093057F">
        <w:rPr>
          <w:sz w:val="20"/>
          <w:szCs w:val="20"/>
        </w:rPr>
        <w:t>Para todas aquellas actuaciones que sea necesario realizar por parte del Servicer y se encuentren fuera de los servici</w:t>
      </w:r>
      <w:r w:rsidR="0093057F">
        <w:rPr>
          <w:sz w:val="20"/>
          <w:szCs w:val="20"/>
        </w:rPr>
        <w:t>os contratados y sus facultades</w:t>
      </w:r>
      <w:r w:rsidRPr="0093057F">
        <w:rPr>
          <w:sz w:val="20"/>
          <w:szCs w:val="20"/>
        </w:rPr>
        <w:t>, requerirá de la autorización por parte de la Unidad de Estrategia y Gestión Inmobiliaria de BBVA, aportando toda la documentación que sea necesaria.</w:t>
      </w:r>
    </w:p>
    <w:p w14:paraId="288DE8E5" w14:textId="77777777" w:rsidR="00C120B2" w:rsidRPr="0093057F" w:rsidRDefault="00C120B2" w:rsidP="000E21B7">
      <w:pPr>
        <w:tabs>
          <w:tab w:val="left" w:pos="10632"/>
        </w:tabs>
        <w:spacing w:before="1"/>
        <w:ind w:left="567" w:right="161"/>
        <w:jc w:val="both"/>
        <w:rPr>
          <w:sz w:val="20"/>
          <w:szCs w:val="20"/>
        </w:rPr>
      </w:pPr>
    </w:p>
    <w:p w14:paraId="672C7461" w14:textId="77777777" w:rsidR="00C120B2" w:rsidRPr="0093057F" w:rsidRDefault="00C05ADF" w:rsidP="000E21B7">
      <w:pPr>
        <w:tabs>
          <w:tab w:val="left" w:pos="10632"/>
        </w:tabs>
        <w:ind w:left="567" w:right="161"/>
        <w:jc w:val="both"/>
        <w:rPr>
          <w:sz w:val="20"/>
          <w:szCs w:val="20"/>
        </w:rPr>
      </w:pPr>
      <w:r w:rsidRPr="00F56F14">
        <w:rPr>
          <w:sz w:val="20"/>
          <w:szCs w:val="20"/>
        </w:rPr>
        <w:t>El Servicer elaborará puntos de control internos, y trasladará a la Unidad de Estrategia y Gestión Inmobiliaria de BBVA reporte de las incidencias detectadas y de las soluciones implantadas.</w:t>
      </w:r>
    </w:p>
    <w:p w14:paraId="2F798940" w14:textId="77777777" w:rsidR="00C120B2" w:rsidRPr="0093057F" w:rsidRDefault="00C120B2" w:rsidP="000E21B7">
      <w:pPr>
        <w:tabs>
          <w:tab w:val="left" w:pos="10632"/>
        </w:tabs>
        <w:ind w:left="567" w:right="161"/>
        <w:jc w:val="both"/>
        <w:rPr>
          <w:sz w:val="20"/>
          <w:szCs w:val="20"/>
        </w:rPr>
      </w:pPr>
    </w:p>
    <w:p w14:paraId="6493382F" w14:textId="77777777" w:rsidR="00C120B2" w:rsidRDefault="00C05ADF" w:rsidP="000E21B7">
      <w:pPr>
        <w:tabs>
          <w:tab w:val="left" w:pos="10632"/>
        </w:tabs>
        <w:ind w:left="567" w:right="161"/>
        <w:jc w:val="both"/>
        <w:rPr>
          <w:sz w:val="20"/>
          <w:szCs w:val="20"/>
        </w:rPr>
      </w:pPr>
      <w:r w:rsidRPr="0093057F">
        <w:rPr>
          <w:sz w:val="20"/>
          <w:szCs w:val="20"/>
        </w:rPr>
        <w:t xml:space="preserve">Por su parte, la Unidad de Estrategia </w:t>
      </w:r>
      <w:r>
        <w:rPr>
          <w:sz w:val="20"/>
          <w:szCs w:val="20"/>
        </w:rPr>
        <w:t>y Gestión Inmobiliaria de BBVA realizará una revisión periódica de las actuaciones con la finalidad de detectar posibles incidencias. Se revisará mediante una muestra suficiente teniendo en cuenta el volumen de actuaciones, accediendo BBVA en modo consulta directamente al sistema operacional, de no ser así, habría que acordar plazos, volumen de expedientes a revisar y contenido de las peticiones.</w:t>
      </w:r>
    </w:p>
    <w:p w14:paraId="7EDF5E67" w14:textId="77777777" w:rsidR="00C120B2" w:rsidRDefault="00C120B2" w:rsidP="000E21B7">
      <w:pPr>
        <w:tabs>
          <w:tab w:val="left" w:pos="10632"/>
        </w:tabs>
        <w:spacing w:before="8"/>
        <w:ind w:left="567" w:right="161"/>
        <w:jc w:val="both"/>
        <w:rPr>
          <w:sz w:val="19"/>
          <w:szCs w:val="19"/>
        </w:rPr>
      </w:pPr>
    </w:p>
    <w:p w14:paraId="5A3594DF" w14:textId="77777777" w:rsidR="00C120B2" w:rsidRDefault="00C05ADF" w:rsidP="000E21B7">
      <w:pPr>
        <w:tabs>
          <w:tab w:val="left" w:pos="10632"/>
        </w:tabs>
        <w:spacing w:before="1"/>
        <w:ind w:left="567" w:right="161"/>
        <w:jc w:val="both"/>
        <w:rPr>
          <w:sz w:val="20"/>
          <w:szCs w:val="20"/>
        </w:rPr>
      </w:pPr>
      <w:r>
        <w:rPr>
          <w:sz w:val="20"/>
          <w:szCs w:val="20"/>
        </w:rPr>
        <w:t>En los casos en los que se detecte alguna incidencia, esta se comunicará al Servicer vía correo electrónico y, en función de la naturaleza o alcance de la incidencia, se exigirá al Servicer la subsanación de éstas y/o el establecimiento de Planes de Acción, que serán objeto de seguimiento por parte de la Unidad de Estrategia y Gestión Inmobiliaria de BBVA.</w:t>
      </w:r>
    </w:p>
    <w:p w14:paraId="549D07CD" w14:textId="77777777" w:rsidR="00C120B2" w:rsidRDefault="00C120B2" w:rsidP="000E21B7">
      <w:pPr>
        <w:tabs>
          <w:tab w:val="left" w:pos="10632"/>
        </w:tabs>
        <w:spacing w:before="7"/>
        <w:ind w:left="567" w:right="161"/>
        <w:jc w:val="both"/>
        <w:rPr>
          <w:sz w:val="19"/>
          <w:szCs w:val="19"/>
        </w:rPr>
      </w:pPr>
    </w:p>
    <w:p w14:paraId="274126AE" w14:textId="77777777" w:rsidR="00C120B2" w:rsidRDefault="00C05ADF" w:rsidP="000E21B7">
      <w:pPr>
        <w:tabs>
          <w:tab w:val="left" w:pos="10632"/>
        </w:tabs>
        <w:ind w:left="567" w:right="161"/>
        <w:jc w:val="both"/>
        <w:rPr>
          <w:sz w:val="20"/>
          <w:szCs w:val="20"/>
        </w:rPr>
      </w:pPr>
      <w:r>
        <w:rPr>
          <w:sz w:val="20"/>
          <w:szCs w:val="20"/>
        </w:rPr>
        <w:t>El Servicer facilitará cualquier información para la correcta medición del nivel de servicio que sea requerida por parte de la Unidad de Estrategia y Gestión Inmobiliaria de BBVA.</w:t>
      </w:r>
    </w:p>
    <w:p w14:paraId="0975A792" w14:textId="77777777" w:rsidR="00C120B2" w:rsidRDefault="00C120B2" w:rsidP="000E21B7">
      <w:pPr>
        <w:tabs>
          <w:tab w:val="left" w:pos="10632"/>
        </w:tabs>
        <w:ind w:left="567" w:right="161"/>
        <w:jc w:val="both"/>
        <w:rPr>
          <w:sz w:val="20"/>
          <w:szCs w:val="20"/>
        </w:rPr>
      </w:pPr>
    </w:p>
    <w:p w14:paraId="7E8C7781" w14:textId="759C0580" w:rsidR="00C120B2" w:rsidRDefault="00C05ADF" w:rsidP="000122C3">
      <w:pPr>
        <w:tabs>
          <w:tab w:val="left" w:pos="10632"/>
        </w:tabs>
        <w:ind w:left="567" w:right="161"/>
        <w:jc w:val="both"/>
      </w:pPr>
      <w:r>
        <w:rPr>
          <w:sz w:val="20"/>
          <w:szCs w:val="20"/>
        </w:rPr>
        <w:t>El presente Procedimiento resulta de obligado cumplimiento para todos los intervinientes citados en el mismo. Cualquier cambio de la operativa deberá ser refrendado en nuevas versiones.</w:t>
      </w:r>
    </w:p>
    <w:p w14:paraId="6DD19622" w14:textId="77777777" w:rsidR="00C120B2" w:rsidRDefault="00C120B2" w:rsidP="000E21B7">
      <w:pPr>
        <w:ind w:left="567"/>
      </w:pPr>
    </w:p>
    <w:p w14:paraId="1C798EEA" w14:textId="77777777" w:rsidR="00C120B2" w:rsidRDefault="00C05ADF" w:rsidP="000122C3">
      <w:pPr>
        <w:pStyle w:val="Ttulo1"/>
        <w:numPr>
          <w:ilvl w:val="0"/>
          <w:numId w:val="7"/>
        </w:numPr>
        <w:ind w:left="567" w:right="161" w:hanging="141"/>
        <w:jc w:val="both"/>
        <w:rPr>
          <w:color w:val="00AFF0"/>
        </w:rPr>
      </w:pPr>
      <w:bookmarkStart w:id="3" w:name="_Toc52978390"/>
      <w:r>
        <w:rPr>
          <w:color w:val="00AFF0"/>
        </w:rPr>
        <w:t>Consideraciones generales</w:t>
      </w:r>
      <w:bookmarkEnd w:id="3"/>
    </w:p>
    <w:p w14:paraId="7CF1E42C" w14:textId="77777777" w:rsidR="000122C3" w:rsidRDefault="000122C3" w:rsidP="000E21B7">
      <w:pPr>
        <w:ind w:left="567" w:right="161"/>
        <w:jc w:val="both"/>
        <w:rPr>
          <w:sz w:val="20"/>
          <w:szCs w:val="20"/>
        </w:rPr>
      </w:pPr>
    </w:p>
    <w:p w14:paraId="7E6C6485" w14:textId="33E34B99" w:rsidR="00C120B2" w:rsidRPr="006E14D9" w:rsidRDefault="00C05ADF" w:rsidP="000E21B7">
      <w:pPr>
        <w:ind w:left="567" w:right="161"/>
        <w:jc w:val="both"/>
        <w:rPr>
          <w:sz w:val="20"/>
          <w:szCs w:val="20"/>
        </w:rPr>
      </w:pPr>
      <w:r w:rsidRPr="006E14D9">
        <w:rPr>
          <w:sz w:val="20"/>
          <w:szCs w:val="20"/>
        </w:rPr>
        <w:t>Se establece que las comunicaciones entre la Unidad de Estrategia y Gestión Inmobiliaria de BBVA, PSV (</w:t>
      </w:r>
      <w:r w:rsidR="00DA7D5A" w:rsidRPr="006E14D9">
        <w:rPr>
          <w:sz w:val="20"/>
          <w:szCs w:val="20"/>
        </w:rPr>
        <w:t>BBVA) y</w:t>
      </w:r>
      <w:r w:rsidRPr="006E14D9">
        <w:rPr>
          <w:sz w:val="20"/>
          <w:szCs w:val="20"/>
        </w:rPr>
        <w:t xml:space="preserve"> el Servicer serán por vía correo electrónico, estableciéndose los siguientes correos:</w:t>
      </w:r>
    </w:p>
    <w:p w14:paraId="3C9964EA" w14:textId="77777777" w:rsidR="00E638E5" w:rsidRPr="006E14D9" w:rsidRDefault="00C05ADF" w:rsidP="00E638E5">
      <w:pPr>
        <w:numPr>
          <w:ilvl w:val="0"/>
          <w:numId w:val="6"/>
        </w:numPr>
        <w:ind w:left="993" w:right="161"/>
        <w:jc w:val="both"/>
        <w:rPr>
          <w:rStyle w:val="Hipervnculo"/>
          <w:rFonts w:eastAsia="Times New Roman"/>
          <w:sz w:val="20"/>
          <w:szCs w:val="20"/>
        </w:rPr>
      </w:pPr>
      <w:r w:rsidRPr="006E14D9">
        <w:rPr>
          <w:sz w:val="20"/>
          <w:szCs w:val="20"/>
        </w:rPr>
        <w:t xml:space="preserve">EGI:  </w:t>
      </w:r>
      <w:hyperlink r:id="rId9">
        <w:r w:rsidRPr="006E14D9">
          <w:rPr>
            <w:rStyle w:val="Hipervnculo"/>
            <w:rFonts w:eastAsia="Times New Roman"/>
            <w:sz w:val="20"/>
            <w:szCs w:val="20"/>
          </w:rPr>
          <w:t>egi.psv@bbva.com</w:t>
        </w:r>
      </w:hyperlink>
    </w:p>
    <w:p w14:paraId="2EA3200E" w14:textId="1D7641B6" w:rsidR="00E638E5" w:rsidRPr="00D72DC7" w:rsidRDefault="0093057F" w:rsidP="00D72DC7">
      <w:pPr>
        <w:numPr>
          <w:ilvl w:val="0"/>
          <w:numId w:val="6"/>
        </w:numPr>
        <w:ind w:left="993" w:right="161"/>
        <w:jc w:val="both"/>
        <w:rPr>
          <w:rStyle w:val="Hipervnculo"/>
          <w:color w:val="auto"/>
          <w:sz w:val="20"/>
          <w:szCs w:val="20"/>
          <w:u w:val="none"/>
        </w:rPr>
      </w:pPr>
      <w:r w:rsidRPr="006E14D9">
        <w:rPr>
          <w:sz w:val="20"/>
          <w:szCs w:val="20"/>
        </w:rPr>
        <w:t>Servicer:</w:t>
      </w:r>
    </w:p>
    <w:p w14:paraId="72584509" w14:textId="77777777" w:rsidR="00D72DC7" w:rsidRDefault="0052542A" w:rsidP="00D72DC7">
      <w:pPr>
        <w:numPr>
          <w:ilvl w:val="3"/>
          <w:numId w:val="29"/>
        </w:numPr>
        <w:pBdr>
          <w:top w:val="nil"/>
          <w:left w:val="nil"/>
          <w:bottom w:val="nil"/>
          <w:right w:val="nil"/>
          <w:between w:val="nil"/>
        </w:pBdr>
        <w:spacing w:line="276" w:lineRule="auto"/>
        <w:ind w:left="1276" w:right="161"/>
        <w:jc w:val="both"/>
        <w:rPr>
          <w:rStyle w:val="Hipervnculo"/>
          <w:sz w:val="20"/>
          <w:szCs w:val="20"/>
        </w:rPr>
      </w:pPr>
      <w:r w:rsidRPr="00D72DC7">
        <w:rPr>
          <w:sz w:val="20"/>
          <w:szCs w:val="20"/>
        </w:rPr>
        <w:t>Solicitudes AS Cataluña:</w:t>
      </w:r>
      <w:r w:rsidRPr="00D72DC7">
        <w:rPr>
          <w:rFonts w:eastAsia="Times New Roman"/>
          <w:color w:val="1F497D"/>
          <w:sz w:val="20"/>
          <w:szCs w:val="20"/>
        </w:rPr>
        <w:t xml:space="preserve"> </w:t>
      </w:r>
      <w:hyperlink r:id="rId10" w:history="1">
        <w:r w:rsidRPr="00D72DC7">
          <w:rPr>
            <w:rStyle w:val="Hipervnculo"/>
            <w:sz w:val="20"/>
            <w:szCs w:val="20"/>
          </w:rPr>
          <w:t>alquilersocial.catalunya@haya.es</w:t>
        </w:r>
      </w:hyperlink>
      <w:r w:rsidR="00D72DC7" w:rsidRPr="00D72DC7">
        <w:rPr>
          <w:rStyle w:val="Hipervnculo"/>
          <w:sz w:val="20"/>
          <w:szCs w:val="20"/>
          <w:u w:val="none"/>
        </w:rPr>
        <w:t xml:space="preserve"> </w:t>
      </w:r>
      <w:r w:rsidR="00D72DC7" w:rsidRPr="00D72DC7">
        <w:rPr>
          <w:sz w:val="20"/>
          <w:szCs w:val="20"/>
        </w:rPr>
        <w:t xml:space="preserve">con copia al buzón del Servicer: </w:t>
      </w:r>
      <w:hyperlink r:id="rId11" w:history="1">
        <w:r w:rsidR="00D72DC7" w:rsidRPr="00D72DC7">
          <w:rPr>
            <w:rStyle w:val="Hipervnculo"/>
            <w:sz w:val="20"/>
            <w:szCs w:val="20"/>
          </w:rPr>
          <w:t>solicitudalquiler@haya.es</w:t>
        </w:r>
      </w:hyperlink>
    </w:p>
    <w:p w14:paraId="25F7D1AF" w14:textId="77777777" w:rsidR="00D72DC7" w:rsidRDefault="0052542A" w:rsidP="00D72DC7">
      <w:pPr>
        <w:numPr>
          <w:ilvl w:val="3"/>
          <w:numId w:val="29"/>
        </w:numPr>
        <w:pBdr>
          <w:top w:val="nil"/>
          <w:left w:val="nil"/>
          <w:bottom w:val="nil"/>
          <w:right w:val="nil"/>
          <w:between w:val="nil"/>
        </w:pBdr>
        <w:spacing w:line="276" w:lineRule="auto"/>
        <w:ind w:left="1276" w:right="161"/>
        <w:jc w:val="both"/>
        <w:rPr>
          <w:rStyle w:val="Hipervnculo"/>
          <w:sz w:val="20"/>
          <w:szCs w:val="20"/>
        </w:rPr>
      </w:pPr>
      <w:r w:rsidRPr="00D72DC7">
        <w:rPr>
          <w:sz w:val="20"/>
          <w:szCs w:val="20"/>
        </w:rPr>
        <w:t>Solicitudes fuera de Cataluña:</w:t>
      </w:r>
      <w:r w:rsidRPr="00D72DC7">
        <w:rPr>
          <w:rFonts w:eastAsia="Times New Roman"/>
          <w:color w:val="1F497D"/>
          <w:sz w:val="20"/>
          <w:szCs w:val="20"/>
        </w:rPr>
        <w:t xml:space="preserve"> </w:t>
      </w:r>
      <w:hyperlink r:id="rId12" w:history="1">
        <w:r w:rsidRPr="00D72DC7">
          <w:rPr>
            <w:rStyle w:val="Hipervnculo"/>
            <w:sz w:val="20"/>
            <w:szCs w:val="20"/>
          </w:rPr>
          <w:t>contratos.alquilersocial@haya.es</w:t>
        </w:r>
      </w:hyperlink>
      <w:r w:rsidR="00D72DC7" w:rsidRPr="00D72DC7">
        <w:rPr>
          <w:rStyle w:val="Hipervnculo"/>
          <w:sz w:val="20"/>
          <w:szCs w:val="20"/>
        </w:rPr>
        <w:t xml:space="preserve"> </w:t>
      </w:r>
      <w:r w:rsidR="00D72DC7" w:rsidRPr="00D72DC7">
        <w:rPr>
          <w:sz w:val="20"/>
          <w:szCs w:val="20"/>
        </w:rPr>
        <w:t xml:space="preserve">con copia al buzón del Servicer: </w:t>
      </w:r>
      <w:hyperlink r:id="rId13" w:history="1">
        <w:r w:rsidR="00D72DC7" w:rsidRPr="00D72DC7">
          <w:rPr>
            <w:rStyle w:val="Hipervnculo"/>
            <w:sz w:val="20"/>
            <w:szCs w:val="20"/>
          </w:rPr>
          <w:t>solicitudalquiler@haya.es</w:t>
        </w:r>
      </w:hyperlink>
    </w:p>
    <w:p w14:paraId="281D8DEE" w14:textId="1B6D1D8D" w:rsidR="0052542A" w:rsidRPr="001F47E0" w:rsidRDefault="006E14D9" w:rsidP="00D72DC7">
      <w:pPr>
        <w:numPr>
          <w:ilvl w:val="3"/>
          <w:numId w:val="29"/>
        </w:numPr>
        <w:pBdr>
          <w:top w:val="nil"/>
          <w:left w:val="nil"/>
          <w:bottom w:val="nil"/>
          <w:right w:val="nil"/>
          <w:between w:val="nil"/>
        </w:pBdr>
        <w:spacing w:line="276" w:lineRule="auto"/>
        <w:ind w:left="1276" w:right="161"/>
        <w:jc w:val="both"/>
        <w:rPr>
          <w:sz w:val="20"/>
          <w:szCs w:val="20"/>
        </w:rPr>
      </w:pPr>
      <w:r w:rsidRPr="00D72DC7">
        <w:rPr>
          <w:sz w:val="20"/>
          <w:szCs w:val="20"/>
        </w:rPr>
        <w:t>Solicitudes relacionadas con Bloque 4: Alquiler Social al amparo de la Ley Catalana</w:t>
      </w:r>
      <w:r w:rsidR="00D72DC7" w:rsidRPr="00D72DC7">
        <w:rPr>
          <w:sz w:val="20"/>
          <w:szCs w:val="20"/>
        </w:rPr>
        <w:t xml:space="preserve">: </w:t>
      </w:r>
      <w:hyperlink r:id="rId14" w:history="1">
        <w:r w:rsidR="00D72DC7" w:rsidRPr="00D72DC7">
          <w:rPr>
            <w:rStyle w:val="Hipervnculo"/>
            <w:rFonts w:eastAsia="Times New Roman"/>
            <w:sz w:val="20"/>
            <w:szCs w:val="20"/>
          </w:rPr>
          <w:t>ofrecimientosleycatalana@haya.es</w:t>
        </w:r>
      </w:hyperlink>
      <w:r w:rsidR="001F47E0" w:rsidRPr="001F47E0">
        <w:rPr>
          <w:rStyle w:val="Hipervnculo"/>
          <w:rFonts w:eastAsia="Times New Roman"/>
          <w:sz w:val="20"/>
          <w:szCs w:val="20"/>
          <w:u w:val="none"/>
        </w:rPr>
        <w:t xml:space="preserve"> </w:t>
      </w:r>
      <w:r w:rsidR="001F47E0" w:rsidRPr="001F47E0">
        <w:rPr>
          <w:sz w:val="20"/>
          <w:szCs w:val="20"/>
        </w:rPr>
        <w:t>(para nuevas solicitudes)</w:t>
      </w:r>
    </w:p>
    <w:p w14:paraId="1321DB32" w14:textId="77777777" w:rsidR="0093057F" w:rsidRPr="006E14D9" w:rsidRDefault="00C05ADF" w:rsidP="0016262F">
      <w:pPr>
        <w:numPr>
          <w:ilvl w:val="0"/>
          <w:numId w:val="6"/>
        </w:numPr>
        <w:ind w:left="993" w:right="161"/>
        <w:jc w:val="both"/>
        <w:rPr>
          <w:sz w:val="20"/>
          <w:szCs w:val="20"/>
          <w:lang w:val="en-US"/>
        </w:rPr>
      </w:pPr>
      <w:r w:rsidRPr="006E14D9">
        <w:rPr>
          <w:sz w:val="20"/>
          <w:szCs w:val="20"/>
          <w:lang w:val="en-US"/>
        </w:rPr>
        <w:t xml:space="preserve">PSV BBVA: </w:t>
      </w:r>
      <w:hyperlink r:id="rId15">
        <w:r w:rsidRPr="006E14D9">
          <w:rPr>
            <w:rStyle w:val="Hipervnculo"/>
            <w:rFonts w:eastAsia="Times New Roman"/>
            <w:sz w:val="20"/>
            <w:szCs w:val="20"/>
          </w:rPr>
          <w:t>politicasocialvivienda@bbva.com</w:t>
        </w:r>
      </w:hyperlink>
    </w:p>
    <w:p w14:paraId="14E2CD61" w14:textId="77777777" w:rsidR="00C120B2" w:rsidRPr="0093057F" w:rsidRDefault="00C05ADF" w:rsidP="000E21B7">
      <w:pPr>
        <w:ind w:left="567" w:right="161"/>
        <w:jc w:val="both"/>
        <w:rPr>
          <w:sz w:val="20"/>
          <w:szCs w:val="20"/>
          <w:lang w:val="en-US"/>
        </w:rPr>
      </w:pPr>
      <w:r w:rsidRPr="0093057F">
        <w:fldChar w:fldCharType="begin"/>
      </w:r>
      <w:r w:rsidRPr="0093057F">
        <w:rPr>
          <w:lang w:val="en-US"/>
        </w:rPr>
        <w:instrText xml:space="preserve"> HYPERLINK "mailto:politicasocialvivienda@bbva.com" </w:instrText>
      </w:r>
      <w:r w:rsidRPr="0093057F">
        <w:fldChar w:fldCharType="separate"/>
      </w:r>
    </w:p>
    <w:p w14:paraId="5BEDCF43" w14:textId="77777777" w:rsidR="00C120B2" w:rsidRPr="0093057F" w:rsidRDefault="00C05ADF" w:rsidP="000E21B7">
      <w:pPr>
        <w:tabs>
          <w:tab w:val="left" w:pos="10632"/>
        </w:tabs>
        <w:spacing w:before="1"/>
        <w:ind w:left="567" w:right="161"/>
        <w:jc w:val="both"/>
        <w:rPr>
          <w:strike/>
          <w:sz w:val="23"/>
          <w:szCs w:val="23"/>
        </w:rPr>
      </w:pPr>
      <w:r w:rsidRPr="0093057F">
        <w:fldChar w:fldCharType="end"/>
      </w:r>
      <w:r w:rsidRPr="0093057F">
        <w:rPr>
          <w:sz w:val="20"/>
          <w:szCs w:val="20"/>
        </w:rPr>
        <w:t xml:space="preserve">Como norma general para el presente procedimiento se establece que, en caso de que el Servicer requiera de la colaboración de algún área de BBVA para poder continuar con los procedimientos establecidos, y esta no de contestación al Servicer dentro de los plazos acordados en el presente procedimiento, el Servicer informará por vía correo electrónico a EGI para que pueda reclamarlo internamente.   </w:t>
      </w:r>
      <w:r w:rsidRPr="0093057F">
        <w:rPr>
          <w:strike/>
          <w:sz w:val="23"/>
          <w:szCs w:val="23"/>
        </w:rPr>
        <w:t xml:space="preserve"> </w:t>
      </w:r>
    </w:p>
    <w:p w14:paraId="4D35330D" w14:textId="77777777" w:rsidR="00C120B2" w:rsidRPr="0093057F" w:rsidRDefault="00C120B2" w:rsidP="000E21B7">
      <w:pPr>
        <w:tabs>
          <w:tab w:val="left" w:pos="10632"/>
        </w:tabs>
        <w:spacing w:before="1"/>
        <w:ind w:left="567" w:right="161"/>
        <w:jc w:val="both"/>
        <w:rPr>
          <w:strike/>
          <w:sz w:val="23"/>
          <w:szCs w:val="23"/>
        </w:rPr>
      </w:pPr>
    </w:p>
    <w:p w14:paraId="0CF46147" w14:textId="43B2E4D5" w:rsidR="00C120B2" w:rsidRPr="0093057F" w:rsidRDefault="00C05ADF" w:rsidP="000E21B7">
      <w:pPr>
        <w:pBdr>
          <w:top w:val="nil"/>
          <w:left w:val="nil"/>
          <w:bottom w:val="nil"/>
          <w:right w:val="nil"/>
          <w:between w:val="nil"/>
        </w:pBdr>
        <w:ind w:left="567" w:right="161"/>
        <w:jc w:val="both"/>
        <w:rPr>
          <w:sz w:val="20"/>
          <w:szCs w:val="20"/>
        </w:rPr>
      </w:pPr>
      <w:r w:rsidRPr="0093057F">
        <w:rPr>
          <w:sz w:val="20"/>
          <w:szCs w:val="20"/>
        </w:rPr>
        <w:t xml:space="preserve">Es responsabilidad del Servicer coordinar y compartir con su departamento de Servicios Jurídicos la información actualizada respecto al estado de tramitación de las solicitudes de alquiler social de los deudores hipotecarios de BBVA (solicitudes de alquiler social en trámite, solicitudes desestimadas, </w:t>
      </w:r>
      <w:r w:rsidR="0031687C" w:rsidRPr="0093057F">
        <w:rPr>
          <w:sz w:val="20"/>
          <w:szCs w:val="20"/>
        </w:rPr>
        <w:t>etc.</w:t>
      </w:r>
      <w:r w:rsidRPr="0093057F">
        <w:rPr>
          <w:sz w:val="20"/>
          <w:szCs w:val="20"/>
        </w:rPr>
        <w:t>), de modo que Servicios Jurídicos del Servicer pueda actuar conforme se estipule el Procedimiento de Depuración de Activos (impulsar toma de posesión, solicitudes de aplazamiento de lanzamientos</w:t>
      </w:r>
      <w:r w:rsidR="00051B6B">
        <w:rPr>
          <w:sz w:val="20"/>
          <w:szCs w:val="20"/>
        </w:rPr>
        <w:t xml:space="preserve"> (consultar Protocolo de gestión de Lanzamientos)</w:t>
      </w:r>
      <w:r w:rsidRPr="0093057F">
        <w:rPr>
          <w:sz w:val="20"/>
          <w:szCs w:val="20"/>
        </w:rPr>
        <w:t xml:space="preserve">, desistimiento del procedimiento de toma de posesión, </w:t>
      </w:r>
      <w:r w:rsidR="0031687C" w:rsidRPr="0093057F">
        <w:rPr>
          <w:sz w:val="20"/>
          <w:szCs w:val="20"/>
        </w:rPr>
        <w:t>etc.</w:t>
      </w:r>
      <w:r w:rsidRPr="0093057F">
        <w:rPr>
          <w:sz w:val="20"/>
          <w:szCs w:val="20"/>
        </w:rPr>
        <w:t>).</w:t>
      </w:r>
    </w:p>
    <w:p w14:paraId="16449552" w14:textId="77777777" w:rsidR="00C120B2" w:rsidRDefault="00C120B2" w:rsidP="000E21B7">
      <w:pPr>
        <w:pBdr>
          <w:top w:val="nil"/>
          <w:left w:val="nil"/>
          <w:bottom w:val="nil"/>
          <w:right w:val="nil"/>
          <w:between w:val="nil"/>
        </w:pBdr>
        <w:ind w:left="567" w:right="161"/>
        <w:jc w:val="both"/>
        <w:rPr>
          <w:color w:val="FF0000"/>
          <w:sz w:val="20"/>
          <w:szCs w:val="20"/>
        </w:rPr>
      </w:pPr>
    </w:p>
    <w:p w14:paraId="514A8275" w14:textId="440AEB5A" w:rsidR="00C50572" w:rsidRDefault="00C50572" w:rsidP="0016262F">
      <w:pPr>
        <w:pStyle w:val="Ttulo1"/>
        <w:numPr>
          <w:ilvl w:val="0"/>
          <w:numId w:val="7"/>
        </w:numPr>
        <w:ind w:left="567" w:right="161" w:hanging="141"/>
        <w:jc w:val="both"/>
        <w:rPr>
          <w:color w:val="00AFF0"/>
        </w:rPr>
      </w:pPr>
      <w:bookmarkStart w:id="4" w:name="_Toc52978391"/>
      <w:r>
        <w:rPr>
          <w:color w:val="00AFF0"/>
        </w:rPr>
        <w:t>Protección de datos de carácter personal</w:t>
      </w:r>
      <w:bookmarkEnd w:id="4"/>
    </w:p>
    <w:p w14:paraId="71F3BD40" w14:textId="5564F408" w:rsidR="00C50572" w:rsidRDefault="00C50572" w:rsidP="006D1158">
      <w:pPr>
        <w:ind w:left="426"/>
        <w:jc w:val="both"/>
      </w:pPr>
    </w:p>
    <w:p w14:paraId="1CF2B372" w14:textId="104C6812" w:rsidR="00C50572" w:rsidRPr="006D1158" w:rsidRDefault="00C50572" w:rsidP="00735EC1">
      <w:pPr>
        <w:ind w:left="426"/>
        <w:jc w:val="both"/>
        <w:rPr>
          <w:sz w:val="20"/>
          <w:szCs w:val="20"/>
        </w:rPr>
      </w:pPr>
      <w:r w:rsidRPr="006D1158">
        <w:rPr>
          <w:sz w:val="20"/>
          <w:szCs w:val="20"/>
        </w:rPr>
        <w:t xml:space="preserve">Debido a que, de conformidad con la naturaleza del presente Protocolo </w:t>
      </w:r>
      <w:r w:rsidR="006D1158">
        <w:rPr>
          <w:sz w:val="20"/>
          <w:szCs w:val="20"/>
        </w:rPr>
        <w:t xml:space="preserve">tanto BBVA como el </w:t>
      </w:r>
      <w:proofErr w:type="spellStart"/>
      <w:r w:rsidR="006D1158">
        <w:rPr>
          <w:sz w:val="20"/>
          <w:szCs w:val="20"/>
        </w:rPr>
        <w:t>servicer</w:t>
      </w:r>
      <w:proofErr w:type="spellEnd"/>
      <w:r w:rsidRPr="006D1158">
        <w:rPr>
          <w:sz w:val="20"/>
          <w:szCs w:val="20"/>
        </w:rPr>
        <w:t xml:space="preserve"> tratarán datos de carácter personal</w:t>
      </w:r>
      <w:r w:rsidR="00E746F6" w:rsidRPr="006D1158">
        <w:rPr>
          <w:sz w:val="20"/>
          <w:szCs w:val="20"/>
        </w:rPr>
        <w:t xml:space="preserve"> entre los que se incluyen categorías especiales de datos personales, se deberá asegurar la seguridad de las comunicaciones que contengan</w:t>
      </w:r>
      <w:r w:rsidR="006D1158">
        <w:rPr>
          <w:sz w:val="20"/>
          <w:szCs w:val="20"/>
        </w:rPr>
        <w:t xml:space="preserve"> esta tipología de</w:t>
      </w:r>
      <w:r w:rsidR="00E746F6" w:rsidRPr="006D1158">
        <w:rPr>
          <w:sz w:val="20"/>
          <w:szCs w:val="20"/>
        </w:rPr>
        <w:t xml:space="preserve"> datos, aplicando medidas que garanticen tanto la adecuada protección de la información que se comparte entre BBVA y el </w:t>
      </w:r>
      <w:proofErr w:type="spellStart"/>
      <w:r w:rsidR="00E746F6" w:rsidRPr="006D1158">
        <w:rPr>
          <w:sz w:val="20"/>
          <w:szCs w:val="20"/>
        </w:rPr>
        <w:t>servicer</w:t>
      </w:r>
      <w:proofErr w:type="spellEnd"/>
      <w:r w:rsidR="00735EC1">
        <w:rPr>
          <w:sz w:val="20"/>
          <w:szCs w:val="20"/>
        </w:rPr>
        <w:t>, como las comunicaciones con los solicitantes,</w:t>
      </w:r>
      <w:r w:rsidR="00E746F6" w:rsidRPr="006D1158">
        <w:rPr>
          <w:sz w:val="20"/>
          <w:szCs w:val="20"/>
        </w:rPr>
        <w:t xml:space="preserve"> la seguridad de los buzones habilitados para llevar a cabo </w:t>
      </w:r>
      <w:r w:rsidR="00735EC1">
        <w:rPr>
          <w:sz w:val="20"/>
          <w:szCs w:val="20"/>
        </w:rPr>
        <w:t xml:space="preserve">dicha operativa y la </w:t>
      </w:r>
      <w:r w:rsidR="00E746F6" w:rsidRPr="006D1158">
        <w:rPr>
          <w:sz w:val="20"/>
          <w:szCs w:val="20"/>
        </w:rPr>
        <w:t>conservación y custodia de los expedientes que contengan datos de carácter personal.</w:t>
      </w:r>
    </w:p>
    <w:p w14:paraId="18900CD3" w14:textId="6948B744" w:rsidR="00E746F6" w:rsidRPr="006D1158" w:rsidRDefault="00E746F6" w:rsidP="00735EC1">
      <w:pPr>
        <w:ind w:left="426"/>
        <w:jc w:val="both"/>
        <w:rPr>
          <w:sz w:val="20"/>
          <w:szCs w:val="20"/>
        </w:rPr>
      </w:pPr>
    </w:p>
    <w:p w14:paraId="25ABA9E2" w14:textId="04830DE4" w:rsidR="00E746F6" w:rsidRPr="006D1158" w:rsidRDefault="00E746F6" w:rsidP="00735EC1">
      <w:pPr>
        <w:ind w:left="426"/>
        <w:jc w:val="both"/>
        <w:rPr>
          <w:sz w:val="20"/>
          <w:szCs w:val="20"/>
        </w:rPr>
      </w:pPr>
      <w:r w:rsidRPr="006D1158">
        <w:rPr>
          <w:sz w:val="20"/>
          <w:szCs w:val="20"/>
        </w:rPr>
        <w:t>L</w:t>
      </w:r>
      <w:r>
        <w:rPr>
          <w:sz w:val="20"/>
          <w:szCs w:val="20"/>
        </w:rPr>
        <w:t>os requisitos de protección de datos que deben cumplirse, de acuerdo con la operativa del presente Pro</w:t>
      </w:r>
      <w:r w:rsidR="00735EC1">
        <w:rPr>
          <w:sz w:val="20"/>
          <w:szCs w:val="20"/>
        </w:rPr>
        <w:t>tocolo</w:t>
      </w:r>
      <w:r>
        <w:rPr>
          <w:sz w:val="20"/>
          <w:szCs w:val="20"/>
        </w:rPr>
        <w:t xml:space="preserve"> se encuentran en el Pro</w:t>
      </w:r>
      <w:r w:rsidR="006D1158">
        <w:rPr>
          <w:sz w:val="20"/>
          <w:szCs w:val="20"/>
        </w:rPr>
        <w:t>cedimiento</w:t>
      </w:r>
      <w:r>
        <w:rPr>
          <w:sz w:val="20"/>
          <w:szCs w:val="20"/>
        </w:rPr>
        <w:t xml:space="preserve"> sobre Medidas aplicables a los procesos que impliquen tratamiento de datos personales, adjunto al presente procedimiento como </w:t>
      </w:r>
      <w:r w:rsidRPr="006D1158">
        <w:rPr>
          <w:b/>
          <w:sz w:val="20"/>
          <w:szCs w:val="20"/>
        </w:rPr>
        <w:t>Anexo</w:t>
      </w:r>
      <w:r w:rsidR="00335E61">
        <w:rPr>
          <w:b/>
          <w:sz w:val="20"/>
          <w:szCs w:val="20"/>
        </w:rPr>
        <w:t xml:space="preserve"> 2</w:t>
      </w:r>
      <w:r w:rsidRPr="006D1158">
        <w:rPr>
          <w:b/>
          <w:sz w:val="20"/>
          <w:szCs w:val="20"/>
        </w:rPr>
        <w:t>.</w:t>
      </w:r>
    </w:p>
    <w:p w14:paraId="37BFD541" w14:textId="77777777" w:rsidR="00C50572" w:rsidRPr="006D1158" w:rsidRDefault="00C50572" w:rsidP="006D1158"/>
    <w:p w14:paraId="60212AED" w14:textId="0382F054" w:rsidR="00C120B2" w:rsidRDefault="00C05ADF" w:rsidP="0016262F">
      <w:pPr>
        <w:pStyle w:val="Ttulo1"/>
        <w:numPr>
          <w:ilvl w:val="0"/>
          <w:numId w:val="7"/>
        </w:numPr>
        <w:ind w:left="567" w:right="161" w:hanging="141"/>
        <w:jc w:val="both"/>
        <w:rPr>
          <w:color w:val="00AFF0"/>
        </w:rPr>
      </w:pPr>
      <w:bookmarkStart w:id="5" w:name="_Toc52978392"/>
      <w:r>
        <w:rPr>
          <w:color w:val="00AFF0"/>
        </w:rPr>
        <w:t>Operativa Alquileres Sociales</w:t>
      </w:r>
      <w:bookmarkEnd w:id="5"/>
    </w:p>
    <w:p w14:paraId="7378B284" w14:textId="77777777" w:rsidR="00C120B2" w:rsidRDefault="00C120B2" w:rsidP="000E21B7">
      <w:pPr>
        <w:pStyle w:val="Ttulo1"/>
        <w:ind w:left="567" w:right="161" w:firstLine="0"/>
        <w:jc w:val="both"/>
        <w:rPr>
          <w:color w:val="00AFF0"/>
        </w:rPr>
      </w:pPr>
    </w:p>
    <w:p w14:paraId="78656BC9" w14:textId="77777777" w:rsidR="00C120B2" w:rsidRDefault="00DE6B96" w:rsidP="000E21B7">
      <w:pPr>
        <w:pBdr>
          <w:top w:val="nil"/>
          <w:left w:val="nil"/>
          <w:bottom w:val="nil"/>
          <w:right w:val="nil"/>
          <w:between w:val="nil"/>
        </w:pBdr>
        <w:spacing w:before="1"/>
        <w:ind w:left="567" w:right="161" w:hanging="331"/>
        <w:jc w:val="both"/>
        <w:rPr>
          <w:b/>
          <w:color w:val="000000"/>
          <w:sz w:val="21"/>
          <w:szCs w:val="21"/>
        </w:rPr>
      </w:pPr>
      <w:r>
        <w:rPr>
          <w:b/>
          <w:color w:val="006FC0"/>
          <w:sz w:val="21"/>
          <w:szCs w:val="21"/>
        </w:rPr>
        <w:t xml:space="preserve">      </w:t>
      </w:r>
      <w:r w:rsidR="00C05ADF">
        <w:rPr>
          <w:b/>
          <w:color w:val="006FC0"/>
          <w:sz w:val="21"/>
          <w:szCs w:val="21"/>
        </w:rPr>
        <w:t>Introducción</w:t>
      </w:r>
    </w:p>
    <w:p w14:paraId="65E4E558" w14:textId="77777777" w:rsidR="00C120B2" w:rsidRPr="00F65221" w:rsidRDefault="00C05ADF" w:rsidP="000E21B7">
      <w:pPr>
        <w:spacing w:before="169" w:line="288" w:lineRule="auto"/>
        <w:ind w:left="567" w:right="161"/>
        <w:jc w:val="both"/>
        <w:rPr>
          <w:sz w:val="20"/>
          <w:szCs w:val="20"/>
        </w:rPr>
      </w:pPr>
      <w:r>
        <w:rPr>
          <w:sz w:val="20"/>
          <w:szCs w:val="20"/>
        </w:rPr>
        <w:t xml:space="preserve">El documento detalla la forma de proceder para la concesión, formalización y renovación de contratos de alquiler social de inmuebles de BBVA, así como la </w:t>
      </w:r>
      <w:r w:rsidRPr="00F65221">
        <w:rPr>
          <w:sz w:val="20"/>
          <w:szCs w:val="20"/>
        </w:rPr>
        <w:t>operativa de atención al arrendatario, gestión de reclamaciones y resolución de incidencias que se produzcan en dichas viviendas, una vez entregadas, durante la vigencia del contrato de alquiler.</w:t>
      </w:r>
    </w:p>
    <w:p w14:paraId="193F4D65" w14:textId="77777777" w:rsidR="00C120B2" w:rsidRPr="00F65221" w:rsidRDefault="00C05ADF" w:rsidP="000E21B7">
      <w:pPr>
        <w:pBdr>
          <w:top w:val="nil"/>
          <w:left w:val="nil"/>
          <w:bottom w:val="nil"/>
          <w:right w:val="nil"/>
          <w:between w:val="nil"/>
        </w:pBdr>
        <w:spacing w:before="117"/>
        <w:ind w:left="567" w:right="161"/>
        <w:jc w:val="both"/>
        <w:rPr>
          <w:sz w:val="20"/>
          <w:szCs w:val="20"/>
        </w:rPr>
      </w:pPr>
      <w:r w:rsidRPr="00F65221">
        <w:rPr>
          <w:sz w:val="20"/>
          <w:szCs w:val="20"/>
        </w:rPr>
        <w:t>La operativa se estructura en tres fases:</w:t>
      </w:r>
    </w:p>
    <w:p w14:paraId="2C88C8CD" w14:textId="77777777" w:rsidR="00C120B2" w:rsidRPr="00F65221" w:rsidRDefault="00C120B2" w:rsidP="000E21B7">
      <w:pPr>
        <w:pBdr>
          <w:top w:val="nil"/>
          <w:left w:val="nil"/>
          <w:bottom w:val="nil"/>
          <w:right w:val="nil"/>
          <w:between w:val="nil"/>
        </w:pBdr>
        <w:spacing w:before="1"/>
        <w:ind w:left="567" w:right="161"/>
        <w:jc w:val="both"/>
        <w:rPr>
          <w:sz w:val="20"/>
          <w:szCs w:val="20"/>
        </w:rPr>
      </w:pPr>
    </w:p>
    <w:p w14:paraId="168C214A" w14:textId="2D6B431C" w:rsidR="00C120B2" w:rsidRDefault="00C05ADF" w:rsidP="008D62ED">
      <w:pPr>
        <w:numPr>
          <w:ilvl w:val="1"/>
          <w:numId w:val="26"/>
        </w:numPr>
        <w:pBdr>
          <w:top w:val="nil"/>
          <w:left w:val="nil"/>
          <w:bottom w:val="nil"/>
          <w:right w:val="nil"/>
          <w:between w:val="nil"/>
        </w:pBdr>
        <w:tabs>
          <w:tab w:val="left" w:pos="851"/>
        </w:tabs>
        <w:spacing w:before="1" w:line="278" w:lineRule="auto"/>
        <w:ind w:left="851" w:right="161" w:hanging="284"/>
        <w:jc w:val="both"/>
        <w:rPr>
          <w:sz w:val="20"/>
          <w:szCs w:val="20"/>
        </w:rPr>
      </w:pPr>
      <w:r w:rsidRPr="00F65221">
        <w:rPr>
          <w:sz w:val="20"/>
          <w:szCs w:val="20"/>
          <w:u w:val="single"/>
        </w:rPr>
        <w:t>Evaluación y sanción</w:t>
      </w:r>
      <w:r w:rsidRPr="00F65221">
        <w:rPr>
          <w:sz w:val="20"/>
          <w:szCs w:val="20"/>
        </w:rPr>
        <w:t>: en esta fase se registran las peticiones, y su tramitación con objeto de comprobar si el solicitante cumple los requisitos para acceder a la concesión del alquiler. También se incluye la posible puesta a punto (adecuación de la vivienda).</w:t>
      </w:r>
      <w:r w:rsidR="009C219B">
        <w:rPr>
          <w:sz w:val="20"/>
          <w:szCs w:val="20"/>
        </w:rPr>
        <w:t xml:space="preserve"> Entrada</w:t>
      </w:r>
      <w:r w:rsidR="00D90495">
        <w:rPr>
          <w:sz w:val="20"/>
          <w:szCs w:val="20"/>
        </w:rPr>
        <w:t xml:space="preserve"> </w:t>
      </w:r>
      <w:r w:rsidR="009C219B">
        <w:rPr>
          <w:sz w:val="20"/>
          <w:szCs w:val="20"/>
        </w:rPr>
        <w:t>de documentación sensible</w:t>
      </w:r>
      <w:r w:rsidR="00D90495">
        <w:rPr>
          <w:sz w:val="20"/>
          <w:szCs w:val="20"/>
        </w:rPr>
        <w:t xml:space="preserve"> (*)</w:t>
      </w:r>
      <w:r w:rsidR="009C219B">
        <w:rPr>
          <w:sz w:val="20"/>
          <w:szCs w:val="20"/>
        </w:rPr>
        <w:t xml:space="preserve"> (acreditación de requisitos). Canales de entrada y entidades implicadas.</w:t>
      </w:r>
    </w:p>
    <w:p w14:paraId="2F03BAED" w14:textId="5BFBF3B7" w:rsidR="00D90495" w:rsidRDefault="00D90495" w:rsidP="00D90495">
      <w:pPr>
        <w:pStyle w:val="Textocomentario"/>
        <w:ind w:left="851"/>
      </w:pPr>
      <w:r w:rsidRPr="00D90495">
        <w:t xml:space="preserve">(*) </w:t>
      </w:r>
      <w:r w:rsidRPr="00D90495">
        <w:annotationRef/>
      </w:r>
      <w:r>
        <w:t>La recepción, gestión, tratamiento y archivo de toda aquella documentación que sea de carácter sensible se hará por parte del Servicer conforme a lo acordado en el Anexo 2 – Protección de datos de carácter temporal</w:t>
      </w:r>
      <w:r w:rsidR="00C67F83">
        <w:t>.</w:t>
      </w:r>
    </w:p>
    <w:p w14:paraId="06FA6078" w14:textId="5918BEC0" w:rsidR="00D90495" w:rsidRPr="00F65221" w:rsidRDefault="00D90495" w:rsidP="00D90495">
      <w:pPr>
        <w:pBdr>
          <w:top w:val="nil"/>
          <w:left w:val="nil"/>
          <w:bottom w:val="nil"/>
          <w:right w:val="nil"/>
          <w:between w:val="nil"/>
        </w:pBdr>
        <w:tabs>
          <w:tab w:val="left" w:pos="851"/>
        </w:tabs>
        <w:spacing w:before="1" w:line="278" w:lineRule="auto"/>
        <w:ind w:left="851" w:right="161"/>
        <w:jc w:val="both"/>
        <w:rPr>
          <w:sz w:val="20"/>
          <w:szCs w:val="20"/>
        </w:rPr>
      </w:pPr>
    </w:p>
    <w:p w14:paraId="18E5CBEF" w14:textId="77777777" w:rsidR="00C120B2" w:rsidRPr="00F65221" w:rsidRDefault="00C120B2" w:rsidP="00921A98">
      <w:pPr>
        <w:pBdr>
          <w:top w:val="nil"/>
          <w:left w:val="nil"/>
          <w:bottom w:val="nil"/>
          <w:right w:val="nil"/>
          <w:between w:val="nil"/>
        </w:pBdr>
        <w:tabs>
          <w:tab w:val="left" w:pos="851"/>
        </w:tabs>
        <w:spacing w:before="8"/>
        <w:ind w:right="161"/>
        <w:jc w:val="both"/>
        <w:rPr>
          <w:sz w:val="15"/>
          <w:szCs w:val="15"/>
        </w:rPr>
      </w:pPr>
    </w:p>
    <w:p w14:paraId="63EFC971" w14:textId="77777777" w:rsidR="002B5625" w:rsidRDefault="00C05ADF" w:rsidP="008D62ED">
      <w:pPr>
        <w:numPr>
          <w:ilvl w:val="1"/>
          <w:numId w:val="26"/>
        </w:numPr>
        <w:pBdr>
          <w:top w:val="nil"/>
          <w:left w:val="nil"/>
          <w:bottom w:val="nil"/>
          <w:right w:val="nil"/>
          <w:between w:val="nil"/>
        </w:pBdr>
        <w:tabs>
          <w:tab w:val="left" w:pos="851"/>
        </w:tabs>
        <w:spacing w:line="278" w:lineRule="auto"/>
        <w:ind w:left="851" w:right="161" w:hanging="284"/>
        <w:jc w:val="both"/>
        <w:rPr>
          <w:sz w:val="20"/>
          <w:szCs w:val="20"/>
        </w:rPr>
      </w:pPr>
      <w:r w:rsidRPr="00411DCB">
        <w:rPr>
          <w:sz w:val="20"/>
          <w:szCs w:val="20"/>
          <w:u w:val="single"/>
        </w:rPr>
        <w:t>Formalización del arrendamiento, y en su caso, renovación</w:t>
      </w:r>
      <w:r w:rsidRPr="00411DCB">
        <w:rPr>
          <w:sz w:val="20"/>
          <w:szCs w:val="20"/>
        </w:rPr>
        <w:t>: durante esta fase se procede a la firma del contrato de arrendamiento, alta en sistemas y archivo de la documentación necesaria, además de la entrega de llaves.</w:t>
      </w:r>
    </w:p>
    <w:p w14:paraId="010FDAC8" w14:textId="77777777" w:rsidR="002B5625" w:rsidRDefault="002B5625" w:rsidP="002B5625">
      <w:pPr>
        <w:pStyle w:val="Prrafodelista"/>
        <w:rPr>
          <w:u w:val="single"/>
        </w:rPr>
      </w:pPr>
    </w:p>
    <w:p w14:paraId="34F56651" w14:textId="2EBAA38B" w:rsidR="00C120B2" w:rsidRDefault="00C05ADF" w:rsidP="008D62ED">
      <w:pPr>
        <w:numPr>
          <w:ilvl w:val="1"/>
          <w:numId w:val="26"/>
        </w:numPr>
        <w:pBdr>
          <w:top w:val="nil"/>
          <w:left w:val="nil"/>
          <w:bottom w:val="nil"/>
          <w:right w:val="nil"/>
          <w:between w:val="nil"/>
        </w:pBdr>
        <w:tabs>
          <w:tab w:val="left" w:pos="851"/>
        </w:tabs>
        <w:spacing w:line="278" w:lineRule="auto"/>
        <w:ind w:left="851" w:right="161" w:hanging="284"/>
        <w:jc w:val="both"/>
        <w:rPr>
          <w:sz w:val="20"/>
          <w:szCs w:val="20"/>
        </w:rPr>
      </w:pPr>
      <w:r w:rsidRPr="002B5625">
        <w:rPr>
          <w:sz w:val="20"/>
          <w:szCs w:val="20"/>
          <w:u w:val="single"/>
        </w:rPr>
        <w:lastRenderedPageBreak/>
        <w:t>Atención al arrendatario, gestión de reclamaciones y resolución de incidencias</w:t>
      </w:r>
      <w:r w:rsidRPr="002B5625">
        <w:rPr>
          <w:sz w:val="20"/>
          <w:szCs w:val="20"/>
        </w:rPr>
        <w:t>: referido al tratamiento de las incidencias recibidas por parte de los inquilinos, cuya responsabilidad recaiga sobre BBVA a través de los medios habilitados a tal efecto (teléfono, escritos).</w:t>
      </w:r>
    </w:p>
    <w:p w14:paraId="4920DA18" w14:textId="77777777" w:rsidR="002B5625" w:rsidRPr="002B5625" w:rsidRDefault="002B5625" w:rsidP="002B5625">
      <w:pPr>
        <w:pBdr>
          <w:top w:val="nil"/>
          <w:left w:val="nil"/>
          <w:bottom w:val="nil"/>
          <w:right w:val="nil"/>
          <w:between w:val="nil"/>
        </w:pBdr>
        <w:tabs>
          <w:tab w:val="left" w:pos="851"/>
        </w:tabs>
        <w:spacing w:line="278" w:lineRule="auto"/>
        <w:ind w:right="161"/>
        <w:jc w:val="both"/>
        <w:rPr>
          <w:sz w:val="20"/>
          <w:szCs w:val="20"/>
        </w:rPr>
      </w:pPr>
    </w:p>
    <w:p w14:paraId="45630678" w14:textId="7B22A251" w:rsidR="00C120B2" w:rsidRDefault="006060EB" w:rsidP="000E21B7">
      <w:pPr>
        <w:pStyle w:val="Ttulo2"/>
        <w:ind w:left="567" w:right="161"/>
        <w:jc w:val="both"/>
        <w:rPr>
          <w:color w:val="00B0F0"/>
          <w:sz w:val="26"/>
          <w:szCs w:val="26"/>
        </w:rPr>
      </w:pPr>
      <w:bookmarkStart w:id="6" w:name="_Toc52978393"/>
      <w:r>
        <w:rPr>
          <w:color w:val="00B0F0"/>
          <w:sz w:val="26"/>
          <w:szCs w:val="26"/>
        </w:rPr>
        <w:t>5</w:t>
      </w:r>
      <w:r w:rsidR="00C05ADF">
        <w:rPr>
          <w:color w:val="00B0F0"/>
          <w:sz w:val="26"/>
          <w:szCs w:val="26"/>
        </w:rPr>
        <w:t xml:space="preserve">.1 Evaluación </w:t>
      </w:r>
      <w:r w:rsidR="00C05ADF" w:rsidRPr="00F65221">
        <w:rPr>
          <w:color w:val="00B0F0"/>
          <w:sz w:val="26"/>
          <w:szCs w:val="26"/>
        </w:rPr>
        <w:t xml:space="preserve">y sanción de </w:t>
      </w:r>
      <w:r w:rsidR="00C05ADF">
        <w:rPr>
          <w:color w:val="00B0F0"/>
          <w:sz w:val="26"/>
          <w:szCs w:val="26"/>
        </w:rPr>
        <w:t>Concesión Alquiler Social</w:t>
      </w:r>
      <w:bookmarkEnd w:id="6"/>
    </w:p>
    <w:p w14:paraId="02FC09A8" w14:textId="69A190F0" w:rsidR="00C120B2" w:rsidRDefault="006060EB" w:rsidP="000E21B7">
      <w:pPr>
        <w:pStyle w:val="Ttulo3"/>
        <w:ind w:left="567" w:right="161"/>
        <w:rPr>
          <w:color w:val="00B0F0"/>
          <w:sz w:val="24"/>
          <w:szCs w:val="24"/>
        </w:rPr>
      </w:pPr>
      <w:bookmarkStart w:id="7" w:name="_Toc52978394"/>
      <w:r>
        <w:rPr>
          <w:color w:val="00B0F0"/>
          <w:sz w:val="24"/>
          <w:szCs w:val="24"/>
        </w:rPr>
        <w:t>5</w:t>
      </w:r>
      <w:r w:rsidR="00C05ADF" w:rsidRPr="00F65221">
        <w:rPr>
          <w:color w:val="00B0F0"/>
          <w:sz w:val="24"/>
          <w:szCs w:val="24"/>
        </w:rPr>
        <w:t>.1.1 Tipologías de solicitudes y alquileres sociales</w:t>
      </w:r>
      <w:bookmarkEnd w:id="7"/>
    </w:p>
    <w:p w14:paraId="764228BE" w14:textId="77777777" w:rsidR="00993D17" w:rsidRPr="00993D17" w:rsidRDefault="00993D17" w:rsidP="00993D17"/>
    <w:p w14:paraId="1A0B2044" w14:textId="77777777" w:rsidR="00C120B2" w:rsidRPr="00F65221" w:rsidRDefault="00C05ADF" w:rsidP="000E21B7">
      <w:pPr>
        <w:ind w:left="567" w:right="161"/>
        <w:jc w:val="both"/>
        <w:rPr>
          <w:sz w:val="20"/>
          <w:szCs w:val="20"/>
        </w:rPr>
      </w:pPr>
      <w:r w:rsidRPr="00F65221">
        <w:rPr>
          <w:sz w:val="20"/>
          <w:szCs w:val="20"/>
        </w:rPr>
        <w:t>Los alquileres sociales que realiza BBVA se pueden englobar en 5 grandes bloques:</w:t>
      </w:r>
    </w:p>
    <w:p w14:paraId="37E186F4" w14:textId="77777777" w:rsidR="00C120B2" w:rsidRPr="00F65221" w:rsidRDefault="00C120B2" w:rsidP="000E21B7">
      <w:pPr>
        <w:ind w:left="567" w:right="161"/>
        <w:jc w:val="both"/>
        <w:rPr>
          <w:sz w:val="20"/>
          <w:szCs w:val="20"/>
        </w:rPr>
      </w:pPr>
    </w:p>
    <w:p w14:paraId="62031C99" w14:textId="77777777" w:rsidR="00C120B2" w:rsidRPr="00F65221" w:rsidRDefault="00C05ADF" w:rsidP="0016262F">
      <w:pPr>
        <w:numPr>
          <w:ilvl w:val="2"/>
          <w:numId w:val="10"/>
        </w:numPr>
        <w:pBdr>
          <w:top w:val="nil"/>
          <w:left w:val="nil"/>
          <w:bottom w:val="nil"/>
          <w:right w:val="nil"/>
          <w:between w:val="nil"/>
        </w:pBdr>
        <w:spacing w:line="276" w:lineRule="auto"/>
        <w:ind w:left="851" w:right="161" w:hanging="142"/>
        <w:jc w:val="both"/>
        <w:rPr>
          <w:sz w:val="20"/>
          <w:szCs w:val="20"/>
        </w:rPr>
      </w:pPr>
      <w:r w:rsidRPr="00F65221">
        <w:rPr>
          <w:b/>
          <w:sz w:val="20"/>
          <w:szCs w:val="20"/>
        </w:rPr>
        <w:t>Bloque 1: Alquiler Social al amparo del Código de Buenas Prácticas</w:t>
      </w:r>
      <w:r w:rsidRPr="00F65221">
        <w:rPr>
          <w:sz w:val="20"/>
          <w:szCs w:val="20"/>
        </w:rPr>
        <w:t xml:space="preserve"> (Real Decreto-ley 6/2012, de 9 de marzo, de medidas urgentes de protección de deudores hipotecarios sin recursos): Solicitantes que en base al Código de Buenas Prácticas han logrado un </w:t>
      </w:r>
      <w:r w:rsidRPr="00F56F14">
        <w:rPr>
          <w:sz w:val="20"/>
          <w:szCs w:val="20"/>
        </w:rPr>
        <w:t>acuerdo de dación.</w:t>
      </w:r>
      <w:r w:rsidRPr="00F65221">
        <w:rPr>
          <w:sz w:val="20"/>
          <w:szCs w:val="20"/>
        </w:rPr>
        <w:t xml:space="preserve">  </w:t>
      </w:r>
    </w:p>
    <w:p w14:paraId="2C6D113E" w14:textId="637A1EAB" w:rsidR="00C120B2" w:rsidRPr="00F65221" w:rsidRDefault="00C05ADF" w:rsidP="0016262F">
      <w:pPr>
        <w:numPr>
          <w:ilvl w:val="2"/>
          <w:numId w:val="10"/>
        </w:numPr>
        <w:pBdr>
          <w:top w:val="nil"/>
          <w:left w:val="nil"/>
          <w:bottom w:val="nil"/>
          <w:right w:val="nil"/>
          <w:between w:val="nil"/>
        </w:pBdr>
        <w:spacing w:line="276" w:lineRule="auto"/>
        <w:ind w:left="851" w:right="161" w:hanging="142"/>
        <w:jc w:val="both"/>
        <w:rPr>
          <w:sz w:val="20"/>
          <w:szCs w:val="20"/>
        </w:rPr>
      </w:pPr>
      <w:r w:rsidRPr="00F65221">
        <w:rPr>
          <w:b/>
          <w:sz w:val="20"/>
          <w:szCs w:val="20"/>
        </w:rPr>
        <w:t>Bloque 2: Alquiler Social tras suspensión del lanzamiento a consecuencia de moratoria al amparo de la Ley 1/2013</w:t>
      </w:r>
      <w:r w:rsidRPr="00F65221">
        <w:rPr>
          <w:sz w:val="20"/>
          <w:szCs w:val="20"/>
        </w:rPr>
        <w:t xml:space="preserve">, de 14 de mayo (Modificada en el RDL 5/2017 y RDL 6/2020): Solicitantes que provienen de una Ejecución Hipotecaria cuyo lanzamiento haya sido suspendido en base a la </w:t>
      </w:r>
      <w:r w:rsidRPr="00F56F14">
        <w:rPr>
          <w:b/>
          <w:sz w:val="20"/>
          <w:szCs w:val="20"/>
        </w:rPr>
        <w:t>moratoria de desahucios</w:t>
      </w:r>
      <w:r w:rsidRPr="00F65221">
        <w:rPr>
          <w:b/>
          <w:sz w:val="20"/>
          <w:szCs w:val="20"/>
        </w:rPr>
        <w:t>,</w:t>
      </w:r>
      <w:r w:rsidRPr="00F65221">
        <w:rPr>
          <w:sz w:val="20"/>
          <w:szCs w:val="20"/>
        </w:rPr>
        <w:t xml:space="preserve"> y por tanto, </w:t>
      </w:r>
      <w:r w:rsidRPr="00F56F14">
        <w:rPr>
          <w:sz w:val="20"/>
          <w:szCs w:val="20"/>
        </w:rPr>
        <w:t>tienen derecho a solicitar, en el plazo de 6 meses desde que se produzca la suspensión, y obtener del acreedor ejecutante de la vivienda</w:t>
      </w:r>
      <w:r w:rsidRPr="00F65221">
        <w:rPr>
          <w:sz w:val="20"/>
          <w:szCs w:val="20"/>
        </w:rPr>
        <w:t xml:space="preserve">, o persona que actúe por su cuenta, </w:t>
      </w:r>
      <w:r w:rsidRPr="00F56F14">
        <w:rPr>
          <w:sz w:val="20"/>
          <w:szCs w:val="20"/>
        </w:rPr>
        <w:t>el alquiler</w:t>
      </w:r>
      <w:r w:rsidRPr="00F65221">
        <w:rPr>
          <w:sz w:val="20"/>
          <w:szCs w:val="20"/>
        </w:rPr>
        <w:t xml:space="preserve"> de esta.</w:t>
      </w:r>
      <w:r w:rsidR="00B437A3">
        <w:rPr>
          <w:sz w:val="20"/>
          <w:szCs w:val="20"/>
        </w:rPr>
        <w:t xml:space="preserve"> </w:t>
      </w:r>
    </w:p>
    <w:p w14:paraId="6F3B546F" w14:textId="77777777" w:rsidR="00C120B2" w:rsidRPr="00F65221" w:rsidRDefault="00C05ADF" w:rsidP="0016262F">
      <w:pPr>
        <w:numPr>
          <w:ilvl w:val="2"/>
          <w:numId w:val="10"/>
        </w:numPr>
        <w:pBdr>
          <w:top w:val="nil"/>
          <w:left w:val="nil"/>
          <w:bottom w:val="nil"/>
          <w:right w:val="nil"/>
          <w:between w:val="nil"/>
        </w:pBdr>
        <w:spacing w:line="276" w:lineRule="auto"/>
        <w:ind w:left="851" w:right="161" w:hanging="142"/>
        <w:jc w:val="both"/>
        <w:rPr>
          <w:sz w:val="20"/>
          <w:szCs w:val="20"/>
        </w:rPr>
      </w:pPr>
      <w:r w:rsidRPr="00F65221">
        <w:rPr>
          <w:b/>
          <w:sz w:val="20"/>
          <w:szCs w:val="20"/>
        </w:rPr>
        <w:t>Bloque 3: Alquiler Social al amparo del Fondo Social de Vivienda</w:t>
      </w:r>
      <w:r w:rsidRPr="00F65221">
        <w:rPr>
          <w:sz w:val="20"/>
          <w:szCs w:val="20"/>
        </w:rPr>
        <w:t xml:space="preserve">, al amparo del RD Ley 27/2012: </w:t>
      </w:r>
    </w:p>
    <w:p w14:paraId="52230927" w14:textId="77777777" w:rsidR="00C120B2" w:rsidRPr="00F56F14" w:rsidRDefault="00C05ADF" w:rsidP="008D62ED">
      <w:pPr>
        <w:numPr>
          <w:ilvl w:val="3"/>
          <w:numId w:val="29"/>
        </w:numPr>
        <w:pBdr>
          <w:top w:val="nil"/>
          <w:left w:val="nil"/>
          <w:bottom w:val="nil"/>
          <w:right w:val="nil"/>
          <w:between w:val="nil"/>
        </w:pBdr>
        <w:spacing w:line="276" w:lineRule="auto"/>
        <w:ind w:left="1276" w:right="161"/>
        <w:jc w:val="both"/>
        <w:rPr>
          <w:sz w:val="20"/>
          <w:szCs w:val="20"/>
        </w:rPr>
      </w:pPr>
      <w:r w:rsidRPr="00F56F14">
        <w:rPr>
          <w:sz w:val="20"/>
          <w:szCs w:val="20"/>
        </w:rPr>
        <w:t>Solicitantes (deudores hipotecarios de BBVA) que provienen de una Ejecución Hipotecaria (EH) y piden vivienda del stock libre del FSV (ya no residen en su propia vivienda).</w:t>
      </w:r>
    </w:p>
    <w:p w14:paraId="25230D7D" w14:textId="77777777" w:rsidR="00C120B2" w:rsidRPr="00F65221" w:rsidRDefault="00C05ADF" w:rsidP="008D62ED">
      <w:pPr>
        <w:numPr>
          <w:ilvl w:val="3"/>
          <w:numId w:val="29"/>
        </w:numPr>
        <w:pBdr>
          <w:top w:val="nil"/>
          <w:left w:val="nil"/>
          <w:bottom w:val="nil"/>
          <w:right w:val="nil"/>
          <w:between w:val="nil"/>
        </w:pBdr>
        <w:spacing w:line="276" w:lineRule="auto"/>
        <w:ind w:left="1276" w:right="161"/>
        <w:jc w:val="both"/>
        <w:rPr>
          <w:sz w:val="20"/>
          <w:szCs w:val="20"/>
        </w:rPr>
      </w:pPr>
      <w:r w:rsidRPr="00F65221">
        <w:rPr>
          <w:sz w:val="20"/>
          <w:szCs w:val="20"/>
        </w:rPr>
        <w:t xml:space="preserve">Solicitantes cuya </w:t>
      </w:r>
      <w:r w:rsidRPr="00F56F14">
        <w:rPr>
          <w:sz w:val="20"/>
          <w:szCs w:val="20"/>
        </w:rPr>
        <w:t>vivienda se ha adjudicado BBVA como consecuencia de una Ejecución hipotecaria</w:t>
      </w:r>
      <w:r w:rsidRPr="00F65221">
        <w:rPr>
          <w:sz w:val="20"/>
          <w:szCs w:val="20"/>
        </w:rPr>
        <w:t xml:space="preserve"> pero que aún no se ha tomado posesión de la misma y </w:t>
      </w:r>
      <w:r w:rsidRPr="00F56F14">
        <w:rPr>
          <w:sz w:val="20"/>
          <w:szCs w:val="20"/>
        </w:rPr>
        <w:t>solicitan alquiler social</w:t>
      </w:r>
      <w:r w:rsidRPr="00F65221">
        <w:rPr>
          <w:sz w:val="20"/>
          <w:szCs w:val="20"/>
        </w:rPr>
        <w:t xml:space="preserve"> en la misma al amparo de la </w:t>
      </w:r>
      <w:r w:rsidRPr="00F65221">
        <w:rPr>
          <w:b/>
          <w:sz w:val="20"/>
          <w:szCs w:val="20"/>
        </w:rPr>
        <w:t>Adenda del FSV</w:t>
      </w:r>
      <w:r w:rsidRPr="00F65221">
        <w:rPr>
          <w:sz w:val="20"/>
          <w:szCs w:val="20"/>
        </w:rPr>
        <w:t xml:space="preserve"> de 2015.</w:t>
      </w:r>
    </w:p>
    <w:p w14:paraId="4CC9329A" w14:textId="77777777" w:rsidR="00C120B2" w:rsidRPr="00F65221" w:rsidRDefault="00C05ADF" w:rsidP="008D62ED">
      <w:pPr>
        <w:numPr>
          <w:ilvl w:val="3"/>
          <w:numId w:val="29"/>
        </w:numPr>
        <w:spacing w:line="276" w:lineRule="auto"/>
        <w:ind w:left="1276" w:right="161"/>
        <w:jc w:val="both"/>
      </w:pPr>
      <w:r w:rsidRPr="00F65221">
        <w:rPr>
          <w:sz w:val="20"/>
          <w:szCs w:val="20"/>
        </w:rPr>
        <w:t xml:space="preserve">Solicitantes cuya vivienda se adjudicó BBVA como consecuencia de una Ejecución Hipotecaria y la vivienda ya no pertenece al Banco pero no se había tomado posesión, y solicitan alquiler social en la misma al amparo de la </w:t>
      </w:r>
      <w:r w:rsidRPr="00F65221">
        <w:rPr>
          <w:b/>
          <w:sz w:val="20"/>
          <w:szCs w:val="20"/>
        </w:rPr>
        <w:t>Adenda del FSV</w:t>
      </w:r>
      <w:r w:rsidRPr="00F65221">
        <w:rPr>
          <w:sz w:val="20"/>
          <w:szCs w:val="20"/>
        </w:rPr>
        <w:t xml:space="preserve"> de 2015.</w:t>
      </w:r>
    </w:p>
    <w:p w14:paraId="5DA70EA4" w14:textId="77777777" w:rsidR="00C120B2" w:rsidRPr="00F65221" w:rsidRDefault="00C05ADF" w:rsidP="008D62ED">
      <w:pPr>
        <w:numPr>
          <w:ilvl w:val="3"/>
          <w:numId w:val="29"/>
        </w:numPr>
        <w:tabs>
          <w:tab w:val="left" w:pos="1051"/>
          <w:tab w:val="left" w:pos="1052"/>
        </w:tabs>
        <w:spacing w:before="1" w:line="278" w:lineRule="auto"/>
        <w:ind w:left="1276" w:right="161"/>
        <w:jc w:val="both"/>
      </w:pPr>
      <w:r w:rsidRPr="00F65221">
        <w:rPr>
          <w:sz w:val="20"/>
          <w:szCs w:val="20"/>
        </w:rPr>
        <w:t xml:space="preserve">Solicitantes (deudores hipotecarios de BBVA) que han llegado a un acuerdo </w:t>
      </w:r>
      <w:r w:rsidRPr="00F56F14">
        <w:rPr>
          <w:sz w:val="20"/>
          <w:szCs w:val="20"/>
        </w:rPr>
        <w:t xml:space="preserve">de dación con el banco, y solicitan alquiler social en su propia vivienda al amparo de la </w:t>
      </w:r>
      <w:r w:rsidRPr="00F56F14">
        <w:rPr>
          <w:b/>
          <w:sz w:val="20"/>
          <w:szCs w:val="20"/>
        </w:rPr>
        <w:t>Adenda del FSV</w:t>
      </w:r>
      <w:r w:rsidRPr="00F65221">
        <w:rPr>
          <w:sz w:val="20"/>
          <w:szCs w:val="20"/>
        </w:rPr>
        <w:t xml:space="preserve"> de 2015</w:t>
      </w:r>
      <w:r w:rsidR="00F65221" w:rsidRPr="00F65221">
        <w:rPr>
          <w:sz w:val="20"/>
          <w:szCs w:val="20"/>
        </w:rPr>
        <w:t>.</w:t>
      </w:r>
    </w:p>
    <w:p w14:paraId="6CE99B77" w14:textId="7991BB6B" w:rsidR="00C120B2" w:rsidRPr="00AE79E7" w:rsidRDefault="00C05ADF" w:rsidP="0016262F">
      <w:pPr>
        <w:numPr>
          <w:ilvl w:val="2"/>
          <w:numId w:val="10"/>
        </w:numPr>
        <w:pBdr>
          <w:top w:val="nil"/>
          <w:left w:val="nil"/>
          <w:bottom w:val="nil"/>
          <w:right w:val="nil"/>
          <w:between w:val="nil"/>
        </w:pBdr>
        <w:spacing w:line="276" w:lineRule="auto"/>
        <w:ind w:left="851" w:right="161" w:hanging="142"/>
        <w:jc w:val="both"/>
        <w:rPr>
          <w:sz w:val="20"/>
          <w:szCs w:val="20"/>
        </w:rPr>
      </w:pPr>
      <w:r w:rsidRPr="00F56F14">
        <w:rPr>
          <w:b/>
          <w:sz w:val="20"/>
          <w:szCs w:val="20"/>
        </w:rPr>
        <w:t>Bloque 4: Alquiler Social al amparo de la Ley Catalana</w:t>
      </w:r>
      <w:r w:rsidRPr="00AE79E7">
        <w:rPr>
          <w:sz w:val="20"/>
          <w:szCs w:val="20"/>
        </w:rPr>
        <w:t xml:space="preserve">, al amparo de la Ley 24/2015, Ley 4/2016 y DL 17/2019. Este punto se trata de forma individual en el capítulo </w:t>
      </w:r>
      <w:r w:rsidR="00E638E5">
        <w:rPr>
          <w:sz w:val="20"/>
          <w:szCs w:val="20"/>
        </w:rPr>
        <w:t>6</w:t>
      </w:r>
      <w:r w:rsidRPr="00AE79E7">
        <w:rPr>
          <w:sz w:val="20"/>
          <w:szCs w:val="20"/>
        </w:rPr>
        <w:t xml:space="preserve"> del presente documento.</w:t>
      </w:r>
    </w:p>
    <w:p w14:paraId="58FE2807" w14:textId="77777777" w:rsidR="00C120B2" w:rsidRPr="00DE6B96" w:rsidRDefault="00C05ADF" w:rsidP="0016262F">
      <w:pPr>
        <w:numPr>
          <w:ilvl w:val="2"/>
          <w:numId w:val="10"/>
        </w:numPr>
        <w:pBdr>
          <w:top w:val="nil"/>
          <w:left w:val="nil"/>
          <w:bottom w:val="nil"/>
          <w:right w:val="nil"/>
          <w:between w:val="nil"/>
        </w:pBdr>
        <w:spacing w:line="276" w:lineRule="auto"/>
        <w:ind w:left="851" w:right="161" w:hanging="142"/>
        <w:jc w:val="both"/>
        <w:rPr>
          <w:b/>
          <w:sz w:val="20"/>
          <w:szCs w:val="20"/>
        </w:rPr>
      </w:pPr>
      <w:r w:rsidRPr="00F65221">
        <w:rPr>
          <w:b/>
          <w:sz w:val="20"/>
          <w:szCs w:val="20"/>
        </w:rPr>
        <w:t>Bloque 5</w:t>
      </w:r>
      <w:r w:rsidRPr="00F56F14">
        <w:rPr>
          <w:b/>
          <w:sz w:val="20"/>
          <w:szCs w:val="20"/>
        </w:rPr>
        <w:t>: Alquiler Social por decisión de BBVA</w:t>
      </w:r>
      <w:r w:rsidRPr="00AE79E7">
        <w:rPr>
          <w:b/>
          <w:sz w:val="20"/>
          <w:szCs w:val="20"/>
        </w:rPr>
        <w:t xml:space="preserve"> </w:t>
      </w:r>
      <w:r w:rsidRPr="00AE79E7">
        <w:rPr>
          <w:sz w:val="20"/>
          <w:szCs w:val="20"/>
        </w:rPr>
        <w:t xml:space="preserve">más allá de lo establecido por las leyes anteriormente detalladas (sólo pueden ser decisiones a través de CPDH </w:t>
      </w:r>
      <w:proofErr w:type="spellStart"/>
      <w:r w:rsidRPr="00AE79E7">
        <w:rPr>
          <w:sz w:val="20"/>
          <w:szCs w:val="20"/>
        </w:rPr>
        <w:t>ó</w:t>
      </w:r>
      <w:proofErr w:type="spellEnd"/>
      <w:r w:rsidRPr="00AE79E7">
        <w:rPr>
          <w:sz w:val="20"/>
          <w:szCs w:val="20"/>
        </w:rPr>
        <w:t xml:space="preserve"> del </w:t>
      </w:r>
      <w:r w:rsidRPr="00F56F14">
        <w:rPr>
          <w:sz w:val="20"/>
          <w:szCs w:val="20"/>
        </w:rPr>
        <w:t>Comité de EGI</w:t>
      </w:r>
      <w:r w:rsidRPr="00AE79E7">
        <w:rPr>
          <w:sz w:val="20"/>
          <w:szCs w:val="20"/>
        </w:rPr>
        <w:t>)</w:t>
      </w:r>
      <w:r w:rsidR="00F65221" w:rsidRPr="00AE79E7">
        <w:rPr>
          <w:sz w:val="20"/>
          <w:szCs w:val="20"/>
        </w:rPr>
        <w:t>.</w:t>
      </w:r>
    </w:p>
    <w:p w14:paraId="295281DD" w14:textId="77777777" w:rsidR="00C120B2" w:rsidRDefault="00C120B2" w:rsidP="000E21B7">
      <w:pPr>
        <w:pBdr>
          <w:top w:val="nil"/>
          <w:left w:val="nil"/>
          <w:bottom w:val="nil"/>
          <w:right w:val="nil"/>
          <w:between w:val="nil"/>
        </w:pBdr>
        <w:spacing w:before="2"/>
        <w:ind w:left="567" w:right="161"/>
        <w:jc w:val="both"/>
        <w:rPr>
          <w:color w:val="000000"/>
          <w:sz w:val="16"/>
          <w:szCs w:val="16"/>
        </w:rPr>
      </w:pPr>
    </w:p>
    <w:p w14:paraId="22CE442B" w14:textId="4164D065" w:rsidR="00921A98" w:rsidRPr="00D465E3" w:rsidRDefault="00C05ADF" w:rsidP="00921A98">
      <w:pPr>
        <w:ind w:left="567" w:right="161"/>
        <w:jc w:val="both"/>
        <w:rPr>
          <w:sz w:val="20"/>
          <w:szCs w:val="20"/>
        </w:rPr>
      </w:pPr>
      <w:r w:rsidRPr="00921A98">
        <w:rPr>
          <w:sz w:val="20"/>
          <w:szCs w:val="20"/>
        </w:rPr>
        <w:t xml:space="preserve">Las solicitudes pueden ser remitidas </w:t>
      </w:r>
      <w:r w:rsidR="00921A98" w:rsidRPr="00921A98">
        <w:rPr>
          <w:sz w:val="20"/>
          <w:szCs w:val="20"/>
        </w:rPr>
        <w:t xml:space="preserve">al Servicer </w:t>
      </w:r>
      <w:r w:rsidRPr="00921A98">
        <w:rPr>
          <w:sz w:val="20"/>
          <w:szCs w:val="20"/>
        </w:rPr>
        <w:t xml:space="preserve">por el propio solicitante, </w:t>
      </w:r>
      <w:r w:rsidRPr="00F56F14">
        <w:rPr>
          <w:sz w:val="20"/>
          <w:szCs w:val="20"/>
        </w:rPr>
        <w:t>por alguna área de BBVA o tutelados por Ayuntamientos, Plataformas, Fundaciones u otro tipo de Asociación Social</w:t>
      </w:r>
      <w:r w:rsidR="00921A98">
        <w:rPr>
          <w:sz w:val="20"/>
          <w:szCs w:val="20"/>
        </w:rPr>
        <w:t xml:space="preserve"> y </w:t>
      </w:r>
      <w:r w:rsidR="00921A98" w:rsidRPr="00921A98">
        <w:rPr>
          <w:sz w:val="20"/>
          <w:szCs w:val="20"/>
        </w:rPr>
        <w:t>deberán ser siempre remitidas a través de los medios acordados: buzones de correo electrónico asignados, o los medios específicos destinados, al amparo de la Ley de protección de datos personales que aplique en cada momento.</w:t>
      </w:r>
    </w:p>
    <w:p w14:paraId="774D683B" w14:textId="0E001FF2" w:rsidR="00C120B2" w:rsidRPr="00D207F7" w:rsidRDefault="003C311D" w:rsidP="000E21B7">
      <w:pPr>
        <w:pStyle w:val="Ttulo3"/>
        <w:ind w:left="567" w:right="161"/>
        <w:rPr>
          <w:color w:val="00B0F0"/>
          <w:sz w:val="24"/>
          <w:szCs w:val="24"/>
        </w:rPr>
      </w:pPr>
      <w:bookmarkStart w:id="8" w:name="_Toc52978395"/>
      <w:r>
        <w:rPr>
          <w:color w:val="00B0F0"/>
          <w:sz w:val="24"/>
          <w:szCs w:val="24"/>
        </w:rPr>
        <w:t>5</w:t>
      </w:r>
      <w:r w:rsidR="00C05ADF" w:rsidRPr="00D207F7">
        <w:rPr>
          <w:color w:val="00B0F0"/>
          <w:sz w:val="24"/>
          <w:szCs w:val="24"/>
        </w:rPr>
        <w:t>.1.2 Requisitos del solicitante</w:t>
      </w:r>
      <w:bookmarkEnd w:id="8"/>
    </w:p>
    <w:p w14:paraId="6FA496A4" w14:textId="77777777" w:rsidR="00C120B2" w:rsidRPr="005A6B90" w:rsidRDefault="00C05ADF" w:rsidP="000E21B7">
      <w:pPr>
        <w:pBdr>
          <w:top w:val="nil"/>
          <w:left w:val="nil"/>
          <w:bottom w:val="nil"/>
          <w:right w:val="nil"/>
          <w:between w:val="nil"/>
        </w:pBdr>
        <w:ind w:left="567" w:right="161"/>
        <w:jc w:val="both"/>
        <w:rPr>
          <w:sz w:val="20"/>
          <w:szCs w:val="20"/>
        </w:rPr>
      </w:pPr>
      <w:r w:rsidRPr="005A6B90">
        <w:rPr>
          <w:sz w:val="20"/>
          <w:szCs w:val="20"/>
        </w:rPr>
        <w:t xml:space="preserve">El </w:t>
      </w:r>
      <w:r w:rsidR="00D207F7" w:rsidRPr="005A6B90">
        <w:rPr>
          <w:sz w:val="20"/>
          <w:szCs w:val="20"/>
        </w:rPr>
        <w:t>S</w:t>
      </w:r>
      <w:r w:rsidRPr="005A6B90">
        <w:rPr>
          <w:sz w:val="20"/>
          <w:szCs w:val="20"/>
        </w:rPr>
        <w:t>ervicer, una vez recibida la documentación aportada por cada solicitante, analizará si estos últimos cumplen los requisitos especificados en las leyes que estén vigentes en cada momento:</w:t>
      </w:r>
    </w:p>
    <w:p w14:paraId="1834117C" w14:textId="77777777" w:rsidR="00C120B2" w:rsidRPr="005A6B90" w:rsidRDefault="00C120B2" w:rsidP="000E21B7">
      <w:pPr>
        <w:pBdr>
          <w:top w:val="nil"/>
          <w:left w:val="nil"/>
          <w:bottom w:val="nil"/>
          <w:right w:val="nil"/>
          <w:between w:val="nil"/>
        </w:pBdr>
        <w:ind w:left="567" w:right="161" w:hanging="331"/>
        <w:jc w:val="both"/>
        <w:rPr>
          <w:sz w:val="20"/>
          <w:szCs w:val="20"/>
        </w:rPr>
      </w:pPr>
    </w:p>
    <w:p w14:paraId="208F77EC" w14:textId="77777777" w:rsidR="00C120B2" w:rsidRPr="005A6B90" w:rsidRDefault="00C05ADF" w:rsidP="008D62ED">
      <w:pPr>
        <w:numPr>
          <w:ilvl w:val="3"/>
          <w:numId w:val="29"/>
        </w:numPr>
        <w:spacing w:line="276" w:lineRule="auto"/>
        <w:ind w:left="1276" w:right="161"/>
        <w:jc w:val="both"/>
        <w:rPr>
          <w:sz w:val="20"/>
          <w:szCs w:val="20"/>
        </w:rPr>
      </w:pPr>
      <w:r w:rsidRPr="005A6B90">
        <w:rPr>
          <w:sz w:val="20"/>
          <w:szCs w:val="20"/>
        </w:rPr>
        <w:t>Bloque 3: requisitos contrato Fondo Social de Vivienda y Adenda</w:t>
      </w:r>
    </w:p>
    <w:p w14:paraId="3AF86337" w14:textId="77777777" w:rsidR="00C120B2" w:rsidRPr="005A6B90" w:rsidRDefault="00C05ADF" w:rsidP="008D62ED">
      <w:pPr>
        <w:numPr>
          <w:ilvl w:val="3"/>
          <w:numId w:val="29"/>
        </w:numPr>
        <w:spacing w:line="276" w:lineRule="auto"/>
        <w:ind w:left="1276" w:right="161"/>
        <w:jc w:val="both"/>
        <w:rPr>
          <w:sz w:val="20"/>
          <w:szCs w:val="20"/>
        </w:rPr>
      </w:pPr>
      <w:r w:rsidRPr="005A6B90">
        <w:rPr>
          <w:sz w:val="20"/>
          <w:szCs w:val="20"/>
        </w:rPr>
        <w:t>Bloque 4: requisitos de la LCS (Ley 24/2015, Ley 4/2016 y DL 17/2019 - DL 01/2020)</w:t>
      </w:r>
    </w:p>
    <w:p w14:paraId="6602FD96" w14:textId="77777777" w:rsidR="00C120B2" w:rsidRPr="00D207F7" w:rsidRDefault="00C120B2" w:rsidP="000E21B7">
      <w:pPr>
        <w:pBdr>
          <w:top w:val="nil"/>
          <w:left w:val="nil"/>
          <w:bottom w:val="nil"/>
          <w:right w:val="nil"/>
          <w:between w:val="nil"/>
        </w:pBdr>
        <w:ind w:left="567" w:right="161"/>
        <w:jc w:val="both"/>
        <w:rPr>
          <w:sz w:val="20"/>
          <w:szCs w:val="20"/>
        </w:rPr>
      </w:pPr>
    </w:p>
    <w:p w14:paraId="50F6884C" w14:textId="77777777" w:rsidR="00921A98" w:rsidRDefault="00C05ADF" w:rsidP="00921A98">
      <w:pPr>
        <w:pBdr>
          <w:top w:val="nil"/>
          <w:left w:val="nil"/>
          <w:bottom w:val="nil"/>
          <w:right w:val="nil"/>
          <w:between w:val="nil"/>
        </w:pBdr>
        <w:ind w:left="567" w:right="161"/>
        <w:jc w:val="both"/>
        <w:rPr>
          <w:sz w:val="20"/>
          <w:szCs w:val="20"/>
        </w:rPr>
      </w:pPr>
      <w:r w:rsidRPr="00D207F7">
        <w:rPr>
          <w:sz w:val="20"/>
          <w:szCs w:val="20"/>
        </w:rPr>
        <w:t xml:space="preserve">Las solicitudes que venga por el bloque 1 (RDL 6/2012 - CBP) vendrán sancionadas y analizadas por Seguimientos Territorios BBVA </w:t>
      </w:r>
      <w:r w:rsidR="00DE6B96" w:rsidRPr="00D207F7">
        <w:rPr>
          <w:sz w:val="20"/>
          <w:szCs w:val="20"/>
        </w:rPr>
        <w:t>o</w:t>
      </w:r>
      <w:r w:rsidRPr="00D207F7">
        <w:rPr>
          <w:sz w:val="20"/>
          <w:szCs w:val="20"/>
        </w:rPr>
        <w:t xml:space="preserve"> por Recuperaciones Territorios BBVA, así que el Servicer no tendrá que hacer ninguna comprobación de si se </w:t>
      </w:r>
      <w:r w:rsidRPr="00D207F7">
        <w:rPr>
          <w:sz w:val="20"/>
          <w:szCs w:val="20"/>
        </w:rPr>
        <w:lastRenderedPageBreak/>
        <w:t xml:space="preserve">cumplen o no los requisitos del solicitante. En estos casos, Seguimientos Territorios BBVA </w:t>
      </w:r>
      <w:proofErr w:type="spellStart"/>
      <w:r w:rsidRPr="00D207F7">
        <w:rPr>
          <w:sz w:val="20"/>
          <w:szCs w:val="20"/>
        </w:rPr>
        <w:t>ó</w:t>
      </w:r>
      <w:proofErr w:type="spellEnd"/>
      <w:r w:rsidRPr="00D207F7">
        <w:rPr>
          <w:sz w:val="20"/>
          <w:szCs w:val="20"/>
        </w:rPr>
        <w:t xml:space="preserve"> Recuperaciones Territorios BBVA enviará </w:t>
      </w:r>
      <w:r w:rsidR="004130B5">
        <w:rPr>
          <w:sz w:val="20"/>
          <w:szCs w:val="20"/>
        </w:rPr>
        <w:t xml:space="preserve">la </w:t>
      </w:r>
      <w:r w:rsidRPr="00D207F7">
        <w:rPr>
          <w:sz w:val="20"/>
          <w:szCs w:val="20"/>
        </w:rPr>
        <w:t>documentación</w:t>
      </w:r>
      <w:r w:rsidR="004130B5">
        <w:rPr>
          <w:sz w:val="20"/>
          <w:szCs w:val="20"/>
        </w:rPr>
        <w:t xml:space="preserve">, </w:t>
      </w:r>
      <w:r w:rsidR="00921A98">
        <w:rPr>
          <w:sz w:val="20"/>
          <w:szCs w:val="20"/>
        </w:rPr>
        <w:t>en primera instancia a través de los buzones de mail asignados:</w:t>
      </w:r>
    </w:p>
    <w:p w14:paraId="6710ED19" w14:textId="77777777" w:rsidR="00B10045" w:rsidRPr="00BD626C" w:rsidRDefault="00921A98" w:rsidP="00B10045">
      <w:pPr>
        <w:numPr>
          <w:ilvl w:val="3"/>
          <w:numId w:val="29"/>
        </w:numPr>
        <w:spacing w:line="276" w:lineRule="auto"/>
        <w:ind w:left="1276" w:right="161"/>
        <w:jc w:val="both"/>
        <w:rPr>
          <w:rStyle w:val="Hipervnculo"/>
          <w:sz w:val="20"/>
          <w:szCs w:val="20"/>
        </w:rPr>
      </w:pPr>
      <w:r w:rsidRPr="00580DD6">
        <w:rPr>
          <w:sz w:val="20"/>
          <w:szCs w:val="20"/>
        </w:rPr>
        <w:t>Solicitudes AS Cataluña:</w:t>
      </w:r>
      <w:r>
        <w:rPr>
          <w:rFonts w:eastAsia="Times New Roman"/>
          <w:color w:val="1F497D"/>
        </w:rPr>
        <w:t xml:space="preserve"> </w:t>
      </w:r>
      <w:hyperlink r:id="rId16" w:history="1">
        <w:r w:rsidRPr="00BD626C">
          <w:rPr>
            <w:rStyle w:val="Hipervnculo"/>
            <w:sz w:val="20"/>
            <w:szCs w:val="20"/>
          </w:rPr>
          <w:t>alquilersocial.catalunya@haya.es</w:t>
        </w:r>
      </w:hyperlink>
    </w:p>
    <w:p w14:paraId="5DE14910" w14:textId="1319FD23" w:rsidR="00921A98" w:rsidRPr="00BD626C" w:rsidRDefault="00921A98" w:rsidP="00B10045">
      <w:pPr>
        <w:numPr>
          <w:ilvl w:val="3"/>
          <w:numId w:val="29"/>
        </w:numPr>
        <w:spacing w:line="276" w:lineRule="auto"/>
        <w:ind w:left="1276" w:right="161"/>
        <w:jc w:val="both"/>
        <w:rPr>
          <w:rStyle w:val="Hipervnculo"/>
          <w:sz w:val="20"/>
          <w:szCs w:val="20"/>
        </w:rPr>
      </w:pPr>
      <w:r w:rsidRPr="00B10045">
        <w:rPr>
          <w:sz w:val="20"/>
          <w:szCs w:val="20"/>
        </w:rPr>
        <w:t>Solicitudes fuera de Cataluña:</w:t>
      </w:r>
      <w:r w:rsidRPr="00B10045">
        <w:rPr>
          <w:rFonts w:eastAsia="Times New Roman"/>
          <w:color w:val="1F497D"/>
        </w:rPr>
        <w:t xml:space="preserve"> </w:t>
      </w:r>
      <w:hyperlink r:id="rId17" w:history="1">
        <w:r w:rsidRPr="00BD626C">
          <w:rPr>
            <w:rStyle w:val="Hipervnculo"/>
            <w:sz w:val="20"/>
            <w:szCs w:val="20"/>
          </w:rPr>
          <w:t>contratos.alquilersocial@haya.es</w:t>
        </w:r>
      </w:hyperlink>
    </w:p>
    <w:p w14:paraId="26BCC0FB" w14:textId="32EF54BE" w:rsidR="00921A98" w:rsidRDefault="00921A98" w:rsidP="00B10045">
      <w:pPr>
        <w:pStyle w:val="Textocomentario"/>
        <w:ind w:firstLine="567"/>
        <w:rPr>
          <w:u w:val="single"/>
        </w:rPr>
      </w:pPr>
      <w:r>
        <w:t xml:space="preserve">Se deberá </w:t>
      </w:r>
      <w:r w:rsidR="00B10045">
        <w:t xml:space="preserve">incluir </w:t>
      </w:r>
      <w:r>
        <w:t xml:space="preserve">siempre </w:t>
      </w:r>
      <w:r w:rsidR="00B10045">
        <w:t xml:space="preserve">en copia </w:t>
      </w:r>
      <w:r>
        <w:t xml:space="preserve">al buzón del Servicer: </w:t>
      </w:r>
      <w:hyperlink r:id="rId18" w:history="1">
        <w:r w:rsidRPr="000A7834">
          <w:rPr>
            <w:rStyle w:val="Hipervnculo"/>
          </w:rPr>
          <w:t>solicitudalquiler@haya.es</w:t>
        </w:r>
      </w:hyperlink>
      <w:r>
        <w:rPr>
          <w:rStyle w:val="Refdecomentario"/>
        </w:rPr>
        <w:annotationRef/>
      </w:r>
    </w:p>
    <w:p w14:paraId="324432AE" w14:textId="5C4764A5" w:rsidR="00921A98" w:rsidRPr="00D01759" w:rsidRDefault="00247CB2" w:rsidP="00247CB2">
      <w:pPr>
        <w:widowControl/>
        <w:ind w:left="567"/>
      </w:pPr>
      <w:r>
        <w:t>Y s</w:t>
      </w:r>
      <w:r w:rsidR="00921A98">
        <w:t>olo en aquellos casos excepcionales, donde no sea posible realizar esta gestión</w:t>
      </w:r>
      <w:r>
        <w:t xml:space="preserve">, </w:t>
      </w:r>
      <w:r w:rsidR="00921A98">
        <w:t>la documentación se podrá recibir física x valija, en base a lo acordado en el Anexo 2 sobre el tratamiento de los datos de carácter personal</w:t>
      </w:r>
      <w:r>
        <w:t>.</w:t>
      </w:r>
    </w:p>
    <w:p w14:paraId="3BDBB634" w14:textId="77777777" w:rsidR="00921A98" w:rsidRPr="00D207F7" w:rsidRDefault="00921A98" w:rsidP="000E21B7">
      <w:pPr>
        <w:pBdr>
          <w:top w:val="nil"/>
          <w:left w:val="nil"/>
          <w:bottom w:val="nil"/>
          <w:right w:val="nil"/>
          <w:between w:val="nil"/>
        </w:pBdr>
        <w:ind w:left="567" w:right="161"/>
        <w:jc w:val="both"/>
        <w:rPr>
          <w:sz w:val="20"/>
          <w:szCs w:val="20"/>
        </w:rPr>
      </w:pPr>
    </w:p>
    <w:p w14:paraId="459716E7" w14:textId="77777777" w:rsidR="00C120B2" w:rsidRPr="00D207F7" w:rsidRDefault="00C120B2" w:rsidP="000E21B7">
      <w:pPr>
        <w:pBdr>
          <w:top w:val="nil"/>
          <w:left w:val="nil"/>
          <w:bottom w:val="nil"/>
          <w:right w:val="nil"/>
          <w:between w:val="nil"/>
        </w:pBdr>
        <w:ind w:left="567" w:right="161"/>
        <w:jc w:val="both"/>
        <w:rPr>
          <w:sz w:val="20"/>
          <w:szCs w:val="20"/>
        </w:rPr>
      </w:pPr>
    </w:p>
    <w:p w14:paraId="50568711" w14:textId="77777777" w:rsidR="00C120B2" w:rsidRPr="00D207F7" w:rsidRDefault="00C05ADF" w:rsidP="000E21B7">
      <w:pPr>
        <w:pBdr>
          <w:top w:val="nil"/>
          <w:left w:val="nil"/>
          <w:bottom w:val="nil"/>
          <w:right w:val="nil"/>
          <w:between w:val="nil"/>
        </w:pBdr>
        <w:ind w:left="567" w:right="161"/>
        <w:jc w:val="both"/>
        <w:rPr>
          <w:sz w:val="20"/>
          <w:szCs w:val="20"/>
        </w:rPr>
      </w:pPr>
      <w:r w:rsidRPr="00D207F7">
        <w:rPr>
          <w:sz w:val="20"/>
          <w:szCs w:val="20"/>
        </w:rPr>
        <w:t>Las solicitudes que vengan por el bloque 2 (moratoria desahucios Ley 1/20</w:t>
      </w:r>
      <w:r w:rsidR="00F1315A">
        <w:rPr>
          <w:sz w:val="20"/>
          <w:szCs w:val="20"/>
        </w:rPr>
        <w:t xml:space="preserve"> </w:t>
      </w:r>
      <w:r w:rsidRPr="00D207F7">
        <w:rPr>
          <w:sz w:val="20"/>
          <w:szCs w:val="20"/>
        </w:rPr>
        <w:t>13) llegarán a través de SSJJ del Servicer, quien habrá recibido del juzgado la solicitud de acogimiento a moratoria de desahucio. La documentación y el análisis del cumplimiento de los requisitos habrá sido realizado por el letrado (SSJJ Servicer), por lo que el Servicer tampoco deberá realizar ninguna comprobación de si se cumplen o no los criterios del solicitante.</w:t>
      </w:r>
    </w:p>
    <w:p w14:paraId="22886747" w14:textId="77777777" w:rsidR="00C120B2" w:rsidRPr="00D207F7" w:rsidRDefault="00C120B2" w:rsidP="000E21B7">
      <w:pPr>
        <w:pBdr>
          <w:top w:val="nil"/>
          <w:left w:val="nil"/>
          <w:bottom w:val="nil"/>
          <w:right w:val="nil"/>
          <w:between w:val="nil"/>
        </w:pBdr>
        <w:ind w:left="567" w:right="161"/>
        <w:jc w:val="both"/>
        <w:rPr>
          <w:sz w:val="20"/>
          <w:szCs w:val="20"/>
        </w:rPr>
      </w:pPr>
    </w:p>
    <w:p w14:paraId="65EEC8EF" w14:textId="6FC12513" w:rsidR="00C120B2" w:rsidRPr="00D207F7" w:rsidRDefault="00C05ADF" w:rsidP="000E21B7">
      <w:pPr>
        <w:pBdr>
          <w:top w:val="nil"/>
          <w:left w:val="nil"/>
          <w:bottom w:val="nil"/>
          <w:right w:val="nil"/>
          <w:between w:val="nil"/>
        </w:pBdr>
        <w:ind w:left="567" w:right="161"/>
        <w:jc w:val="both"/>
        <w:rPr>
          <w:sz w:val="20"/>
          <w:szCs w:val="20"/>
        </w:rPr>
      </w:pPr>
      <w:r w:rsidRPr="00D207F7">
        <w:rPr>
          <w:sz w:val="20"/>
          <w:szCs w:val="20"/>
        </w:rPr>
        <w:t>Las solicitudes que vengan por el bloque 5 (Alquiler Social por decisión de BBVA) vendrán sancionadas directamente por el CPDH, por lo que no será necesario volver a analizar los requisitos del solicitante.</w:t>
      </w:r>
      <w:ins w:id="9" w:author="ELVIRA PERDOMO, FERNANDO" w:date="2020-10-19T13:30:00Z">
        <w:r w:rsidR="00871E17">
          <w:rPr>
            <w:sz w:val="20"/>
            <w:szCs w:val="20"/>
          </w:rPr>
          <w:t xml:space="preserve"> </w:t>
        </w:r>
      </w:ins>
    </w:p>
    <w:p w14:paraId="149F773B" w14:textId="77777777" w:rsidR="00C120B2" w:rsidRPr="00D207F7" w:rsidRDefault="00C120B2" w:rsidP="000E21B7">
      <w:pPr>
        <w:pBdr>
          <w:top w:val="nil"/>
          <w:left w:val="nil"/>
          <w:bottom w:val="nil"/>
          <w:right w:val="nil"/>
          <w:between w:val="nil"/>
        </w:pBdr>
        <w:ind w:left="567" w:right="161"/>
        <w:jc w:val="both"/>
        <w:rPr>
          <w:sz w:val="20"/>
          <w:szCs w:val="20"/>
        </w:rPr>
      </w:pPr>
    </w:p>
    <w:p w14:paraId="5C03D0FE" w14:textId="023B010F" w:rsidR="00C120B2" w:rsidRDefault="00D207F7" w:rsidP="00370DC5">
      <w:pPr>
        <w:pBdr>
          <w:top w:val="nil"/>
          <w:left w:val="nil"/>
          <w:bottom w:val="nil"/>
          <w:right w:val="nil"/>
          <w:between w:val="nil"/>
        </w:pBdr>
        <w:ind w:left="567" w:right="161"/>
        <w:jc w:val="both"/>
        <w:rPr>
          <w:sz w:val="20"/>
          <w:szCs w:val="20"/>
        </w:rPr>
      </w:pPr>
      <w:r w:rsidRPr="00D207F7">
        <w:rPr>
          <w:sz w:val="20"/>
          <w:szCs w:val="20"/>
        </w:rPr>
        <w:t>El S</w:t>
      </w:r>
      <w:r w:rsidR="00C05ADF" w:rsidRPr="00D207F7">
        <w:rPr>
          <w:sz w:val="20"/>
          <w:szCs w:val="20"/>
        </w:rPr>
        <w:t xml:space="preserve">ervicer enviará, cuando se produzcan modificaciones normativas, el detalle de los criterios vigentes para cada uno de los bloques en los que tenga la responsabilidad de validar el cumplimiento de los criterios (actualmente, bloque 3 y 4). A la realización del presente </w:t>
      </w:r>
      <w:r w:rsidR="00216958" w:rsidRPr="00D207F7">
        <w:rPr>
          <w:sz w:val="20"/>
          <w:szCs w:val="20"/>
        </w:rPr>
        <w:t>documento, los</w:t>
      </w:r>
      <w:r w:rsidR="00C05ADF" w:rsidRPr="00D207F7">
        <w:rPr>
          <w:sz w:val="20"/>
          <w:szCs w:val="20"/>
        </w:rPr>
        <w:t xml:space="preserve"> </w:t>
      </w:r>
      <w:r w:rsidR="00AF3E10">
        <w:rPr>
          <w:sz w:val="20"/>
          <w:szCs w:val="20"/>
        </w:rPr>
        <w:t xml:space="preserve">criterios </w:t>
      </w:r>
      <w:r w:rsidR="00EA3030">
        <w:rPr>
          <w:sz w:val="20"/>
          <w:szCs w:val="20"/>
        </w:rPr>
        <w:t xml:space="preserve">de vulnerabilidad </w:t>
      </w:r>
      <w:r w:rsidR="00AF3E10">
        <w:rPr>
          <w:sz w:val="20"/>
          <w:szCs w:val="20"/>
        </w:rPr>
        <w:t>son los contemplados en la ley vigente</w:t>
      </w:r>
      <w:r w:rsidR="00DA6623">
        <w:rPr>
          <w:sz w:val="20"/>
          <w:szCs w:val="20"/>
        </w:rPr>
        <w:t xml:space="preserve"> (Anexo 3 del documento – Ley 1/2013, de 14 de mayo, de medidas para reforzar la protección a los deudores hipotecarios, reestructuración de deuda y alquiler social)</w:t>
      </w:r>
      <w:r w:rsidR="00AF3E10">
        <w:rPr>
          <w:sz w:val="20"/>
          <w:szCs w:val="20"/>
        </w:rPr>
        <w:t>.</w:t>
      </w:r>
    </w:p>
    <w:p w14:paraId="3E710E25" w14:textId="77777777" w:rsidR="00370DC5" w:rsidRPr="00370DC5" w:rsidRDefault="00370DC5" w:rsidP="00370DC5">
      <w:pPr>
        <w:pBdr>
          <w:top w:val="nil"/>
          <w:left w:val="nil"/>
          <w:bottom w:val="nil"/>
          <w:right w:val="nil"/>
          <w:between w:val="nil"/>
        </w:pBdr>
        <w:ind w:left="567" w:right="161"/>
        <w:jc w:val="both"/>
        <w:rPr>
          <w:sz w:val="20"/>
          <w:szCs w:val="20"/>
        </w:rPr>
      </w:pPr>
    </w:p>
    <w:p w14:paraId="4D83BD8E" w14:textId="3F70AFD0" w:rsidR="00C120B2" w:rsidRDefault="00C05ADF" w:rsidP="008B2583">
      <w:pPr>
        <w:pBdr>
          <w:top w:val="nil"/>
          <w:left w:val="nil"/>
          <w:bottom w:val="nil"/>
          <w:right w:val="nil"/>
          <w:between w:val="nil"/>
        </w:pBdr>
        <w:tabs>
          <w:tab w:val="left" w:pos="692"/>
        </w:tabs>
        <w:spacing w:before="99" w:line="276" w:lineRule="auto"/>
        <w:ind w:left="567" w:right="161"/>
        <w:jc w:val="both"/>
        <w:rPr>
          <w:color w:val="FF0000"/>
          <w:sz w:val="20"/>
          <w:szCs w:val="20"/>
        </w:rPr>
      </w:pPr>
      <w:r w:rsidRPr="00370DC5">
        <w:rPr>
          <w:sz w:val="20"/>
          <w:szCs w:val="20"/>
        </w:rPr>
        <w:t>Si el solicitante no cumple los</w:t>
      </w:r>
      <w:r w:rsidR="00DE6B96" w:rsidRPr="00370DC5">
        <w:rPr>
          <w:sz w:val="20"/>
          <w:szCs w:val="20"/>
        </w:rPr>
        <w:t xml:space="preserve"> requisitos de vulnerabilidad</w:t>
      </w:r>
      <w:r w:rsidR="00F93CFD">
        <w:rPr>
          <w:sz w:val="20"/>
          <w:szCs w:val="20"/>
        </w:rPr>
        <w:t xml:space="preserve"> (requisitos contemplados en la ley vigente)</w:t>
      </w:r>
      <w:r w:rsidR="00DE6B96" w:rsidRPr="00370DC5">
        <w:rPr>
          <w:sz w:val="20"/>
          <w:szCs w:val="20"/>
        </w:rPr>
        <w:t xml:space="preserve">, </w:t>
      </w:r>
      <w:r w:rsidRPr="00370DC5">
        <w:rPr>
          <w:sz w:val="20"/>
          <w:szCs w:val="20"/>
        </w:rPr>
        <w:t xml:space="preserve">se le </w:t>
      </w:r>
      <w:r w:rsidR="00370DC5" w:rsidRPr="00370DC5">
        <w:rPr>
          <w:sz w:val="20"/>
          <w:szCs w:val="20"/>
        </w:rPr>
        <w:t>informará mediante</w:t>
      </w:r>
      <w:r w:rsidRPr="00370DC5">
        <w:rPr>
          <w:sz w:val="20"/>
          <w:szCs w:val="20"/>
        </w:rPr>
        <w:t xml:space="preserve"> burofax enviado por el Servicer que no cumple, salvo que se haya detectado un elevado riesgo reputacional (a través del Servicer u otros canales del banco) que aconseje previamente comunicarlo a PSV mediante correo electrónico para decidir si procede elevar el asunto al CPDH. La comunicación a PSV incluirá un dossier con la documentación</w:t>
      </w:r>
      <w:r w:rsidR="00C67F83">
        <w:rPr>
          <w:sz w:val="20"/>
          <w:szCs w:val="20"/>
        </w:rPr>
        <w:t xml:space="preserve"> (*)</w:t>
      </w:r>
      <w:r w:rsidRPr="00370DC5">
        <w:rPr>
          <w:sz w:val="20"/>
          <w:szCs w:val="20"/>
        </w:rPr>
        <w:t xml:space="preserve"> recogida y un resumen con los criterios que cumple / no cumple. PSV analizará los casos y comunicará las instrucciones pertinentes al Servicer en el plazo de 15 días hábiles al buzón </w:t>
      </w:r>
      <w:hyperlink r:id="rId19">
        <w:r w:rsidRPr="00370DC5">
          <w:rPr>
            <w:rStyle w:val="Hipervnculo"/>
            <w:sz w:val="20"/>
            <w:szCs w:val="20"/>
          </w:rPr>
          <w:t>solicitudalquiler@haya.es</w:t>
        </w:r>
      </w:hyperlink>
      <w:r w:rsidRPr="00370DC5">
        <w:rPr>
          <w:sz w:val="20"/>
          <w:szCs w:val="20"/>
        </w:rPr>
        <w:t>. En esta comunicación indicará los detalles necesarios, formatos y plazos de comunicación al solicitante, en caso de que proceda.</w:t>
      </w:r>
      <w:r w:rsidRPr="00370DC5">
        <w:rPr>
          <w:color w:val="FF0000"/>
          <w:sz w:val="20"/>
          <w:szCs w:val="20"/>
        </w:rPr>
        <w:t xml:space="preserve"> </w:t>
      </w:r>
    </w:p>
    <w:p w14:paraId="611586F1" w14:textId="6BC1A824" w:rsidR="00C67F83" w:rsidRPr="008B2583" w:rsidRDefault="00C67F83" w:rsidP="008B2583">
      <w:pPr>
        <w:pBdr>
          <w:top w:val="nil"/>
          <w:left w:val="nil"/>
          <w:bottom w:val="nil"/>
          <w:right w:val="nil"/>
          <w:between w:val="nil"/>
        </w:pBdr>
        <w:tabs>
          <w:tab w:val="left" w:pos="692"/>
        </w:tabs>
        <w:spacing w:before="99" w:line="276" w:lineRule="auto"/>
        <w:ind w:left="567" w:right="161"/>
        <w:jc w:val="both"/>
        <w:rPr>
          <w:sz w:val="20"/>
          <w:szCs w:val="20"/>
        </w:rPr>
      </w:pPr>
      <w:r w:rsidRPr="00C67F83">
        <w:rPr>
          <w:sz w:val="20"/>
          <w:szCs w:val="20"/>
        </w:rPr>
        <w:t>(*) Aquella documentación que sea de carácter sensible será tratada por el Servicer en función del Anexo aportado por el BBVA – Anexo 2 Protección de datos de carácter personal.</w:t>
      </w:r>
    </w:p>
    <w:p w14:paraId="520BDEBB" w14:textId="4B89D648" w:rsidR="00C120B2" w:rsidRPr="00D207F7" w:rsidRDefault="008B2583" w:rsidP="000E21B7">
      <w:pPr>
        <w:pStyle w:val="Ttulo3"/>
        <w:ind w:left="567" w:right="161"/>
        <w:rPr>
          <w:color w:val="00B0F0"/>
          <w:sz w:val="24"/>
          <w:szCs w:val="24"/>
        </w:rPr>
      </w:pPr>
      <w:bookmarkStart w:id="10" w:name="_Toc52978396"/>
      <w:r>
        <w:rPr>
          <w:color w:val="00B0F0"/>
          <w:sz w:val="24"/>
          <w:szCs w:val="24"/>
        </w:rPr>
        <w:t>5</w:t>
      </w:r>
      <w:r w:rsidR="00C05ADF" w:rsidRPr="00D207F7">
        <w:rPr>
          <w:color w:val="00B0F0"/>
          <w:sz w:val="24"/>
          <w:szCs w:val="24"/>
        </w:rPr>
        <w:t>.1.3 Requisitos del inmueble (alquiler sobre su propia vivienda o realojo)</w:t>
      </w:r>
      <w:bookmarkEnd w:id="10"/>
    </w:p>
    <w:p w14:paraId="2C6C8639" w14:textId="77777777" w:rsidR="00C120B2" w:rsidRPr="00D207F7" w:rsidRDefault="00C05ADF" w:rsidP="000E21B7">
      <w:pPr>
        <w:pBdr>
          <w:top w:val="nil"/>
          <w:left w:val="nil"/>
          <w:bottom w:val="nil"/>
          <w:right w:val="nil"/>
          <w:between w:val="nil"/>
        </w:pBdr>
        <w:spacing w:line="278" w:lineRule="auto"/>
        <w:ind w:left="567" w:right="161"/>
        <w:jc w:val="both"/>
        <w:rPr>
          <w:sz w:val="20"/>
          <w:szCs w:val="20"/>
        </w:rPr>
      </w:pPr>
      <w:r>
        <w:rPr>
          <w:sz w:val="20"/>
          <w:szCs w:val="20"/>
        </w:rPr>
        <w:t>La vivienda sobre la que se firmará alquiler social y que era la vivienda habitual del solicitante</w:t>
      </w:r>
      <w:r>
        <w:rPr>
          <w:color w:val="000000"/>
          <w:sz w:val="20"/>
          <w:szCs w:val="20"/>
        </w:rPr>
        <w:t xml:space="preserve"> deberá cumplir los </w:t>
      </w:r>
      <w:r w:rsidRPr="00D207F7">
        <w:rPr>
          <w:sz w:val="20"/>
          <w:szCs w:val="20"/>
        </w:rPr>
        <w:t>siguientes criterios fijados por el banco internamente:</w:t>
      </w:r>
    </w:p>
    <w:p w14:paraId="5A660DD3" w14:textId="77777777" w:rsidR="00C120B2" w:rsidRDefault="00C120B2" w:rsidP="000E21B7">
      <w:pPr>
        <w:pBdr>
          <w:top w:val="nil"/>
          <w:left w:val="nil"/>
          <w:bottom w:val="nil"/>
          <w:right w:val="nil"/>
          <w:between w:val="nil"/>
        </w:pBdr>
        <w:ind w:left="567" w:right="161"/>
        <w:jc w:val="both"/>
        <w:rPr>
          <w:color w:val="000000"/>
          <w:sz w:val="16"/>
          <w:szCs w:val="16"/>
        </w:rPr>
      </w:pPr>
    </w:p>
    <w:p w14:paraId="182D3EAE" w14:textId="77777777" w:rsidR="00C120B2" w:rsidRDefault="00C05ADF" w:rsidP="008D62ED">
      <w:pPr>
        <w:numPr>
          <w:ilvl w:val="0"/>
          <w:numId w:val="15"/>
        </w:numPr>
        <w:pBdr>
          <w:top w:val="nil"/>
          <w:left w:val="nil"/>
          <w:bottom w:val="nil"/>
          <w:right w:val="nil"/>
          <w:between w:val="nil"/>
        </w:pBdr>
        <w:tabs>
          <w:tab w:val="left" w:pos="615"/>
        </w:tabs>
        <w:spacing w:before="1"/>
        <w:ind w:left="851" w:right="161" w:hanging="284"/>
        <w:jc w:val="both"/>
        <w:rPr>
          <w:sz w:val="20"/>
          <w:szCs w:val="20"/>
        </w:rPr>
      </w:pPr>
      <w:r>
        <w:rPr>
          <w:color w:val="000000"/>
          <w:sz w:val="20"/>
          <w:szCs w:val="20"/>
        </w:rPr>
        <w:t>Valor de Tasación máximo 130.000€.</w:t>
      </w:r>
    </w:p>
    <w:p w14:paraId="1ACA69B0" w14:textId="77777777" w:rsidR="00C120B2" w:rsidRDefault="00C120B2" w:rsidP="00DE6B96">
      <w:pPr>
        <w:pBdr>
          <w:top w:val="nil"/>
          <w:left w:val="nil"/>
          <w:bottom w:val="nil"/>
          <w:right w:val="nil"/>
          <w:between w:val="nil"/>
        </w:pBdr>
        <w:spacing w:before="5"/>
        <w:ind w:left="851" w:right="161"/>
        <w:jc w:val="both"/>
        <w:rPr>
          <w:color w:val="000000"/>
          <w:sz w:val="19"/>
          <w:szCs w:val="19"/>
        </w:rPr>
      </w:pPr>
    </w:p>
    <w:p w14:paraId="62453B8F" w14:textId="77777777" w:rsidR="00C120B2" w:rsidRDefault="00C05ADF" w:rsidP="008D62ED">
      <w:pPr>
        <w:numPr>
          <w:ilvl w:val="0"/>
          <w:numId w:val="15"/>
        </w:numPr>
        <w:pBdr>
          <w:top w:val="nil"/>
          <w:left w:val="nil"/>
          <w:bottom w:val="nil"/>
          <w:right w:val="nil"/>
          <w:between w:val="nil"/>
        </w:pBdr>
        <w:tabs>
          <w:tab w:val="left" w:pos="615"/>
        </w:tabs>
        <w:ind w:left="851" w:right="161" w:hanging="284"/>
        <w:jc w:val="both"/>
        <w:rPr>
          <w:sz w:val="20"/>
          <w:szCs w:val="20"/>
        </w:rPr>
      </w:pPr>
      <w:r>
        <w:rPr>
          <w:color w:val="000000"/>
          <w:sz w:val="20"/>
          <w:szCs w:val="20"/>
        </w:rPr>
        <w:t>Hasta 100 m2.</w:t>
      </w:r>
    </w:p>
    <w:p w14:paraId="150AC6C0" w14:textId="77777777" w:rsidR="00C120B2" w:rsidRDefault="00C120B2" w:rsidP="00DE6B96">
      <w:pPr>
        <w:pBdr>
          <w:top w:val="nil"/>
          <w:left w:val="nil"/>
          <w:bottom w:val="nil"/>
          <w:right w:val="nil"/>
          <w:between w:val="nil"/>
        </w:pBdr>
        <w:spacing w:before="5"/>
        <w:ind w:left="851" w:right="161"/>
        <w:jc w:val="both"/>
        <w:rPr>
          <w:color w:val="000000"/>
          <w:sz w:val="19"/>
          <w:szCs w:val="19"/>
        </w:rPr>
      </w:pPr>
    </w:p>
    <w:p w14:paraId="59777982" w14:textId="77777777" w:rsidR="00C120B2" w:rsidRDefault="00C05ADF" w:rsidP="008D62ED">
      <w:pPr>
        <w:numPr>
          <w:ilvl w:val="0"/>
          <w:numId w:val="15"/>
        </w:numPr>
        <w:pBdr>
          <w:top w:val="nil"/>
          <w:left w:val="nil"/>
          <w:bottom w:val="nil"/>
          <w:right w:val="nil"/>
          <w:between w:val="nil"/>
        </w:pBdr>
        <w:tabs>
          <w:tab w:val="left" w:pos="615"/>
        </w:tabs>
        <w:ind w:left="851" w:right="161" w:hanging="284"/>
        <w:jc w:val="both"/>
        <w:rPr>
          <w:sz w:val="20"/>
          <w:szCs w:val="20"/>
        </w:rPr>
      </w:pPr>
      <w:r>
        <w:rPr>
          <w:color w:val="000000"/>
          <w:sz w:val="20"/>
          <w:szCs w:val="20"/>
        </w:rPr>
        <w:t xml:space="preserve">Antigüedad </w:t>
      </w:r>
      <w:r>
        <w:rPr>
          <w:color w:val="000000"/>
          <w:sz w:val="16"/>
          <w:szCs w:val="16"/>
        </w:rPr>
        <w:t>&gt;</w:t>
      </w:r>
      <w:r>
        <w:rPr>
          <w:color w:val="000000"/>
          <w:sz w:val="20"/>
          <w:szCs w:val="20"/>
        </w:rPr>
        <w:t>25 años.</w:t>
      </w:r>
    </w:p>
    <w:p w14:paraId="577D4E2F" w14:textId="77777777" w:rsidR="00C120B2" w:rsidRDefault="00C120B2" w:rsidP="00DE6B96">
      <w:pPr>
        <w:pBdr>
          <w:top w:val="nil"/>
          <w:left w:val="nil"/>
          <w:bottom w:val="nil"/>
          <w:right w:val="nil"/>
          <w:between w:val="nil"/>
        </w:pBdr>
        <w:spacing w:before="3"/>
        <w:ind w:left="851" w:right="161"/>
        <w:jc w:val="both"/>
        <w:rPr>
          <w:color w:val="000000"/>
          <w:sz w:val="19"/>
          <w:szCs w:val="19"/>
        </w:rPr>
      </w:pPr>
    </w:p>
    <w:p w14:paraId="7D2D58BB" w14:textId="77777777" w:rsidR="00C120B2" w:rsidRDefault="00C05ADF" w:rsidP="008D62ED">
      <w:pPr>
        <w:numPr>
          <w:ilvl w:val="0"/>
          <w:numId w:val="15"/>
        </w:numPr>
        <w:pBdr>
          <w:top w:val="nil"/>
          <w:left w:val="nil"/>
          <w:bottom w:val="nil"/>
          <w:right w:val="nil"/>
          <w:between w:val="nil"/>
        </w:pBdr>
        <w:tabs>
          <w:tab w:val="left" w:pos="615"/>
        </w:tabs>
        <w:ind w:left="851" w:right="161" w:hanging="284"/>
        <w:jc w:val="both"/>
        <w:rPr>
          <w:sz w:val="20"/>
          <w:szCs w:val="20"/>
        </w:rPr>
      </w:pPr>
      <w:r>
        <w:rPr>
          <w:color w:val="000000"/>
          <w:sz w:val="20"/>
          <w:szCs w:val="20"/>
        </w:rPr>
        <w:t>Tipo de vivienda: No unifamiliar.</w:t>
      </w:r>
    </w:p>
    <w:p w14:paraId="4FB20135" w14:textId="77777777" w:rsidR="00C120B2" w:rsidRDefault="00C120B2" w:rsidP="00DE6B96">
      <w:pPr>
        <w:pBdr>
          <w:top w:val="nil"/>
          <w:left w:val="nil"/>
          <w:bottom w:val="nil"/>
          <w:right w:val="nil"/>
          <w:between w:val="nil"/>
        </w:pBdr>
        <w:spacing w:before="5"/>
        <w:ind w:left="851" w:right="161"/>
        <w:jc w:val="both"/>
        <w:rPr>
          <w:color w:val="000000"/>
          <w:sz w:val="19"/>
          <w:szCs w:val="19"/>
        </w:rPr>
      </w:pPr>
    </w:p>
    <w:p w14:paraId="7AE53115" w14:textId="77777777" w:rsidR="00C120B2" w:rsidRDefault="00C05ADF" w:rsidP="008D62ED">
      <w:pPr>
        <w:numPr>
          <w:ilvl w:val="0"/>
          <w:numId w:val="15"/>
        </w:numPr>
        <w:pBdr>
          <w:top w:val="nil"/>
          <w:left w:val="nil"/>
          <w:bottom w:val="nil"/>
          <w:right w:val="nil"/>
          <w:between w:val="nil"/>
        </w:pBdr>
        <w:tabs>
          <w:tab w:val="left" w:pos="615"/>
        </w:tabs>
        <w:ind w:left="851" w:right="161" w:hanging="284"/>
        <w:jc w:val="both"/>
        <w:rPr>
          <w:sz w:val="20"/>
          <w:szCs w:val="20"/>
        </w:rPr>
      </w:pPr>
      <w:r>
        <w:rPr>
          <w:color w:val="000000"/>
          <w:sz w:val="20"/>
          <w:szCs w:val="20"/>
        </w:rPr>
        <w:t>Requisitos mínimos de habitabilidad.</w:t>
      </w:r>
    </w:p>
    <w:p w14:paraId="4598E2DF" w14:textId="77777777" w:rsidR="00C120B2" w:rsidRDefault="00C120B2" w:rsidP="000E21B7">
      <w:pPr>
        <w:pBdr>
          <w:top w:val="nil"/>
          <w:left w:val="nil"/>
          <w:bottom w:val="nil"/>
          <w:right w:val="nil"/>
          <w:between w:val="nil"/>
        </w:pBdr>
        <w:spacing w:before="4"/>
        <w:ind w:left="567" w:right="161"/>
        <w:jc w:val="both"/>
        <w:rPr>
          <w:sz w:val="19"/>
          <w:szCs w:val="19"/>
        </w:rPr>
      </w:pPr>
    </w:p>
    <w:p w14:paraId="7531F0BB" w14:textId="77777777" w:rsidR="002A4EB9" w:rsidRDefault="00DE6B96" w:rsidP="002A4EB9">
      <w:pPr>
        <w:pBdr>
          <w:top w:val="nil"/>
          <w:left w:val="nil"/>
          <w:bottom w:val="nil"/>
          <w:right w:val="nil"/>
          <w:between w:val="nil"/>
        </w:pBdr>
        <w:spacing w:line="278" w:lineRule="auto"/>
        <w:ind w:left="567" w:right="161"/>
        <w:jc w:val="both"/>
        <w:rPr>
          <w:sz w:val="20"/>
          <w:szCs w:val="20"/>
        </w:rPr>
      </w:pPr>
      <w:r w:rsidRPr="003B7EEC">
        <w:rPr>
          <w:sz w:val="20"/>
          <w:szCs w:val="20"/>
        </w:rPr>
        <w:t xml:space="preserve">El banco </w:t>
      </w:r>
      <w:r w:rsidR="00C05ADF" w:rsidRPr="003B7EEC">
        <w:rPr>
          <w:sz w:val="20"/>
          <w:szCs w:val="20"/>
        </w:rPr>
        <w:t xml:space="preserve">podrá actualizar periódicamente los criterios definidos, comunicándolo al Servicer vía correo electrónico. EGI </w:t>
      </w:r>
      <w:r w:rsidR="00C94664" w:rsidRPr="003B7EEC">
        <w:rPr>
          <w:sz w:val="20"/>
          <w:szCs w:val="20"/>
        </w:rPr>
        <w:t xml:space="preserve">canalizará estas comunicaciones </w:t>
      </w:r>
      <w:r w:rsidR="00C05ADF" w:rsidRPr="003B7EEC">
        <w:rPr>
          <w:sz w:val="20"/>
          <w:szCs w:val="20"/>
        </w:rPr>
        <w:t>(</w:t>
      </w:r>
      <w:r w:rsidR="00C05ADF" w:rsidRPr="003B7EEC">
        <w:rPr>
          <w:rStyle w:val="Hipervnculo"/>
          <w:sz w:val="20"/>
          <w:szCs w:val="20"/>
        </w:rPr>
        <w:t xml:space="preserve">buzón </w:t>
      </w:r>
      <w:hyperlink r:id="rId20" w:history="1">
        <w:r w:rsidR="002A4EB9" w:rsidRPr="00E560F2">
          <w:rPr>
            <w:rStyle w:val="Hipervnculo"/>
            <w:sz w:val="20"/>
            <w:szCs w:val="20"/>
          </w:rPr>
          <w:t>egi.psv@bbva.com</w:t>
        </w:r>
      </w:hyperlink>
      <w:r w:rsidR="00C05ADF" w:rsidRPr="003B7EEC">
        <w:rPr>
          <w:sz w:val="20"/>
          <w:szCs w:val="20"/>
        </w:rPr>
        <w:t>)</w:t>
      </w:r>
      <w:r w:rsidR="00C75331">
        <w:rPr>
          <w:sz w:val="20"/>
          <w:szCs w:val="20"/>
        </w:rPr>
        <w:t>.</w:t>
      </w:r>
    </w:p>
    <w:p w14:paraId="02CCA842" w14:textId="77777777" w:rsidR="002A4EB9" w:rsidRDefault="002A4EB9" w:rsidP="002A4EB9">
      <w:pPr>
        <w:pBdr>
          <w:top w:val="nil"/>
          <w:left w:val="nil"/>
          <w:bottom w:val="nil"/>
          <w:right w:val="nil"/>
          <w:between w:val="nil"/>
        </w:pBdr>
        <w:spacing w:line="278" w:lineRule="auto"/>
        <w:ind w:left="567" w:right="161"/>
        <w:jc w:val="both"/>
        <w:rPr>
          <w:sz w:val="20"/>
          <w:szCs w:val="20"/>
        </w:rPr>
      </w:pPr>
    </w:p>
    <w:p w14:paraId="60BA4B47" w14:textId="04B17AC5" w:rsidR="002A4EB9" w:rsidRPr="003B7EEC" w:rsidRDefault="002A4EB9" w:rsidP="002A4EB9">
      <w:pPr>
        <w:pBdr>
          <w:top w:val="nil"/>
          <w:left w:val="nil"/>
          <w:bottom w:val="nil"/>
          <w:right w:val="nil"/>
          <w:between w:val="nil"/>
        </w:pBdr>
        <w:spacing w:line="278" w:lineRule="auto"/>
        <w:ind w:left="567" w:right="161"/>
        <w:jc w:val="both"/>
        <w:rPr>
          <w:sz w:val="20"/>
          <w:szCs w:val="20"/>
        </w:rPr>
      </w:pPr>
      <w:r w:rsidRPr="002A4EB9">
        <w:rPr>
          <w:sz w:val="20"/>
          <w:szCs w:val="20"/>
        </w:rPr>
        <w:lastRenderedPageBreak/>
        <w:t>Si alguno de los criterios fijados por el BBVA no se cumpliera, y el Servicer considerara que la vivienda es óptima (siempre tras el análisis de la información facilitada por el arrendatario), entonces el Servicer remitirá al buzón</w:t>
      </w:r>
      <w:r>
        <w:t xml:space="preserve"> </w:t>
      </w:r>
      <w:hyperlink r:id="rId21" w:history="1">
        <w:r w:rsidRPr="00BD626C">
          <w:rPr>
            <w:rStyle w:val="Hipervnculo"/>
            <w:sz w:val="20"/>
            <w:szCs w:val="20"/>
          </w:rPr>
          <w:t>egi.psv@bbva.com</w:t>
        </w:r>
      </w:hyperlink>
      <w:r>
        <w:rPr>
          <w:u w:val="single"/>
        </w:rPr>
        <w:t xml:space="preserve"> </w:t>
      </w:r>
      <w:r w:rsidRPr="002A4EB9">
        <w:rPr>
          <w:sz w:val="20"/>
          <w:szCs w:val="20"/>
        </w:rPr>
        <w:t>autorización expresa para el uso de la vivienda</w:t>
      </w:r>
      <w:r>
        <w:rPr>
          <w:sz w:val="20"/>
          <w:szCs w:val="20"/>
        </w:rPr>
        <w:t>.</w:t>
      </w:r>
    </w:p>
    <w:p w14:paraId="7B8D1C24" w14:textId="181DA92B" w:rsidR="00C120B2" w:rsidRPr="00C94664" w:rsidRDefault="00901025" w:rsidP="000E21B7">
      <w:pPr>
        <w:pStyle w:val="Ttulo3"/>
        <w:ind w:left="567" w:right="161"/>
        <w:rPr>
          <w:color w:val="00B0F0"/>
          <w:sz w:val="24"/>
          <w:szCs w:val="24"/>
        </w:rPr>
      </w:pPr>
      <w:bookmarkStart w:id="11" w:name="_Toc52978397"/>
      <w:r>
        <w:rPr>
          <w:color w:val="00B0F0"/>
          <w:sz w:val="24"/>
          <w:szCs w:val="24"/>
        </w:rPr>
        <w:t>5</w:t>
      </w:r>
      <w:r w:rsidR="00C05ADF" w:rsidRPr="00C94664">
        <w:rPr>
          <w:color w:val="00B0F0"/>
          <w:sz w:val="24"/>
          <w:szCs w:val="24"/>
        </w:rPr>
        <w:t>.1.4 Acreditación documental</w:t>
      </w:r>
      <w:bookmarkEnd w:id="11"/>
    </w:p>
    <w:p w14:paraId="6F7D7A5A" w14:textId="77777777" w:rsidR="00C120B2" w:rsidRDefault="00C05ADF" w:rsidP="000E21B7">
      <w:pPr>
        <w:pBdr>
          <w:top w:val="nil"/>
          <w:left w:val="nil"/>
          <w:bottom w:val="nil"/>
          <w:right w:val="nil"/>
          <w:between w:val="nil"/>
        </w:pBdr>
        <w:spacing w:before="37" w:line="276" w:lineRule="auto"/>
        <w:ind w:left="567" w:right="161"/>
        <w:jc w:val="both"/>
        <w:rPr>
          <w:color w:val="FF0000"/>
          <w:sz w:val="20"/>
          <w:szCs w:val="20"/>
        </w:rPr>
      </w:pPr>
      <w:r>
        <w:rPr>
          <w:color w:val="000000"/>
          <w:sz w:val="20"/>
          <w:szCs w:val="20"/>
        </w:rPr>
        <w:t xml:space="preserve">Los solicitantes deberán cumplimentar un </w:t>
      </w:r>
      <w:r w:rsidRPr="00C94664">
        <w:rPr>
          <w:sz w:val="20"/>
          <w:szCs w:val="20"/>
        </w:rPr>
        <w:t>formulario (actualmente solo es para FSV</w:t>
      </w:r>
      <w:r w:rsidR="00C94664" w:rsidRPr="00C94664">
        <w:rPr>
          <w:sz w:val="20"/>
          <w:szCs w:val="20"/>
        </w:rPr>
        <w:t>)</w:t>
      </w:r>
      <w:r w:rsidRPr="00C94664">
        <w:rPr>
          <w:sz w:val="20"/>
          <w:szCs w:val="20"/>
        </w:rPr>
        <w:t xml:space="preserve">, </w:t>
      </w:r>
      <w:r>
        <w:rPr>
          <w:color w:val="000000"/>
          <w:sz w:val="20"/>
          <w:szCs w:val="20"/>
        </w:rPr>
        <w:t>disponible en Oficinas y en la web de BBVA</w:t>
      </w:r>
      <w:r w:rsidR="00192FA9">
        <w:rPr>
          <w:sz w:val="20"/>
          <w:szCs w:val="20"/>
        </w:rPr>
        <w:t>.</w:t>
      </w:r>
      <w:r w:rsidR="00373181">
        <w:rPr>
          <w:sz w:val="20"/>
          <w:szCs w:val="20"/>
        </w:rPr>
        <w:t xml:space="preserve"> </w:t>
      </w:r>
    </w:p>
    <w:p w14:paraId="3BCBB07A" w14:textId="77777777" w:rsidR="00C120B2" w:rsidRDefault="00C120B2" w:rsidP="000E21B7">
      <w:pPr>
        <w:pBdr>
          <w:top w:val="nil"/>
          <w:left w:val="nil"/>
          <w:bottom w:val="nil"/>
          <w:right w:val="nil"/>
          <w:between w:val="nil"/>
        </w:pBdr>
        <w:ind w:left="567" w:right="161"/>
        <w:jc w:val="both"/>
        <w:rPr>
          <w:color w:val="000000"/>
          <w:sz w:val="23"/>
          <w:szCs w:val="23"/>
        </w:rPr>
      </w:pPr>
    </w:p>
    <w:p w14:paraId="103E13D0" w14:textId="77777777" w:rsidR="00C120B2" w:rsidRDefault="00C05ADF" w:rsidP="000E21B7">
      <w:pPr>
        <w:pBdr>
          <w:top w:val="nil"/>
          <w:left w:val="nil"/>
          <w:bottom w:val="nil"/>
          <w:right w:val="nil"/>
          <w:between w:val="nil"/>
        </w:pBdr>
        <w:ind w:left="567" w:right="161"/>
        <w:jc w:val="both"/>
        <w:rPr>
          <w:color w:val="000000"/>
          <w:sz w:val="20"/>
          <w:szCs w:val="20"/>
        </w:rPr>
      </w:pPr>
      <w:r>
        <w:rPr>
          <w:color w:val="000000"/>
          <w:sz w:val="20"/>
          <w:szCs w:val="20"/>
        </w:rPr>
        <w:t>Junto al formulario a entregar en las Oficinas de BBVA, se adjuntará la siguiente documentación acreditativa:</w:t>
      </w:r>
    </w:p>
    <w:p w14:paraId="388ABDB9" w14:textId="77777777" w:rsidR="00C120B2" w:rsidRDefault="00C120B2" w:rsidP="000E21B7">
      <w:pPr>
        <w:pBdr>
          <w:top w:val="nil"/>
          <w:left w:val="nil"/>
          <w:bottom w:val="nil"/>
          <w:right w:val="nil"/>
          <w:between w:val="nil"/>
        </w:pBdr>
        <w:ind w:left="567" w:right="161"/>
        <w:jc w:val="both"/>
        <w:rPr>
          <w:color w:val="000000"/>
          <w:sz w:val="26"/>
          <w:szCs w:val="26"/>
        </w:rPr>
      </w:pPr>
    </w:p>
    <w:p w14:paraId="3D9D2DA9" w14:textId="77777777" w:rsidR="00C120B2" w:rsidRPr="00DE6B96" w:rsidRDefault="00C05ADF" w:rsidP="008D62ED">
      <w:pPr>
        <w:numPr>
          <w:ilvl w:val="0"/>
          <w:numId w:val="30"/>
        </w:numPr>
        <w:pBdr>
          <w:top w:val="nil"/>
          <w:left w:val="nil"/>
          <w:bottom w:val="nil"/>
          <w:right w:val="nil"/>
          <w:between w:val="nil"/>
        </w:pBdr>
        <w:tabs>
          <w:tab w:val="left" w:pos="709"/>
        </w:tabs>
        <w:ind w:right="161"/>
        <w:jc w:val="both"/>
        <w:rPr>
          <w:sz w:val="20"/>
          <w:szCs w:val="20"/>
        </w:rPr>
      </w:pPr>
      <w:r>
        <w:rPr>
          <w:sz w:val="20"/>
          <w:szCs w:val="20"/>
        </w:rPr>
        <w:t xml:space="preserve"> </w:t>
      </w:r>
      <w:r>
        <w:rPr>
          <w:color w:val="000000"/>
          <w:sz w:val="20"/>
          <w:szCs w:val="20"/>
        </w:rPr>
        <w:t>En cuanto al solicitante: Fotocopia del DNI del solicitante.</w:t>
      </w:r>
    </w:p>
    <w:p w14:paraId="51ED82DC" w14:textId="77777777" w:rsidR="00C120B2" w:rsidRPr="00DE6B96" w:rsidRDefault="00DE6B96" w:rsidP="008D62ED">
      <w:pPr>
        <w:numPr>
          <w:ilvl w:val="0"/>
          <w:numId w:val="30"/>
        </w:numPr>
        <w:pBdr>
          <w:top w:val="nil"/>
          <w:left w:val="nil"/>
          <w:bottom w:val="nil"/>
          <w:right w:val="nil"/>
          <w:between w:val="nil"/>
        </w:pBdr>
        <w:tabs>
          <w:tab w:val="left" w:pos="709"/>
        </w:tabs>
        <w:ind w:right="161"/>
        <w:jc w:val="both"/>
        <w:rPr>
          <w:sz w:val="20"/>
          <w:szCs w:val="20"/>
        </w:rPr>
      </w:pPr>
      <w:r>
        <w:rPr>
          <w:sz w:val="20"/>
          <w:szCs w:val="20"/>
        </w:rPr>
        <w:t xml:space="preserve"> </w:t>
      </w:r>
      <w:r w:rsidR="00C05ADF" w:rsidRPr="00DE6B96">
        <w:rPr>
          <w:sz w:val="20"/>
          <w:szCs w:val="20"/>
        </w:rPr>
        <w:t>En cuanto al número de personas que habitan la vivienda:</w:t>
      </w:r>
    </w:p>
    <w:p w14:paraId="1FC2234A" w14:textId="77777777" w:rsidR="00C120B2" w:rsidRDefault="00C05ADF" w:rsidP="008D62ED">
      <w:pPr>
        <w:numPr>
          <w:ilvl w:val="2"/>
          <w:numId w:val="14"/>
        </w:numPr>
        <w:pBdr>
          <w:top w:val="nil"/>
          <w:left w:val="nil"/>
          <w:bottom w:val="nil"/>
          <w:right w:val="nil"/>
          <w:between w:val="nil"/>
        </w:pBdr>
        <w:tabs>
          <w:tab w:val="left" w:pos="993"/>
          <w:tab w:val="left" w:pos="975"/>
        </w:tabs>
        <w:spacing w:before="37"/>
        <w:ind w:left="787" w:right="161" w:hanging="78"/>
        <w:jc w:val="both"/>
        <w:rPr>
          <w:color w:val="000000"/>
          <w:sz w:val="20"/>
          <w:szCs w:val="20"/>
        </w:rPr>
      </w:pPr>
      <w:r>
        <w:rPr>
          <w:color w:val="000000"/>
          <w:sz w:val="20"/>
          <w:szCs w:val="20"/>
        </w:rPr>
        <w:t>Fotocopia del Libro de Familia completo o documento acreditativo de la inscripción como pareja de hecho.</w:t>
      </w:r>
    </w:p>
    <w:p w14:paraId="75D0A0E7" w14:textId="77777777" w:rsidR="00C120B2" w:rsidRPr="000C2140" w:rsidRDefault="000C2140" w:rsidP="008D62ED">
      <w:pPr>
        <w:numPr>
          <w:ilvl w:val="2"/>
          <w:numId w:val="14"/>
        </w:numPr>
        <w:pBdr>
          <w:top w:val="nil"/>
          <w:left w:val="nil"/>
          <w:bottom w:val="nil"/>
          <w:right w:val="nil"/>
          <w:between w:val="nil"/>
        </w:pBdr>
        <w:tabs>
          <w:tab w:val="left" w:pos="993"/>
          <w:tab w:val="left" w:pos="975"/>
        </w:tabs>
        <w:spacing w:before="37"/>
        <w:ind w:left="787" w:right="161" w:hanging="78"/>
        <w:jc w:val="both"/>
        <w:rPr>
          <w:color w:val="000000"/>
          <w:sz w:val="20"/>
          <w:szCs w:val="20"/>
        </w:rPr>
      </w:pPr>
      <w:r>
        <w:rPr>
          <w:color w:val="000000"/>
          <w:sz w:val="20"/>
          <w:szCs w:val="20"/>
        </w:rPr>
        <w:t>C</w:t>
      </w:r>
      <w:r w:rsidR="00C05ADF" w:rsidRPr="000C2140">
        <w:rPr>
          <w:color w:val="000000"/>
          <w:sz w:val="20"/>
          <w:szCs w:val="20"/>
        </w:rPr>
        <w:t>ertificado de empadronamiento relativo a las personas empadronadas en la vivienda, así como la fecha de antigüedad del empadronamiento.</w:t>
      </w:r>
    </w:p>
    <w:p w14:paraId="5FB9A1A5" w14:textId="77777777" w:rsidR="00C120B2" w:rsidRDefault="00C120B2" w:rsidP="000E21B7">
      <w:pPr>
        <w:pBdr>
          <w:top w:val="nil"/>
          <w:left w:val="nil"/>
          <w:bottom w:val="nil"/>
          <w:right w:val="nil"/>
          <w:between w:val="nil"/>
        </w:pBdr>
        <w:tabs>
          <w:tab w:val="left" w:pos="709"/>
        </w:tabs>
        <w:ind w:left="567" w:right="161" w:hanging="152"/>
        <w:jc w:val="both"/>
        <w:rPr>
          <w:color w:val="000000"/>
          <w:sz w:val="23"/>
          <w:szCs w:val="23"/>
        </w:rPr>
      </w:pPr>
    </w:p>
    <w:p w14:paraId="6F7B2E26" w14:textId="77777777" w:rsidR="00C120B2" w:rsidRPr="00DE6B96" w:rsidRDefault="00C05ADF" w:rsidP="008D62ED">
      <w:pPr>
        <w:pStyle w:val="Prrafodelista"/>
        <w:numPr>
          <w:ilvl w:val="0"/>
          <w:numId w:val="30"/>
        </w:numPr>
        <w:pBdr>
          <w:top w:val="nil"/>
          <w:left w:val="nil"/>
          <w:bottom w:val="nil"/>
          <w:right w:val="nil"/>
          <w:between w:val="nil"/>
        </w:pBdr>
        <w:tabs>
          <w:tab w:val="left" w:pos="709"/>
        </w:tabs>
        <w:ind w:right="161"/>
      </w:pPr>
      <w:r w:rsidRPr="00DE6B96">
        <w:t>Sobre la percepción de ingresos por los miembros de la unidad familiar, la documentación económica acreditativa de todos los miembros de la unidad familiar mayores de 16 años:</w:t>
      </w:r>
    </w:p>
    <w:p w14:paraId="63A667A1" w14:textId="77777777" w:rsidR="00C120B2" w:rsidRDefault="00C05ADF" w:rsidP="008D62ED">
      <w:pPr>
        <w:numPr>
          <w:ilvl w:val="2"/>
          <w:numId w:val="14"/>
        </w:numPr>
        <w:pBdr>
          <w:top w:val="nil"/>
          <w:left w:val="nil"/>
          <w:bottom w:val="nil"/>
          <w:right w:val="nil"/>
          <w:between w:val="nil"/>
        </w:pBdr>
        <w:tabs>
          <w:tab w:val="left" w:pos="975"/>
        </w:tabs>
        <w:spacing w:before="37"/>
        <w:ind w:left="993" w:right="161" w:hanging="284"/>
        <w:jc w:val="both"/>
        <w:rPr>
          <w:color w:val="000000"/>
          <w:sz w:val="20"/>
          <w:szCs w:val="20"/>
        </w:rPr>
      </w:pPr>
      <w:r>
        <w:rPr>
          <w:color w:val="000000"/>
          <w:sz w:val="20"/>
          <w:szCs w:val="20"/>
        </w:rPr>
        <w:t>Últimas tres nóminas percibidas, de todos los miembros de la unidad familiar mayores de 16 años (en caso de trabajadores en activo).</w:t>
      </w:r>
    </w:p>
    <w:p w14:paraId="01E28733" w14:textId="77777777" w:rsidR="00C120B2" w:rsidRDefault="00C05ADF" w:rsidP="008D62ED">
      <w:pPr>
        <w:numPr>
          <w:ilvl w:val="2"/>
          <w:numId w:val="14"/>
        </w:numPr>
        <w:pBdr>
          <w:top w:val="nil"/>
          <w:left w:val="nil"/>
          <w:bottom w:val="nil"/>
          <w:right w:val="nil"/>
          <w:between w:val="nil"/>
        </w:pBdr>
        <w:tabs>
          <w:tab w:val="left" w:pos="975"/>
        </w:tabs>
        <w:spacing w:before="37"/>
        <w:ind w:left="993" w:right="161" w:hanging="284"/>
        <w:jc w:val="both"/>
        <w:rPr>
          <w:color w:val="000000"/>
          <w:sz w:val="20"/>
          <w:szCs w:val="20"/>
        </w:rPr>
      </w:pPr>
      <w:r>
        <w:rPr>
          <w:color w:val="000000"/>
          <w:sz w:val="20"/>
          <w:szCs w:val="20"/>
        </w:rPr>
        <w:t>En caso de situación de desempleo, demanda de empleo sellada por la oficina correspondiente del Servicio Público de Empleo Estatal (SEPE).</w:t>
      </w:r>
    </w:p>
    <w:p w14:paraId="6A695EBB" w14:textId="77777777" w:rsidR="00C120B2" w:rsidRDefault="00C05ADF" w:rsidP="008D62ED">
      <w:pPr>
        <w:numPr>
          <w:ilvl w:val="2"/>
          <w:numId w:val="14"/>
        </w:numPr>
        <w:pBdr>
          <w:top w:val="nil"/>
          <w:left w:val="nil"/>
          <w:bottom w:val="nil"/>
          <w:right w:val="nil"/>
          <w:between w:val="nil"/>
        </w:pBdr>
        <w:tabs>
          <w:tab w:val="left" w:pos="975"/>
        </w:tabs>
        <w:spacing w:before="37"/>
        <w:ind w:left="993" w:right="161" w:hanging="284"/>
        <w:jc w:val="both"/>
        <w:rPr>
          <w:color w:val="000000"/>
          <w:sz w:val="20"/>
          <w:szCs w:val="20"/>
        </w:rPr>
      </w:pPr>
      <w:r>
        <w:rPr>
          <w:color w:val="000000"/>
          <w:sz w:val="20"/>
          <w:szCs w:val="20"/>
        </w:rPr>
        <w:t>Certificado expedido por la entidad gestora de las prestaciones, en el que figure la cuantía mensual percibida en concepto de prestaciones o subsidios por desempleo durante los últimos tres meses para personas en situación de desempleo.</w:t>
      </w:r>
    </w:p>
    <w:p w14:paraId="67641668" w14:textId="77777777" w:rsidR="00C120B2" w:rsidRDefault="00C05ADF" w:rsidP="008D62ED">
      <w:pPr>
        <w:numPr>
          <w:ilvl w:val="2"/>
          <w:numId w:val="14"/>
        </w:numPr>
        <w:pBdr>
          <w:top w:val="nil"/>
          <w:left w:val="nil"/>
          <w:bottom w:val="nil"/>
          <w:right w:val="nil"/>
          <w:between w:val="nil"/>
        </w:pBdr>
        <w:tabs>
          <w:tab w:val="left" w:pos="975"/>
        </w:tabs>
        <w:spacing w:before="37"/>
        <w:ind w:left="993" w:right="161" w:hanging="284"/>
        <w:jc w:val="both"/>
        <w:rPr>
          <w:color w:val="000000"/>
          <w:sz w:val="20"/>
          <w:szCs w:val="20"/>
        </w:rPr>
      </w:pPr>
      <w:r>
        <w:rPr>
          <w:color w:val="000000"/>
          <w:sz w:val="20"/>
          <w:szCs w:val="20"/>
        </w:rPr>
        <w:t>Certificado acreditativo de los salarios sociales, rentas mínimas de inserción o ayudas análogas de asistencia social concedidas por las Comunidades Autónomas y las entidades locales durante los tres meses anteriores a la solicitud.</w:t>
      </w:r>
    </w:p>
    <w:p w14:paraId="05BC88E6" w14:textId="77777777" w:rsidR="00C120B2" w:rsidRDefault="00C05ADF" w:rsidP="008D62ED">
      <w:pPr>
        <w:numPr>
          <w:ilvl w:val="2"/>
          <w:numId w:val="14"/>
        </w:numPr>
        <w:pBdr>
          <w:top w:val="nil"/>
          <w:left w:val="nil"/>
          <w:bottom w:val="nil"/>
          <w:right w:val="nil"/>
          <w:between w:val="nil"/>
        </w:pBdr>
        <w:tabs>
          <w:tab w:val="left" w:pos="975"/>
        </w:tabs>
        <w:spacing w:before="37"/>
        <w:ind w:left="993" w:right="161" w:hanging="284"/>
        <w:jc w:val="both"/>
        <w:rPr>
          <w:color w:val="000000"/>
          <w:sz w:val="20"/>
          <w:szCs w:val="20"/>
        </w:rPr>
      </w:pPr>
      <w:r>
        <w:rPr>
          <w:color w:val="000000"/>
          <w:sz w:val="20"/>
          <w:szCs w:val="20"/>
        </w:rPr>
        <w:t>Certificado de la Seguridad Social en caso de percepción de pensiones por razón de jubilación o discapacidad total o parcial (de todos aquellos miembros de la unidad familiar que se perciban pensiones independientemente de su edad).</w:t>
      </w:r>
    </w:p>
    <w:p w14:paraId="2CDC8F5C" w14:textId="77777777" w:rsidR="00C120B2" w:rsidRDefault="00C05ADF" w:rsidP="008D62ED">
      <w:pPr>
        <w:numPr>
          <w:ilvl w:val="2"/>
          <w:numId w:val="14"/>
        </w:numPr>
        <w:pBdr>
          <w:top w:val="nil"/>
          <w:left w:val="nil"/>
          <w:bottom w:val="nil"/>
          <w:right w:val="nil"/>
          <w:between w:val="nil"/>
        </w:pBdr>
        <w:tabs>
          <w:tab w:val="left" w:pos="975"/>
        </w:tabs>
        <w:spacing w:before="37"/>
        <w:ind w:left="993" w:right="161" w:hanging="284"/>
        <w:jc w:val="both"/>
        <w:rPr>
          <w:color w:val="000000"/>
          <w:sz w:val="20"/>
          <w:szCs w:val="20"/>
        </w:rPr>
      </w:pPr>
      <w:r>
        <w:rPr>
          <w:color w:val="000000"/>
          <w:sz w:val="20"/>
          <w:szCs w:val="20"/>
        </w:rPr>
        <w:t>En caso de trabajador por cuenta propia, se aportarán los pagos fraccionados trimestrales del IRPF con relación a los tres meses anteriores a la solicitud.</w:t>
      </w:r>
    </w:p>
    <w:p w14:paraId="247491EB" w14:textId="77777777" w:rsidR="00C120B2" w:rsidRDefault="00C120B2" w:rsidP="000E21B7">
      <w:pPr>
        <w:pBdr>
          <w:top w:val="nil"/>
          <w:left w:val="nil"/>
          <w:bottom w:val="nil"/>
          <w:right w:val="nil"/>
          <w:between w:val="nil"/>
        </w:pBdr>
        <w:tabs>
          <w:tab w:val="left" w:pos="709"/>
        </w:tabs>
        <w:spacing w:before="10"/>
        <w:ind w:left="567" w:right="161" w:hanging="152"/>
        <w:jc w:val="both"/>
        <w:rPr>
          <w:color w:val="000000"/>
        </w:rPr>
      </w:pPr>
    </w:p>
    <w:p w14:paraId="270EA184" w14:textId="77777777" w:rsidR="00C120B2" w:rsidRDefault="00C05ADF" w:rsidP="008D62ED">
      <w:pPr>
        <w:numPr>
          <w:ilvl w:val="0"/>
          <w:numId w:val="31"/>
        </w:numPr>
        <w:pBdr>
          <w:top w:val="nil"/>
          <w:left w:val="nil"/>
          <w:bottom w:val="nil"/>
          <w:right w:val="nil"/>
          <w:between w:val="nil"/>
        </w:pBdr>
        <w:tabs>
          <w:tab w:val="left" w:pos="709"/>
        </w:tabs>
        <w:ind w:right="161"/>
        <w:jc w:val="both"/>
        <w:rPr>
          <w:sz w:val="20"/>
          <w:szCs w:val="20"/>
        </w:rPr>
      </w:pPr>
      <w:r>
        <w:rPr>
          <w:color w:val="000000"/>
          <w:sz w:val="20"/>
          <w:szCs w:val="20"/>
        </w:rPr>
        <w:t>Respecto de la titularidad de los bienes:</w:t>
      </w:r>
    </w:p>
    <w:p w14:paraId="775700D1" w14:textId="77777777" w:rsidR="00C120B2" w:rsidRDefault="00C05ADF" w:rsidP="008D62ED">
      <w:pPr>
        <w:numPr>
          <w:ilvl w:val="2"/>
          <w:numId w:val="14"/>
        </w:numPr>
        <w:pBdr>
          <w:top w:val="nil"/>
          <w:left w:val="nil"/>
          <w:bottom w:val="nil"/>
          <w:right w:val="nil"/>
          <w:between w:val="nil"/>
        </w:pBdr>
        <w:tabs>
          <w:tab w:val="left" w:pos="975"/>
        </w:tabs>
        <w:spacing w:before="37"/>
        <w:ind w:left="993" w:right="161" w:hanging="284"/>
        <w:jc w:val="both"/>
        <w:rPr>
          <w:color w:val="000000"/>
          <w:sz w:val="20"/>
          <w:szCs w:val="20"/>
        </w:rPr>
      </w:pPr>
      <w:r>
        <w:rPr>
          <w:color w:val="000000"/>
          <w:sz w:val="20"/>
          <w:szCs w:val="20"/>
        </w:rPr>
        <w:t>Certificados de titularidades expedidos por el Registro de la Propiedad en relación con cada uno de los miembros de la unidad familiar.</w:t>
      </w:r>
    </w:p>
    <w:p w14:paraId="5FC75726" w14:textId="77777777" w:rsidR="00C120B2" w:rsidRDefault="00C05ADF" w:rsidP="008D62ED">
      <w:pPr>
        <w:numPr>
          <w:ilvl w:val="2"/>
          <w:numId w:val="14"/>
        </w:numPr>
        <w:pBdr>
          <w:top w:val="nil"/>
          <w:left w:val="nil"/>
          <w:bottom w:val="nil"/>
          <w:right w:val="nil"/>
          <w:between w:val="nil"/>
        </w:pBdr>
        <w:tabs>
          <w:tab w:val="left" w:pos="975"/>
        </w:tabs>
        <w:spacing w:before="37"/>
        <w:ind w:left="993" w:right="161" w:hanging="284"/>
        <w:jc w:val="both"/>
        <w:rPr>
          <w:color w:val="000000"/>
          <w:sz w:val="20"/>
          <w:szCs w:val="20"/>
        </w:rPr>
      </w:pPr>
      <w:r>
        <w:rPr>
          <w:color w:val="000000"/>
          <w:sz w:val="20"/>
          <w:szCs w:val="20"/>
        </w:rPr>
        <w:t>Escrituras de compraventa de la vivienda ejecutada y del préstamo otorgado por BBVA para su adquisición y cualesquiera otros documentos justificativos, en su caso del resto de las garantías reales o personales constituidas en su día para la adquisición de dicho inmueble, si las hubiere.</w:t>
      </w:r>
    </w:p>
    <w:p w14:paraId="7D672524" w14:textId="77777777" w:rsidR="00C120B2" w:rsidRDefault="00C05ADF" w:rsidP="008D62ED">
      <w:pPr>
        <w:numPr>
          <w:ilvl w:val="2"/>
          <w:numId w:val="14"/>
        </w:numPr>
        <w:pBdr>
          <w:top w:val="nil"/>
          <w:left w:val="nil"/>
          <w:bottom w:val="nil"/>
          <w:right w:val="nil"/>
          <w:between w:val="nil"/>
        </w:pBdr>
        <w:tabs>
          <w:tab w:val="left" w:pos="975"/>
        </w:tabs>
        <w:spacing w:before="37"/>
        <w:ind w:left="993" w:right="161" w:hanging="284"/>
        <w:jc w:val="both"/>
        <w:rPr>
          <w:color w:val="000000"/>
          <w:sz w:val="20"/>
          <w:szCs w:val="20"/>
        </w:rPr>
      </w:pPr>
      <w:r>
        <w:rPr>
          <w:color w:val="000000"/>
          <w:sz w:val="20"/>
          <w:szCs w:val="20"/>
        </w:rPr>
        <w:t>Decreto de adjudicación judicial a favor de BBVA sobre la vivienda ejecutada.</w:t>
      </w:r>
    </w:p>
    <w:p w14:paraId="7908DC32" w14:textId="77777777" w:rsidR="00C120B2" w:rsidRDefault="00C120B2" w:rsidP="000E21B7">
      <w:pPr>
        <w:pBdr>
          <w:top w:val="nil"/>
          <w:left w:val="nil"/>
          <w:bottom w:val="nil"/>
          <w:right w:val="nil"/>
          <w:between w:val="nil"/>
        </w:pBdr>
        <w:tabs>
          <w:tab w:val="left" w:pos="709"/>
        </w:tabs>
        <w:ind w:left="567" w:right="161" w:hanging="152"/>
        <w:jc w:val="both"/>
        <w:rPr>
          <w:color w:val="000000"/>
          <w:sz w:val="26"/>
          <w:szCs w:val="26"/>
        </w:rPr>
      </w:pPr>
    </w:p>
    <w:p w14:paraId="63F46FC2" w14:textId="77777777" w:rsidR="00C120B2" w:rsidRDefault="00C05ADF" w:rsidP="008D62ED">
      <w:pPr>
        <w:numPr>
          <w:ilvl w:val="0"/>
          <w:numId w:val="31"/>
        </w:numPr>
        <w:pBdr>
          <w:top w:val="nil"/>
          <w:left w:val="nil"/>
          <w:bottom w:val="nil"/>
          <w:right w:val="nil"/>
          <w:between w:val="nil"/>
        </w:pBdr>
        <w:tabs>
          <w:tab w:val="left" w:pos="709"/>
        </w:tabs>
        <w:ind w:left="567" w:right="161" w:hanging="141"/>
        <w:jc w:val="both"/>
        <w:rPr>
          <w:sz w:val="20"/>
          <w:szCs w:val="20"/>
        </w:rPr>
      </w:pPr>
      <w:r>
        <w:rPr>
          <w:color w:val="000000"/>
          <w:sz w:val="20"/>
          <w:szCs w:val="20"/>
        </w:rPr>
        <w:t>Sobre las situaciones de discapacidad, dependencia, enfermedad grave, violencia de género, etc.</w:t>
      </w:r>
    </w:p>
    <w:p w14:paraId="33706096" w14:textId="77777777" w:rsidR="00C120B2" w:rsidRDefault="00C05ADF" w:rsidP="008D62ED">
      <w:pPr>
        <w:numPr>
          <w:ilvl w:val="2"/>
          <w:numId w:val="14"/>
        </w:numPr>
        <w:pBdr>
          <w:top w:val="nil"/>
          <w:left w:val="nil"/>
          <w:bottom w:val="nil"/>
          <w:right w:val="nil"/>
          <w:between w:val="nil"/>
        </w:pBdr>
        <w:tabs>
          <w:tab w:val="left" w:pos="975"/>
        </w:tabs>
        <w:spacing w:before="37"/>
        <w:ind w:left="993" w:right="161" w:hanging="284"/>
        <w:jc w:val="both"/>
        <w:rPr>
          <w:color w:val="000000"/>
          <w:sz w:val="20"/>
          <w:szCs w:val="20"/>
        </w:rPr>
      </w:pPr>
      <w:r>
        <w:rPr>
          <w:color w:val="000000"/>
          <w:sz w:val="20"/>
          <w:szCs w:val="20"/>
        </w:rPr>
        <w:t>Fotocopia del certificado oficial declarando la discapacidad superior al 33%, situación de dependencia o enfermedad que incapacite de forma permanente para realizar una actividad laboral de cualquiera de los miembros de la unidad familiar.</w:t>
      </w:r>
    </w:p>
    <w:p w14:paraId="79361EAC" w14:textId="77777777" w:rsidR="00C120B2" w:rsidRPr="000C2140" w:rsidRDefault="00C05ADF" w:rsidP="008D62ED">
      <w:pPr>
        <w:numPr>
          <w:ilvl w:val="2"/>
          <w:numId w:val="14"/>
        </w:numPr>
        <w:pBdr>
          <w:top w:val="nil"/>
          <w:left w:val="nil"/>
          <w:bottom w:val="nil"/>
          <w:right w:val="nil"/>
          <w:between w:val="nil"/>
        </w:pBdr>
        <w:tabs>
          <w:tab w:val="left" w:pos="975"/>
        </w:tabs>
        <w:spacing w:before="37"/>
        <w:ind w:left="993" w:right="161" w:hanging="284"/>
        <w:jc w:val="both"/>
        <w:rPr>
          <w:color w:val="000000"/>
          <w:sz w:val="20"/>
          <w:szCs w:val="20"/>
        </w:rPr>
      </w:pPr>
      <w:r>
        <w:rPr>
          <w:color w:val="000000"/>
          <w:sz w:val="20"/>
          <w:szCs w:val="20"/>
        </w:rPr>
        <w:t>Fotocopia del certificado oficial que acredite discapacidad, dependencia o enfermedad grave que incapacite de forma temporal o permanente para realizar una actividad laboral a las personas unidas con el titular de la hipoteca o su cónyuge por vínculo de parentesco hasta el tercer grado de consanguinidad o afinidad. En este caso, Certificado del Registro Civil acreditando dicho parentesco.</w:t>
      </w:r>
    </w:p>
    <w:p w14:paraId="2C43B7ED" w14:textId="77777777" w:rsidR="00C120B2" w:rsidRDefault="00C05ADF" w:rsidP="008D62ED">
      <w:pPr>
        <w:numPr>
          <w:ilvl w:val="2"/>
          <w:numId w:val="14"/>
        </w:numPr>
        <w:pBdr>
          <w:top w:val="nil"/>
          <w:left w:val="nil"/>
          <w:bottom w:val="nil"/>
          <w:right w:val="nil"/>
          <w:between w:val="nil"/>
        </w:pBdr>
        <w:tabs>
          <w:tab w:val="left" w:pos="975"/>
        </w:tabs>
        <w:spacing w:before="37"/>
        <w:ind w:left="993" w:right="161" w:hanging="284"/>
        <w:jc w:val="both"/>
        <w:rPr>
          <w:color w:val="000000"/>
          <w:sz w:val="20"/>
          <w:szCs w:val="20"/>
        </w:rPr>
      </w:pPr>
      <w:r>
        <w:rPr>
          <w:color w:val="000000"/>
          <w:sz w:val="20"/>
          <w:szCs w:val="20"/>
        </w:rPr>
        <w:lastRenderedPageBreak/>
        <w:t>Fotocopia del Auto con Orden de Protección o Sentencia Condenatoria o Informe del Ministerio Fiscal que acredite la condición de víctima de violencia de género. En caso de no contar con esta documentación, se podrá acreditar mediante informes de intervención de los Servicios Sociales y centros especializados correspondientes.</w:t>
      </w:r>
    </w:p>
    <w:p w14:paraId="3CF3DA49" w14:textId="54C95C43" w:rsidR="00C120B2" w:rsidRDefault="00C05ADF" w:rsidP="008D62ED">
      <w:pPr>
        <w:numPr>
          <w:ilvl w:val="2"/>
          <w:numId w:val="14"/>
        </w:numPr>
        <w:pBdr>
          <w:top w:val="nil"/>
          <w:left w:val="nil"/>
          <w:bottom w:val="nil"/>
          <w:right w:val="nil"/>
          <w:between w:val="nil"/>
        </w:pBdr>
        <w:tabs>
          <w:tab w:val="left" w:pos="975"/>
        </w:tabs>
        <w:spacing w:before="37"/>
        <w:ind w:left="993" w:right="161" w:hanging="284"/>
        <w:jc w:val="both"/>
        <w:rPr>
          <w:color w:val="000000"/>
          <w:sz w:val="20"/>
          <w:szCs w:val="20"/>
        </w:rPr>
      </w:pPr>
      <w:r>
        <w:rPr>
          <w:color w:val="000000"/>
          <w:sz w:val="20"/>
          <w:szCs w:val="20"/>
        </w:rPr>
        <w:t>Informe acreditativo de la concurrencia de otras circunstancias de vulnerabilidad emitido por los Servicios Sociales Municipales.</w:t>
      </w:r>
    </w:p>
    <w:p w14:paraId="2EED4C46" w14:textId="77777777" w:rsidR="00250BBA" w:rsidRDefault="00250BBA" w:rsidP="00250BBA">
      <w:pPr>
        <w:pStyle w:val="Textocomentario"/>
        <w:ind w:left="730"/>
      </w:pPr>
    </w:p>
    <w:p w14:paraId="3C27AECB" w14:textId="2D9C7EA4" w:rsidR="00250BBA" w:rsidRPr="00E06734" w:rsidRDefault="00250BBA" w:rsidP="00250BBA">
      <w:pPr>
        <w:pStyle w:val="Textocomentario"/>
        <w:ind w:left="567"/>
        <w:rPr>
          <w:rStyle w:val="Hipervnculo"/>
        </w:rPr>
      </w:pPr>
      <w:r w:rsidRPr="002A0598">
        <w:t xml:space="preserve">La vía principal para la recepción de la documentación serán los buzones de email asignados, ambos con copia al buzón del </w:t>
      </w:r>
      <w:r w:rsidRPr="00E06734">
        <w:t xml:space="preserve">Servicer </w:t>
      </w:r>
      <w:hyperlink r:id="rId22" w:history="1">
        <w:r w:rsidRPr="00E06734">
          <w:rPr>
            <w:rStyle w:val="Hipervnculo"/>
          </w:rPr>
          <w:t>solicitudalquiler@haya.es</w:t>
        </w:r>
      </w:hyperlink>
      <w:r w:rsidRPr="00E06734">
        <w:rPr>
          <w:rStyle w:val="Refdecomentario"/>
          <w:sz w:val="20"/>
          <w:szCs w:val="20"/>
        </w:rPr>
        <w:annotationRef/>
      </w:r>
      <w:r w:rsidRPr="00E06734">
        <w:rPr>
          <w:rStyle w:val="Hipervnculo"/>
        </w:rPr>
        <w:t>.</w:t>
      </w:r>
    </w:p>
    <w:p w14:paraId="61667A6E" w14:textId="77777777" w:rsidR="00250BBA" w:rsidRPr="00E06734" w:rsidRDefault="00250BBA" w:rsidP="00250BBA">
      <w:pPr>
        <w:numPr>
          <w:ilvl w:val="3"/>
          <w:numId w:val="29"/>
        </w:numPr>
        <w:spacing w:line="276" w:lineRule="auto"/>
        <w:ind w:left="1276" w:right="161"/>
        <w:jc w:val="both"/>
        <w:rPr>
          <w:rFonts w:eastAsia="Times New Roman"/>
          <w:sz w:val="20"/>
          <w:szCs w:val="20"/>
        </w:rPr>
      </w:pPr>
      <w:r w:rsidRPr="00E06734">
        <w:rPr>
          <w:sz w:val="20"/>
          <w:szCs w:val="20"/>
        </w:rPr>
        <w:t>Solicitudes AS Cataluña:</w:t>
      </w:r>
      <w:r w:rsidRPr="00E06734">
        <w:rPr>
          <w:rFonts w:eastAsia="Times New Roman"/>
          <w:color w:val="1F497D"/>
          <w:sz w:val="20"/>
          <w:szCs w:val="20"/>
        </w:rPr>
        <w:t xml:space="preserve"> </w:t>
      </w:r>
      <w:hyperlink r:id="rId23" w:history="1">
        <w:r w:rsidRPr="00E06734">
          <w:rPr>
            <w:rStyle w:val="Hipervnculo"/>
            <w:rFonts w:eastAsia="Times New Roman"/>
            <w:sz w:val="20"/>
            <w:szCs w:val="20"/>
          </w:rPr>
          <w:t>alquilersocial.catalunya@haya.es</w:t>
        </w:r>
      </w:hyperlink>
    </w:p>
    <w:p w14:paraId="3373AAE0" w14:textId="77777777" w:rsidR="00250BBA" w:rsidRPr="00E06734" w:rsidRDefault="00250BBA" w:rsidP="00250BBA">
      <w:pPr>
        <w:numPr>
          <w:ilvl w:val="3"/>
          <w:numId w:val="29"/>
        </w:numPr>
        <w:spacing w:line="276" w:lineRule="auto"/>
        <w:ind w:left="1276" w:right="161"/>
        <w:jc w:val="both"/>
        <w:rPr>
          <w:rFonts w:eastAsia="Times New Roman"/>
          <w:sz w:val="20"/>
          <w:szCs w:val="20"/>
        </w:rPr>
      </w:pPr>
      <w:r w:rsidRPr="00E06734">
        <w:rPr>
          <w:sz w:val="20"/>
          <w:szCs w:val="20"/>
        </w:rPr>
        <w:t>Solicitudes fuera de Cataluña:</w:t>
      </w:r>
      <w:r w:rsidRPr="00E06734">
        <w:rPr>
          <w:rFonts w:eastAsia="Times New Roman"/>
          <w:color w:val="1F497D"/>
          <w:sz w:val="20"/>
          <w:szCs w:val="20"/>
        </w:rPr>
        <w:t xml:space="preserve"> </w:t>
      </w:r>
      <w:hyperlink r:id="rId24" w:history="1">
        <w:r w:rsidRPr="00E06734">
          <w:rPr>
            <w:rStyle w:val="Hipervnculo"/>
            <w:rFonts w:eastAsia="Times New Roman"/>
            <w:sz w:val="20"/>
            <w:szCs w:val="20"/>
          </w:rPr>
          <w:t>contratos.alquilersocial@haya.es</w:t>
        </w:r>
      </w:hyperlink>
    </w:p>
    <w:p w14:paraId="67B33789" w14:textId="77777777" w:rsidR="00250BBA" w:rsidRPr="002A0598" w:rsidRDefault="00250BBA" w:rsidP="00250BBA">
      <w:pPr>
        <w:pStyle w:val="Textocomentario"/>
        <w:ind w:left="567"/>
        <w:rPr>
          <w:rStyle w:val="Hipervnculo"/>
        </w:rPr>
      </w:pPr>
    </w:p>
    <w:p w14:paraId="4BE56529" w14:textId="3785A183" w:rsidR="00250BBA" w:rsidRPr="002A0598" w:rsidRDefault="00250BBA" w:rsidP="002A0598">
      <w:pPr>
        <w:pStyle w:val="Textocomentario"/>
        <w:ind w:left="567"/>
        <w:rPr>
          <w:u w:val="single"/>
        </w:rPr>
      </w:pPr>
      <w:r w:rsidRPr="002A0598">
        <w:t>Solo en aquellos casos excepcionales, donde no sea posible realizar esta gestión la documentación se podrá recibir física por valija, en base a lo acordado en el Anexo 2 sobre el tratamiento de los datos de carácter personal.</w:t>
      </w:r>
    </w:p>
    <w:p w14:paraId="7209FE87" w14:textId="21D8BEDB" w:rsidR="00C120B2" w:rsidRPr="00123A0C" w:rsidRDefault="00C05ADF" w:rsidP="008D62ED">
      <w:pPr>
        <w:pStyle w:val="Ttulo3"/>
        <w:numPr>
          <w:ilvl w:val="2"/>
          <w:numId w:val="40"/>
        </w:numPr>
        <w:ind w:right="161"/>
        <w:rPr>
          <w:color w:val="00B0F0"/>
          <w:sz w:val="24"/>
          <w:szCs w:val="24"/>
        </w:rPr>
      </w:pPr>
      <w:bookmarkStart w:id="12" w:name="_Toc52978398"/>
      <w:r w:rsidRPr="00123A0C">
        <w:rPr>
          <w:color w:val="00B0F0"/>
          <w:sz w:val="24"/>
          <w:szCs w:val="24"/>
        </w:rPr>
        <w:t>Circuito</w:t>
      </w:r>
      <w:bookmarkEnd w:id="12"/>
    </w:p>
    <w:p w14:paraId="04768359" w14:textId="04CFEF32" w:rsidR="00C120B2" w:rsidRDefault="00C076B4" w:rsidP="003F447B">
      <w:pPr>
        <w:pStyle w:val="Ttulo4"/>
        <w:ind w:left="567" w:right="161"/>
      </w:pPr>
      <w:bookmarkStart w:id="13" w:name="_Toc39487425"/>
      <w:bookmarkStart w:id="14" w:name="_Toc52978399"/>
      <w:r>
        <w:rPr>
          <w:color w:val="0070C0"/>
          <w:sz w:val="20"/>
          <w:szCs w:val="20"/>
        </w:rPr>
        <w:t xml:space="preserve">5.1.5.1) </w:t>
      </w:r>
      <w:r w:rsidR="00C05ADF">
        <w:rPr>
          <w:color w:val="0070C0"/>
          <w:sz w:val="20"/>
          <w:szCs w:val="20"/>
        </w:rPr>
        <w:t>Canal de atención</w:t>
      </w:r>
      <w:bookmarkEnd w:id="13"/>
      <w:bookmarkEnd w:id="14"/>
    </w:p>
    <w:p w14:paraId="51999C03" w14:textId="77777777" w:rsidR="00C120B2" w:rsidRPr="008C1AF1" w:rsidRDefault="00530A0D" w:rsidP="008D62ED">
      <w:pPr>
        <w:numPr>
          <w:ilvl w:val="2"/>
          <w:numId w:val="14"/>
        </w:numPr>
        <w:pBdr>
          <w:top w:val="nil"/>
          <w:left w:val="nil"/>
          <w:bottom w:val="nil"/>
          <w:right w:val="nil"/>
          <w:between w:val="nil"/>
        </w:pBdr>
        <w:tabs>
          <w:tab w:val="left" w:pos="975"/>
        </w:tabs>
        <w:spacing w:before="37"/>
        <w:ind w:left="993" w:right="161" w:hanging="284"/>
        <w:jc w:val="both"/>
        <w:rPr>
          <w:color w:val="000000"/>
          <w:sz w:val="20"/>
          <w:szCs w:val="20"/>
        </w:rPr>
      </w:pPr>
      <w:r w:rsidRPr="008C1AF1">
        <w:rPr>
          <w:color w:val="000000"/>
          <w:sz w:val="20"/>
          <w:szCs w:val="20"/>
        </w:rPr>
        <w:t>Para las solicitudes de Fondo Social de Vivienda: l</w:t>
      </w:r>
      <w:r w:rsidR="00C05ADF" w:rsidRPr="008C1AF1">
        <w:rPr>
          <w:color w:val="000000"/>
          <w:sz w:val="20"/>
          <w:szCs w:val="20"/>
        </w:rPr>
        <w:t>as Oficinas de BBVA enviarán la documentación por valija al tramitador de la solicitud, que dará de alta en su aplicativo los datos. El Servicer dispondrá de acceso a dichos datos para iniciar el circuito.</w:t>
      </w:r>
    </w:p>
    <w:p w14:paraId="0D02FF27" w14:textId="346BEE6E" w:rsidR="00C120B2" w:rsidRPr="000159CA" w:rsidRDefault="00530A0D" w:rsidP="008D62ED">
      <w:pPr>
        <w:numPr>
          <w:ilvl w:val="2"/>
          <w:numId w:val="14"/>
        </w:numPr>
        <w:pBdr>
          <w:top w:val="nil"/>
          <w:left w:val="nil"/>
          <w:bottom w:val="nil"/>
          <w:right w:val="nil"/>
          <w:between w:val="nil"/>
        </w:pBdr>
        <w:tabs>
          <w:tab w:val="left" w:pos="975"/>
        </w:tabs>
        <w:spacing w:before="37"/>
        <w:ind w:left="993" w:right="161" w:hanging="284"/>
        <w:jc w:val="both"/>
        <w:rPr>
          <w:color w:val="000000"/>
          <w:sz w:val="20"/>
          <w:szCs w:val="20"/>
        </w:rPr>
      </w:pPr>
      <w:r w:rsidRPr="000159CA">
        <w:rPr>
          <w:color w:val="000000"/>
          <w:sz w:val="20"/>
          <w:szCs w:val="20"/>
        </w:rPr>
        <w:t xml:space="preserve">El resto de </w:t>
      </w:r>
      <w:r w:rsidR="00303E0A" w:rsidRPr="000159CA">
        <w:rPr>
          <w:color w:val="000000"/>
          <w:sz w:val="20"/>
          <w:szCs w:val="20"/>
        </w:rPr>
        <w:t>las solicitudes</w:t>
      </w:r>
      <w:r w:rsidRPr="000159CA">
        <w:rPr>
          <w:color w:val="000000"/>
          <w:sz w:val="20"/>
          <w:szCs w:val="20"/>
        </w:rPr>
        <w:t xml:space="preserve"> se podrán cursar </w:t>
      </w:r>
      <w:r w:rsidR="00C94664" w:rsidRPr="000159CA">
        <w:rPr>
          <w:color w:val="000000"/>
          <w:sz w:val="20"/>
          <w:szCs w:val="20"/>
        </w:rPr>
        <w:t>a través de</w:t>
      </w:r>
      <w:r w:rsidR="002A4EB9" w:rsidRPr="000159CA">
        <w:rPr>
          <w:color w:val="000000"/>
          <w:sz w:val="20"/>
          <w:szCs w:val="20"/>
        </w:rPr>
        <w:t xml:space="preserve"> </w:t>
      </w:r>
      <w:r w:rsidR="00C94664" w:rsidRPr="000159CA">
        <w:rPr>
          <w:color w:val="000000"/>
          <w:sz w:val="20"/>
          <w:szCs w:val="20"/>
        </w:rPr>
        <w:t>l</w:t>
      </w:r>
      <w:r w:rsidR="002A4EB9" w:rsidRPr="000159CA">
        <w:rPr>
          <w:color w:val="000000"/>
          <w:sz w:val="20"/>
          <w:szCs w:val="20"/>
        </w:rPr>
        <w:t>os</w:t>
      </w:r>
      <w:r w:rsidR="00C94664" w:rsidRPr="000159CA">
        <w:rPr>
          <w:color w:val="000000"/>
          <w:sz w:val="20"/>
          <w:szCs w:val="20"/>
        </w:rPr>
        <w:t xml:space="preserve"> </w:t>
      </w:r>
      <w:r w:rsidR="00C05ADF" w:rsidRPr="000159CA">
        <w:rPr>
          <w:color w:val="000000"/>
          <w:sz w:val="20"/>
          <w:szCs w:val="20"/>
        </w:rPr>
        <w:t>buz</w:t>
      </w:r>
      <w:r w:rsidR="002A4EB9" w:rsidRPr="000159CA">
        <w:rPr>
          <w:color w:val="000000"/>
          <w:sz w:val="20"/>
          <w:szCs w:val="20"/>
        </w:rPr>
        <w:t>ones</w:t>
      </w:r>
      <w:r w:rsidR="00C05ADF" w:rsidRPr="000159CA">
        <w:rPr>
          <w:color w:val="000000"/>
          <w:sz w:val="20"/>
          <w:szCs w:val="20"/>
        </w:rPr>
        <w:t xml:space="preserve"> que el Servicer tiene habilitado</w:t>
      </w:r>
      <w:r w:rsidR="002A4EB9" w:rsidRPr="000159CA">
        <w:rPr>
          <w:color w:val="000000"/>
          <w:sz w:val="20"/>
          <w:szCs w:val="20"/>
        </w:rPr>
        <w:t>s</w:t>
      </w:r>
      <w:r w:rsidR="00C05ADF" w:rsidRPr="000159CA">
        <w:rPr>
          <w:color w:val="000000"/>
          <w:sz w:val="20"/>
          <w:szCs w:val="20"/>
        </w:rPr>
        <w:t>:</w:t>
      </w:r>
    </w:p>
    <w:p w14:paraId="24277B1A" w14:textId="77777777" w:rsidR="00066594" w:rsidRPr="000159CA" w:rsidRDefault="00066594" w:rsidP="00066594">
      <w:pPr>
        <w:numPr>
          <w:ilvl w:val="3"/>
          <w:numId w:val="29"/>
        </w:numPr>
        <w:spacing w:line="276" w:lineRule="auto"/>
        <w:ind w:left="1276" w:right="161"/>
        <w:jc w:val="both"/>
        <w:rPr>
          <w:rFonts w:eastAsia="Times New Roman"/>
          <w:sz w:val="20"/>
          <w:szCs w:val="20"/>
        </w:rPr>
      </w:pPr>
      <w:r w:rsidRPr="000159CA">
        <w:rPr>
          <w:sz w:val="20"/>
          <w:szCs w:val="20"/>
        </w:rPr>
        <w:t>Solicitudes AS Cataluña:</w:t>
      </w:r>
      <w:r w:rsidRPr="000159CA">
        <w:rPr>
          <w:rFonts w:eastAsia="Times New Roman"/>
          <w:color w:val="1F497D"/>
          <w:sz w:val="20"/>
          <w:szCs w:val="20"/>
        </w:rPr>
        <w:t xml:space="preserve"> </w:t>
      </w:r>
      <w:hyperlink r:id="rId25" w:history="1">
        <w:r w:rsidRPr="000159CA">
          <w:rPr>
            <w:rStyle w:val="Hipervnculo"/>
            <w:rFonts w:eastAsia="Times New Roman"/>
            <w:sz w:val="20"/>
            <w:szCs w:val="20"/>
          </w:rPr>
          <w:t>alquilersocial.catalunya@haya.es</w:t>
        </w:r>
      </w:hyperlink>
    </w:p>
    <w:p w14:paraId="00F03B5B" w14:textId="7D32E27B" w:rsidR="00066594" w:rsidRPr="000159CA" w:rsidRDefault="00066594" w:rsidP="00066594">
      <w:pPr>
        <w:numPr>
          <w:ilvl w:val="3"/>
          <w:numId w:val="29"/>
        </w:numPr>
        <w:spacing w:line="276" w:lineRule="auto"/>
        <w:ind w:left="1276" w:right="161"/>
        <w:jc w:val="both"/>
        <w:rPr>
          <w:rFonts w:eastAsia="Times New Roman"/>
          <w:sz w:val="20"/>
          <w:szCs w:val="20"/>
        </w:rPr>
      </w:pPr>
      <w:r w:rsidRPr="000159CA">
        <w:rPr>
          <w:sz w:val="20"/>
          <w:szCs w:val="20"/>
        </w:rPr>
        <w:t>Solicitudes fuera de Cataluña:</w:t>
      </w:r>
      <w:r w:rsidRPr="000159CA">
        <w:rPr>
          <w:rFonts w:eastAsia="Times New Roman"/>
          <w:color w:val="1F497D"/>
          <w:sz w:val="20"/>
          <w:szCs w:val="20"/>
        </w:rPr>
        <w:t xml:space="preserve"> </w:t>
      </w:r>
      <w:hyperlink r:id="rId26" w:history="1">
        <w:r w:rsidRPr="000159CA">
          <w:rPr>
            <w:rStyle w:val="Hipervnculo"/>
            <w:rFonts w:eastAsia="Times New Roman"/>
            <w:sz w:val="20"/>
            <w:szCs w:val="20"/>
          </w:rPr>
          <w:t>contratos.alquilersocial@haya.es</w:t>
        </w:r>
      </w:hyperlink>
    </w:p>
    <w:p w14:paraId="2BA6B792" w14:textId="7C283AE6" w:rsidR="00066594" w:rsidRPr="000159CA" w:rsidRDefault="00066594" w:rsidP="00066594">
      <w:pPr>
        <w:pStyle w:val="Textocomentario"/>
        <w:ind w:left="993"/>
        <w:rPr>
          <w:rStyle w:val="Hipervnculo"/>
        </w:rPr>
      </w:pPr>
      <w:r w:rsidRPr="000159CA">
        <w:t xml:space="preserve">Se deberá incluir en copia siempre al buzón del Servicer: </w:t>
      </w:r>
      <w:hyperlink r:id="rId27" w:history="1">
        <w:r w:rsidRPr="000159CA">
          <w:rPr>
            <w:rStyle w:val="Hipervnculo"/>
          </w:rPr>
          <w:t>solicitudalquiler@haya.es</w:t>
        </w:r>
      </w:hyperlink>
      <w:r w:rsidRPr="000159CA">
        <w:rPr>
          <w:rStyle w:val="Refdecomentario"/>
          <w:sz w:val="20"/>
          <w:szCs w:val="20"/>
        </w:rPr>
        <w:annotationRef/>
      </w:r>
    </w:p>
    <w:p w14:paraId="2E688B7B" w14:textId="3B6D438A" w:rsidR="00E06734" w:rsidRPr="00E06734" w:rsidRDefault="00E06734" w:rsidP="00066594">
      <w:pPr>
        <w:pStyle w:val="Textocomentario"/>
        <w:ind w:left="993"/>
        <w:rPr>
          <w:color w:val="000000"/>
        </w:rPr>
      </w:pPr>
      <w:r w:rsidRPr="000159CA">
        <w:rPr>
          <w:color w:val="000000"/>
        </w:rPr>
        <w:t>Solo en aquellos casos excepcionales, donde no sea posible realizar esta gestión, la documentación se podrá recibir de forma física por valija en base a lo acordado en el Anexo 2 sobre el tratamiento de los datos de carácter personal.</w:t>
      </w:r>
    </w:p>
    <w:p w14:paraId="60D4FA94" w14:textId="309DC5A6" w:rsidR="00066594" w:rsidRPr="008C1AF1" w:rsidRDefault="00C05ADF" w:rsidP="00066594">
      <w:pPr>
        <w:numPr>
          <w:ilvl w:val="2"/>
          <w:numId w:val="14"/>
        </w:numPr>
        <w:pBdr>
          <w:top w:val="nil"/>
          <w:left w:val="nil"/>
          <w:bottom w:val="nil"/>
          <w:right w:val="nil"/>
          <w:between w:val="nil"/>
        </w:pBdr>
        <w:tabs>
          <w:tab w:val="left" w:pos="975"/>
        </w:tabs>
        <w:spacing w:before="37"/>
        <w:ind w:left="993" w:right="161" w:hanging="284"/>
        <w:jc w:val="both"/>
        <w:rPr>
          <w:color w:val="000000"/>
          <w:sz w:val="20"/>
          <w:szCs w:val="20"/>
        </w:rPr>
      </w:pPr>
      <w:r w:rsidRPr="008C1AF1">
        <w:rPr>
          <w:color w:val="000000"/>
          <w:sz w:val="20"/>
          <w:szCs w:val="20"/>
        </w:rPr>
        <w:t>En el caso de las sanciones de dación con alquiler social al amparo de la RDL 6/2012 o de cualquier otra disposición legal (estatal o autonómica), Recuperaciones remitirá la solicitud d</w:t>
      </w:r>
      <w:r w:rsidR="00530A0D" w:rsidRPr="008C1AF1">
        <w:rPr>
          <w:color w:val="000000"/>
          <w:sz w:val="20"/>
          <w:szCs w:val="20"/>
        </w:rPr>
        <w:t xml:space="preserve">e alquiler social al buzón del </w:t>
      </w:r>
      <w:r w:rsidRPr="008C1AF1">
        <w:rPr>
          <w:color w:val="000000"/>
          <w:sz w:val="20"/>
          <w:szCs w:val="20"/>
        </w:rPr>
        <w:t>Servicer, con copia al buzón de EGI, solicitándole informe de habitabilidad y si es favorable, la redacción y firma del contrato de alquiler social.</w:t>
      </w:r>
      <w:r w:rsidR="00066594" w:rsidRPr="008C1AF1">
        <w:rPr>
          <w:color w:val="000000"/>
          <w:sz w:val="20"/>
          <w:szCs w:val="20"/>
        </w:rPr>
        <w:t xml:space="preserve">  El Servicer realizará el reporte de </w:t>
      </w:r>
      <w:r w:rsidR="00066594" w:rsidRPr="008C1AF1">
        <w:rPr>
          <w:sz w:val="20"/>
          <w:szCs w:val="20"/>
        </w:rPr>
        <w:t>esta información a EGI BBVA vía email conforme a las especificaciones de protección de datos contenidas en el Anexo 2 Tratamiento de los datos de carácter personal.</w:t>
      </w:r>
    </w:p>
    <w:p w14:paraId="4F9E0914" w14:textId="4B572AD7" w:rsidR="00C120B2" w:rsidRDefault="00C05ADF" w:rsidP="008D62ED">
      <w:pPr>
        <w:pStyle w:val="Ttulo4"/>
        <w:numPr>
          <w:ilvl w:val="3"/>
          <w:numId w:val="41"/>
        </w:numPr>
        <w:ind w:left="567" w:right="161" w:firstLine="0"/>
      </w:pPr>
      <w:bookmarkStart w:id="15" w:name="_Toc39487426"/>
      <w:bookmarkStart w:id="16" w:name="_Toc52978400"/>
      <w:r>
        <w:rPr>
          <w:color w:val="0070C0"/>
          <w:sz w:val="20"/>
          <w:szCs w:val="20"/>
        </w:rPr>
        <w:t>Alta expediente</w:t>
      </w:r>
      <w:bookmarkEnd w:id="15"/>
      <w:bookmarkEnd w:id="16"/>
    </w:p>
    <w:p w14:paraId="7CCF1EA0" w14:textId="66DE86BB" w:rsidR="00C120B2" w:rsidRDefault="00C05ADF" w:rsidP="000E21B7">
      <w:pPr>
        <w:ind w:left="567"/>
        <w:rPr>
          <w:ins w:id="17" w:author="Natalia Peñalba Falkenthal" w:date="2020-09-29T12:38:00Z"/>
          <w:sz w:val="20"/>
        </w:rPr>
      </w:pPr>
      <w:r w:rsidRPr="00AE79E7">
        <w:rPr>
          <w:sz w:val="20"/>
        </w:rPr>
        <w:t xml:space="preserve">El Servicer </w:t>
      </w:r>
      <w:r w:rsidR="00E73FFB" w:rsidRPr="00AE79E7">
        <w:rPr>
          <w:sz w:val="20"/>
        </w:rPr>
        <w:t xml:space="preserve">registrará todas </w:t>
      </w:r>
      <w:r w:rsidRPr="00AE79E7">
        <w:rPr>
          <w:sz w:val="20"/>
        </w:rPr>
        <w:t>las solicitudes recibidas</w:t>
      </w:r>
      <w:r w:rsidR="00D81025">
        <w:rPr>
          <w:sz w:val="20"/>
        </w:rPr>
        <w:t xml:space="preserve"> con el objetivo de poder tener información mensual y acumulada a </w:t>
      </w:r>
      <w:r w:rsidR="00D81025" w:rsidRPr="00506F2C">
        <w:rPr>
          <w:sz w:val="20"/>
        </w:rPr>
        <w:t>01/01/2019</w:t>
      </w:r>
      <w:r w:rsidR="00D81025">
        <w:rPr>
          <w:sz w:val="20"/>
        </w:rPr>
        <w:t xml:space="preserve"> de todas las solicitudes entrantes (el registro se anonimizará mediante códigos para la protección de los datos personales).</w:t>
      </w:r>
    </w:p>
    <w:p w14:paraId="10BADF17" w14:textId="21EEB011" w:rsidR="00AD73CE" w:rsidRPr="00AE79E7" w:rsidDel="007C2944" w:rsidRDefault="00AD73CE" w:rsidP="000E21B7">
      <w:pPr>
        <w:ind w:left="567"/>
        <w:rPr>
          <w:del w:id="18" w:author="Natalia Peñalba Falkenthal" w:date="2020-09-29T12:40:00Z"/>
          <w:sz w:val="20"/>
        </w:rPr>
      </w:pPr>
    </w:p>
    <w:p w14:paraId="30D6E294" w14:textId="7EEB58DB" w:rsidR="00C120B2" w:rsidRDefault="00C05ADF" w:rsidP="008D62ED">
      <w:pPr>
        <w:pStyle w:val="Ttulo4"/>
        <w:numPr>
          <w:ilvl w:val="3"/>
          <w:numId w:val="41"/>
        </w:numPr>
        <w:ind w:left="567" w:firstLine="0"/>
      </w:pPr>
      <w:bookmarkStart w:id="19" w:name="_Toc39487427"/>
      <w:bookmarkStart w:id="20" w:name="_Toc52978401"/>
      <w:r>
        <w:rPr>
          <w:color w:val="0070C0"/>
          <w:sz w:val="20"/>
          <w:szCs w:val="20"/>
        </w:rPr>
        <w:t>Análisis requisitos deudor hipotecario</w:t>
      </w:r>
      <w:bookmarkEnd w:id="19"/>
      <w:bookmarkEnd w:id="20"/>
    </w:p>
    <w:p w14:paraId="4117FB6B" w14:textId="1875DC35" w:rsidR="00C120B2" w:rsidRDefault="00C05ADF" w:rsidP="00B6564B">
      <w:pPr>
        <w:spacing w:before="36"/>
        <w:ind w:left="567" w:right="161"/>
        <w:jc w:val="both"/>
        <w:rPr>
          <w:sz w:val="20"/>
        </w:rPr>
      </w:pPr>
      <w:r w:rsidRPr="00B6564B">
        <w:rPr>
          <w:sz w:val="20"/>
        </w:rPr>
        <w:t>Para realizar el análisis del solicitante, el Servicer</w:t>
      </w:r>
      <w:r w:rsidR="00C27654">
        <w:rPr>
          <w:sz w:val="20"/>
        </w:rPr>
        <w:t xml:space="preserve"> (aplica para bloques 3 y 4)</w:t>
      </w:r>
      <w:r w:rsidRPr="00B6564B">
        <w:rPr>
          <w:sz w:val="20"/>
        </w:rPr>
        <w:t>:</w:t>
      </w:r>
    </w:p>
    <w:p w14:paraId="27B422A3" w14:textId="77777777" w:rsidR="00B6564B" w:rsidRPr="00B6564B" w:rsidRDefault="00B6564B" w:rsidP="00B6564B">
      <w:pPr>
        <w:spacing w:before="36"/>
        <w:ind w:left="567" w:right="161"/>
        <w:jc w:val="both"/>
        <w:rPr>
          <w:sz w:val="20"/>
        </w:rPr>
      </w:pPr>
    </w:p>
    <w:p w14:paraId="50150D37" w14:textId="77777777" w:rsidR="00C120B2" w:rsidRPr="007B378D" w:rsidRDefault="00C05ADF" w:rsidP="008D62ED">
      <w:pPr>
        <w:numPr>
          <w:ilvl w:val="2"/>
          <w:numId w:val="14"/>
        </w:numPr>
        <w:pBdr>
          <w:top w:val="nil"/>
          <w:left w:val="nil"/>
          <w:bottom w:val="nil"/>
          <w:right w:val="nil"/>
          <w:between w:val="nil"/>
        </w:pBdr>
        <w:tabs>
          <w:tab w:val="left" w:pos="975"/>
        </w:tabs>
        <w:spacing w:before="37"/>
        <w:ind w:left="993" w:right="161" w:hanging="284"/>
        <w:jc w:val="both"/>
        <w:rPr>
          <w:color w:val="000000"/>
          <w:sz w:val="20"/>
          <w:szCs w:val="20"/>
        </w:rPr>
      </w:pPr>
      <w:r w:rsidRPr="007B378D">
        <w:rPr>
          <w:color w:val="000000"/>
          <w:sz w:val="20"/>
          <w:szCs w:val="20"/>
        </w:rPr>
        <w:t xml:space="preserve">Consultará a Recuperaciones BBVA (buzón: </w:t>
      </w:r>
      <w:r w:rsidRPr="00B6564B">
        <w:rPr>
          <w:rStyle w:val="Hipervnculo"/>
          <w:sz w:val="20"/>
          <w:szCs w:val="20"/>
        </w:rPr>
        <w:t>territoriosrecup.es@bbva.com</w:t>
      </w:r>
      <w:r w:rsidRPr="007B378D">
        <w:rPr>
          <w:color w:val="000000"/>
          <w:sz w:val="20"/>
          <w:szCs w:val="20"/>
        </w:rPr>
        <w:t xml:space="preserve">) si se trata o no de un deudor hipotecario. En la consulta, además del nombre y apellidos, se especificará el D.N.I del solicitante.  Recuperaciones BBVA informará por el mismo medio al Servicer (plazo: 5 días hábiles) sobre el tratamiento de la operación, indicando si se trata de un deudor hipotecario que ha perdido vivienda como consecuencia de adjudicación </w:t>
      </w:r>
      <w:proofErr w:type="spellStart"/>
      <w:r w:rsidRPr="007B378D">
        <w:rPr>
          <w:color w:val="000000"/>
          <w:sz w:val="20"/>
          <w:szCs w:val="20"/>
        </w:rPr>
        <w:t>ó</w:t>
      </w:r>
      <w:proofErr w:type="spellEnd"/>
      <w:r w:rsidRPr="007B378D">
        <w:rPr>
          <w:color w:val="000000"/>
          <w:sz w:val="20"/>
          <w:szCs w:val="20"/>
        </w:rPr>
        <w:t xml:space="preserve"> es un deudor hipotecario que no ha perdido aún la vivienda, en cuyo caso le remitirá a su oficina BBVA y si aplica o no una dación en pago (sanción económica), en cuyo caso será BBVA el encargado de sancionar internamente la operación (formalizar la dación), solicitar al Servicer el informe de habitabilidad, comunicar la decisión al solicitante y, en su caso, coordinar la firma del contrato de alquiler. </w:t>
      </w:r>
    </w:p>
    <w:p w14:paraId="52A8CC8C" w14:textId="77777777" w:rsidR="00C120B2" w:rsidRPr="007B378D" w:rsidRDefault="00C120B2" w:rsidP="007B378D">
      <w:pPr>
        <w:pBdr>
          <w:top w:val="nil"/>
          <w:left w:val="nil"/>
          <w:bottom w:val="nil"/>
          <w:right w:val="nil"/>
          <w:between w:val="nil"/>
        </w:pBdr>
        <w:tabs>
          <w:tab w:val="left" w:pos="975"/>
        </w:tabs>
        <w:spacing w:before="37"/>
        <w:ind w:left="993" w:right="161"/>
        <w:jc w:val="both"/>
        <w:rPr>
          <w:color w:val="000000"/>
          <w:sz w:val="20"/>
          <w:szCs w:val="20"/>
        </w:rPr>
      </w:pPr>
    </w:p>
    <w:p w14:paraId="30BC0155" w14:textId="77777777" w:rsidR="00C120B2" w:rsidRPr="007B378D" w:rsidRDefault="00C05ADF" w:rsidP="008D62ED">
      <w:pPr>
        <w:numPr>
          <w:ilvl w:val="2"/>
          <w:numId w:val="14"/>
        </w:numPr>
        <w:pBdr>
          <w:top w:val="nil"/>
          <w:left w:val="nil"/>
          <w:bottom w:val="nil"/>
          <w:right w:val="nil"/>
          <w:between w:val="nil"/>
        </w:pBdr>
        <w:tabs>
          <w:tab w:val="left" w:pos="975"/>
        </w:tabs>
        <w:spacing w:before="37"/>
        <w:ind w:left="993" w:right="161" w:hanging="284"/>
        <w:jc w:val="both"/>
        <w:rPr>
          <w:color w:val="000000"/>
          <w:sz w:val="20"/>
          <w:szCs w:val="20"/>
        </w:rPr>
      </w:pPr>
      <w:r w:rsidRPr="007B378D">
        <w:rPr>
          <w:color w:val="000000"/>
          <w:sz w:val="20"/>
          <w:szCs w:val="20"/>
        </w:rPr>
        <w:t>Resultado de la consulta a Recuperaciones BBVA:</w:t>
      </w:r>
    </w:p>
    <w:p w14:paraId="378BF7FD" w14:textId="77777777" w:rsidR="00C120B2" w:rsidRPr="001D6A28" w:rsidRDefault="00C05ADF" w:rsidP="008D62ED">
      <w:pPr>
        <w:pStyle w:val="Prrafodelista"/>
        <w:numPr>
          <w:ilvl w:val="0"/>
          <w:numId w:val="25"/>
        </w:numPr>
        <w:spacing w:before="38" w:line="276" w:lineRule="auto"/>
        <w:ind w:left="1418" w:right="161"/>
      </w:pPr>
      <w:r w:rsidRPr="001D6A28">
        <w:t>Si es deudor hipotecario: se continúa con la tramitación del expediente</w:t>
      </w:r>
    </w:p>
    <w:p w14:paraId="419B541C" w14:textId="3DDCB38E" w:rsidR="00C120B2" w:rsidRPr="00B25F84" w:rsidRDefault="001D6A28" w:rsidP="008D62ED">
      <w:pPr>
        <w:pStyle w:val="Prrafodelista"/>
        <w:numPr>
          <w:ilvl w:val="0"/>
          <w:numId w:val="25"/>
        </w:numPr>
        <w:spacing w:before="38" w:line="276" w:lineRule="auto"/>
        <w:ind w:left="1418" w:right="161"/>
      </w:pPr>
      <w:r w:rsidRPr="001D6A28">
        <w:lastRenderedPageBreak/>
        <w:t xml:space="preserve">Si no es deudor hipotecario: </w:t>
      </w:r>
      <w:r w:rsidR="00C05ADF" w:rsidRPr="001D6A28">
        <w:t xml:space="preserve">el Servicer comunica al solicitante por burofax </w:t>
      </w:r>
      <w:r w:rsidR="001F46F6" w:rsidRPr="001D6A28">
        <w:t>que,</w:t>
      </w:r>
      <w:r w:rsidR="00C05ADF" w:rsidRPr="001D6A28">
        <w:t xml:space="preserve"> al no ser un deudor hipotecario </w:t>
      </w:r>
      <w:r w:rsidR="00C25C0A" w:rsidRPr="001D6A28">
        <w:t>de BBVA</w:t>
      </w:r>
      <w:r w:rsidR="00C05ADF" w:rsidRPr="001D6A28">
        <w:t>, se desestima su solicitud.</w:t>
      </w:r>
    </w:p>
    <w:p w14:paraId="7EF699C0" w14:textId="08613BFA" w:rsidR="00C120B2" w:rsidRDefault="00C05ADF" w:rsidP="008D62ED">
      <w:pPr>
        <w:pStyle w:val="Ttulo4"/>
        <w:numPr>
          <w:ilvl w:val="3"/>
          <w:numId w:val="41"/>
        </w:numPr>
        <w:ind w:left="567" w:right="161" w:firstLine="0"/>
      </w:pPr>
      <w:bookmarkStart w:id="21" w:name="_Toc39487428"/>
      <w:bookmarkStart w:id="22" w:name="_Toc52978402"/>
      <w:r>
        <w:rPr>
          <w:color w:val="0070C0"/>
          <w:sz w:val="20"/>
          <w:szCs w:val="20"/>
        </w:rPr>
        <w:t>Filtro documentación completa recibida</w:t>
      </w:r>
      <w:bookmarkEnd w:id="21"/>
      <w:bookmarkEnd w:id="22"/>
      <w:r>
        <w:rPr>
          <w:color w:val="0070C0"/>
          <w:sz w:val="20"/>
          <w:szCs w:val="20"/>
        </w:rPr>
        <w:t xml:space="preserve"> </w:t>
      </w:r>
    </w:p>
    <w:p w14:paraId="557543F3" w14:textId="77777777" w:rsidR="00C120B2" w:rsidRPr="001D6A28" w:rsidRDefault="00C05ADF" w:rsidP="000E21B7">
      <w:pPr>
        <w:spacing w:before="1" w:line="276" w:lineRule="auto"/>
        <w:ind w:left="567" w:right="161"/>
        <w:jc w:val="both"/>
        <w:rPr>
          <w:ins w:id="23" w:author="ELVIRA PERDOMO, FERNANDO [2]" w:date="2020-04-14T11:23:00Z"/>
          <w:sz w:val="20"/>
          <w:szCs w:val="20"/>
        </w:rPr>
      </w:pPr>
      <w:r w:rsidRPr="001D6A28">
        <w:rPr>
          <w:sz w:val="20"/>
          <w:szCs w:val="20"/>
        </w:rPr>
        <w:t xml:space="preserve">Una vez superado el filtro de deudor hipotecario, </w:t>
      </w:r>
    </w:p>
    <w:p w14:paraId="0EBC9C05" w14:textId="328DF048" w:rsidR="00C120B2" w:rsidRPr="007B378D" w:rsidRDefault="00C05ADF" w:rsidP="008D62ED">
      <w:pPr>
        <w:numPr>
          <w:ilvl w:val="2"/>
          <w:numId w:val="14"/>
        </w:numPr>
        <w:pBdr>
          <w:top w:val="nil"/>
          <w:left w:val="nil"/>
          <w:bottom w:val="nil"/>
          <w:right w:val="nil"/>
          <w:between w:val="nil"/>
        </w:pBdr>
        <w:tabs>
          <w:tab w:val="left" w:pos="975"/>
        </w:tabs>
        <w:spacing w:before="37"/>
        <w:ind w:left="993" w:right="161" w:hanging="284"/>
        <w:jc w:val="both"/>
        <w:rPr>
          <w:color w:val="000000"/>
          <w:sz w:val="20"/>
          <w:szCs w:val="20"/>
        </w:rPr>
      </w:pPr>
      <w:r w:rsidRPr="007B378D">
        <w:rPr>
          <w:color w:val="000000"/>
          <w:sz w:val="20"/>
          <w:szCs w:val="20"/>
        </w:rPr>
        <w:t>FSV: el Servicer comprobará si la documentación recibida es suficiente o bien es necesario pedir al solicitante que aporte la documentación pendiente</w:t>
      </w:r>
      <w:r w:rsidR="00D657A0">
        <w:rPr>
          <w:color w:val="000000"/>
          <w:sz w:val="20"/>
          <w:szCs w:val="20"/>
        </w:rPr>
        <w:t xml:space="preserve"> (aplica a bloque 3 y 4)</w:t>
      </w:r>
      <w:r w:rsidRPr="007B378D">
        <w:rPr>
          <w:color w:val="000000"/>
          <w:sz w:val="20"/>
          <w:szCs w:val="20"/>
        </w:rPr>
        <w:t>.</w:t>
      </w:r>
    </w:p>
    <w:p w14:paraId="74BA1E04" w14:textId="77777777" w:rsidR="00C120B2" w:rsidRPr="007B378D" w:rsidRDefault="00C05ADF" w:rsidP="008D62ED">
      <w:pPr>
        <w:numPr>
          <w:ilvl w:val="2"/>
          <w:numId w:val="14"/>
        </w:numPr>
        <w:pBdr>
          <w:top w:val="nil"/>
          <w:left w:val="nil"/>
          <w:bottom w:val="nil"/>
          <w:right w:val="nil"/>
          <w:between w:val="nil"/>
        </w:pBdr>
        <w:tabs>
          <w:tab w:val="left" w:pos="975"/>
        </w:tabs>
        <w:spacing w:before="37"/>
        <w:ind w:left="993" w:right="161" w:hanging="284"/>
        <w:jc w:val="both"/>
        <w:rPr>
          <w:color w:val="000000"/>
          <w:sz w:val="20"/>
          <w:szCs w:val="20"/>
        </w:rPr>
      </w:pPr>
      <w:r w:rsidRPr="007B378D">
        <w:rPr>
          <w:color w:val="000000"/>
          <w:sz w:val="20"/>
          <w:szCs w:val="20"/>
        </w:rPr>
        <w:t xml:space="preserve">CBP: Canal de comunicación con BBVA para sancionar petición. Buzón Recuperaciones: </w:t>
      </w:r>
      <w:r w:rsidRPr="002C7F53">
        <w:rPr>
          <w:rStyle w:val="Hipervnculo"/>
          <w:sz w:val="20"/>
          <w:szCs w:val="20"/>
        </w:rPr>
        <w:t>territoriosrecup.es@bbva.com.</w:t>
      </w:r>
      <w:r w:rsidRPr="007B378D">
        <w:rPr>
          <w:color w:val="000000"/>
          <w:sz w:val="20"/>
          <w:szCs w:val="20"/>
        </w:rPr>
        <w:t xml:space="preserve"> </w:t>
      </w:r>
    </w:p>
    <w:p w14:paraId="231E741E" w14:textId="4FF9A911" w:rsidR="00C120B2" w:rsidRPr="001E2F32" w:rsidRDefault="00C05ADF" w:rsidP="008D62ED">
      <w:pPr>
        <w:numPr>
          <w:ilvl w:val="2"/>
          <w:numId w:val="14"/>
        </w:numPr>
        <w:pBdr>
          <w:top w:val="nil"/>
          <w:left w:val="nil"/>
          <w:bottom w:val="nil"/>
          <w:right w:val="nil"/>
          <w:between w:val="nil"/>
        </w:pBdr>
        <w:tabs>
          <w:tab w:val="left" w:pos="975"/>
        </w:tabs>
        <w:spacing w:before="37"/>
        <w:ind w:left="993" w:right="161" w:hanging="284"/>
        <w:jc w:val="both"/>
        <w:rPr>
          <w:color w:val="000000"/>
          <w:sz w:val="20"/>
          <w:szCs w:val="20"/>
        </w:rPr>
      </w:pPr>
      <w:r w:rsidRPr="001E2F32">
        <w:rPr>
          <w:color w:val="000000"/>
          <w:sz w:val="20"/>
          <w:szCs w:val="20"/>
        </w:rPr>
        <w:t>Moratoria: Vendrá a través de SSJJ Servicer</w:t>
      </w:r>
      <w:del w:id="24" w:author="ELVIRA PERDOMO, FERNANDO" w:date="2020-10-19T13:31:00Z">
        <w:r w:rsidRPr="001E2F32" w:rsidDel="00871E17">
          <w:rPr>
            <w:color w:val="000000"/>
            <w:sz w:val="20"/>
            <w:szCs w:val="20"/>
          </w:rPr>
          <w:delText xml:space="preserve"> </w:delText>
        </w:r>
      </w:del>
      <w:r w:rsidR="000A158E" w:rsidRPr="001E2F32">
        <w:rPr>
          <w:color w:val="000000"/>
          <w:sz w:val="20"/>
          <w:szCs w:val="20"/>
        </w:rPr>
        <w:t>.</w:t>
      </w:r>
    </w:p>
    <w:p w14:paraId="625975B1" w14:textId="77777777" w:rsidR="00C120B2" w:rsidRPr="001D6A28" w:rsidRDefault="00C120B2" w:rsidP="000E21B7">
      <w:pPr>
        <w:spacing w:before="1" w:line="276" w:lineRule="auto"/>
        <w:ind w:left="567" w:right="161"/>
        <w:jc w:val="both"/>
        <w:rPr>
          <w:sz w:val="20"/>
          <w:szCs w:val="20"/>
          <w:highlight w:val="yellow"/>
        </w:rPr>
      </w:pPr>
    </w:p>
    <w:p w14:paraId="6357248B" w14:textId="43DD0C33" w:rsidR="00C120B2" w:rsidRPr="00C36B40" w:rsidRDefault="00C05ADF" w:rsidP="00C36B40">
      <w:pPr>
        <w:spacing w:before="1" w:line="276" w:lineRule="auto"/>
        <w:ind w:left="567" w:right="161"/>
        <w:jc w:val="both"/>
        <w:rPr>
          <w:strike/>
        </w:rPr>
      </w:pPr>
      <w:r w:rsidRPr="001D6A28">
        <w:rPr>
          <w:sz w:val="20"/>
          <w:szCs w:val="20"/>
        </w:rPr>
        <w:t>En ese caso, el Servicer contactará con el solicitante vía mail o teléfono, y le enviará detalle de la documentación acreditativa que falta para que la aporte a la mayor brevedad posible a través de una oficina BBVA</w:t>
      </w:r>
      <w:r w:rsidR="001D6A28" w:rsidRPr="001D6A28">
        <w:rPr>
          <w:sz w:val="20"/>
          <w:szCs w:val="20"/>
        </w:rPr>
        <w:t>.</w:t>
      </w:r>
      <w:ins w:id="25" w:author="Daniel Leganes Ferreras" w:date="2020-06-23T14:20:00Z">
        <w:r w:rsidR="00373181">
          <w:rPr>
            <w:sz w:val="20"/>
            <w:szCs w:val="20"/>
          </w:rPr>
          <w:t xml:space="preserve"> </w:t>
        </w:r>
      </w:ins>
    </w:p>
    <w:p w14:paraId="2121E03C" w14:textId="5A4CFB57" w:rsidR="00C120B2" w:rsidRDefault="00C05ADF" w:rsidP="008D62ED">
      <w:pPr>
        <w:pStyle w:val="Ttulo4"/>
        <w:numPr>
          <w:ilvl w:val="3"/>
          <w:numId w:val="41"/>
        </w:numPr>
        <w:ind w:left="567" w:right="161" w:firstLine="0"/>
      </w:pPr>
      <w:bookmarkStart w:id="26" w:name="_Toc39487429"/>
      <w:bookmarkStart w:id="27" w:name="_Toc52978403"/>
      <w:r>
        <w:rPr>
          <w:color w:val="0070C0"/>
          <w:sz w:val="20"/>
          <w:szCs w:val="20"/>
        </w:rPr>
        <w:t>Filtro disponibilidad Fondo Social de Viviendas</w:t>
      </w:r>
      <w:bookmarkEnd w:id="26"/>
      <w:bookmarkEnd w:id="27"/>
    </w:p>
    <w:p w14:paraId="51B8AAC5" w14:textId="75CD798D" w:rsidR="00C120B2" w:rsidRPr="001D6A28" w:rsidRDefault="00C05ADF" w:rsidP="000E21B7">
      <w:pPr>
        <w:ind w:left="567"/>
        <w:jc w:val="both"/>
        <w:rPr>
          <w:sz w:val="20"/>
          <w:szCs w:val="20"/>
        </w:rPr>
      </w:pPr>
      <w:r w:rsidRPr="001D6A28">
        <w:rPr>
          <w:sz w:val="20"/>
          <w:szCs w:val="20"/>
        </w:rPr>
        <w:t xml:space="preserve">En el caso de que la tipología de la solicitud de alquiler </w:t>
      </w:r>
      <w:r w:rsidR="005D7E35" w:rsidRPr="001D6A28">
        <w:rPr>
          <w:sz w:val="20"/>
          <w:szCs w:val="20"/>
        </w:rPr>
        <w:t>corresponda al</w:t>
      </w:r>
      <w:r w:rsidRPr="001D6A28">
        <w:rPr>
          <w:sz w:val="20"/>
          <w:szCs w:val="20"/>
        </w:rPr>
        <w:t xml:space="preserve"> bloque 3 (Fondo Social de Viviendas), antes de analizar si el solicitante es vulnerable, se verificará si el cupo del FSV está lleno o no</w:t>
      </w:r>
      <w:r w:rsidR="00AD1C28">
        <w:rPr>
          <w:sz w:val="20"/>
          <w:szCs w:val="20"/>
        </w:rPr>
        <w:t xml:space="preserve"> (ver apartado 8</w:t>
      </w:r>
      <w:r w:rsidR="00883156">
        <w:rPr>
          <w:sz w:val="20"/>
          <w:szCs w:val="20"/>
        </w:rPr>
        <w:t xml:space="preserve"> del documento</w:t>
      </w:r>
      <w:r w:rsidR="00E85698">
        <w:rPr>
          <w:sz w:val="20"/>
          <w:szCs w:val="20"/>
        </w:rPr>
        <w:t xml:space="preserve"> “Criterios para evaluar el cupo de viviendas libres FSV</w:t>
      </w:r>
      <w:r w:rsidR="00883156">
        <w:rPr>
          <w:sz w:val="20"/>
          <w:szCs w:val="20"/>
        </w:rPr>
        <w:t>)</w:t>
      </w:r>
      <w:r w:rsidRPr="001D6A28">
        <w:rPr>
          <w:sz w:val="20"/>
          <w:szCs w:val="20"/>
        </w:rPr>
        <w:t>, en función de la casuística de la solicitud, denegando las solicitudes en el caso de que no haya disponibilidad de inmuebles</w:t>
      </w:r>
      <w:r w:rsidR="00E11B8C">
        <w:rPr>
          <w:sz w:val="20"/>
          <w:szCs w:val="20"/>
        </w:rPr>
        <w:t xml:space="preserve"> (el análisis se hará en función de la operativa acordada “Estrategia y Propuesta Operativa FSV que se detalla en el Anexo </w:t>
      </w:r>
      <w:r w:rsidR="0043488A">
        <w:rPr>
          <w:sz w:val="20"/>
          <w:szCs w:val="20"/>
        </w:rPr>
        <w:t>4</w:t>
      </w:r>
      <w:r w:rsidR="00E11B8C">
        <w:rPr>
          <w:sz w:val="20"/>
          <w:szCs w:val="20"/>
        </w:rPr>
        <w:t xml:space="preserve"> de este documento)</w:t>
      </w:r>
      <w:r w:rsidRPr="001D6A28">
        <w:rPr>
          <w:sz w:val="20"/>
          <w:szCs w:val="20"/>
        </w:rPr>
        <w:t xml:space="preserve">: </w:t>
      </w:r>
    </w:p>
    <w:p w14:paraId="347C382F" w14:textId="77777777" w:rsidR="00C120B2" w:rsidRPr="001D6A28" w:rsidRDefault="00C120B2" w:rsidP="000E21B7">
      <w:pPr>
        <w:ind w:left="567" w:hanging="425"/>
        <w:rPr>
          <w:sz w:val="20"/>
          <w:szCs w:val="20"/>
        </w:rPr>
      </w:pPr>
    </w:p>
    <w:p w14:paraId="1C843D24" w14:textId="77777777" w:rsidR="00C120B2" w:rsidRPr="001D6A28" w:rsidRDefault="00C05ADF" w:rsidP="0016262F">
      <w:pPr>
        <w:numPr>
          <w:ilvl w:val="3"/>
          <w:numId w:val="10"/>
        </w:numPr>
        <w:spacing w:line="276" w:lineRule="auto"/>
        <w:ind w:left="851" w:right="161" w:hanging="331"/>
        <w:jc w:val="both"/>
      </w:pPr>
      <w:r w:rsidRPr="001D6A28">
        <w:rPr>
          <w:sz w:val="20"/>
          <w:szCs w:val="20"/>
        </w:rPr>
        <w:t>Solicitantes (deudores hipotecarios de BBVA) que provienen de una Ejecución Hipotecaria (EH) y piden vivienda del stock libre del FSV (ya no residen en su propia vivienda):</w:t>
      </w:r>
    </w:p>
    <w:p w14:paraId="182A4E4B" w14:textId="7BDC0BD2" w:rsidR="00C120B2" w:rsidRPr="001D6A28" w:rsidRDefault="00C05ADF" w:rsidP="008D62ED">
      <w:pPr>
        <w:numPr>
          <w:ilvl w:val="4"/>
          <w:numId w:val="32"/>
        </w:numPr>
        <w:spacing w:line="276" w:lineRule="auto"/>
        <w:ind w:left="1134" w:right="161" w:hanging="283"/>
        <w:jc w:val="both"/>
        <w:rPr>
          <w:sz w:val="20"/>
          <w:szCs w:val="20"/>
        </w:rPr>
      </w:pPr>
      <w:r w:rsidRPr="001D6A28">
        <w:rPr>
          <w:sz w:val="20"/>
          <w:szCs w:val="20"/>
        </w:rPr>
        <w:t>FSV está completo (</w:t>
      </w:r>
      <w:r w:rsidR="001D6A28">
        <w:rPr>
          <w:sz w:val="20"/>
          <w:szCs w:val="20"/>
        </w:rPr>
        <w:t>no hay cupo libre de viviendas</w:t>
      </w:r>
      <w:r w:rsidRPr="001D6A28">
        <w:rPr>
          <w:sz w:val="20"/>
          <w:szCs w:val="20"/>
        </w:rPr>
        <w:t>: se le comunica al solicitante esta circunstancia.</w:t>
      </w:r>
      <w:r w:rsidR="00304C4F">
        <w:rPr>
          <w:sz w:val="20"/>
          <w:szCs w:val="20"/>
        </w:rPr>
        <w:t xml:space="preserve"> El ámbito geográfico que se entiende para atender si hay vivienda será el propio municipio.</w:t>
      </w:r>
    </w:p>
    <w:p w14:paraId="2A0A6046" w14:textId="77777777" w:rsidR="00C120B2" w:rsidRPr="001D6A28" w:rsidRDefault="007B378D" w:rsidP="008D62ED">
      <w:pPr>
        <w:numPr>
          <w:ilvl w:val="4"/>
          <w:numId w:val="32"/>
        </w:numPr>
        <w:tabs>
          <w:tab w:val="left" w:pos="1051"/>
          <w:tab w:val="left" w:pos="1052"/>
        </w:tabs>
        <w:ind w:left="1134" w:hanging="283"/>
        <w:rPr>
          <w:sz w:val="20"/>
          <w:szCs w:val="20"/>
        </w:rPr>
      </w:pPr>
      <w:r>
        <w:rPr>
          <w:sz w:val="20"/>
          <w:szCs w:val="20"/>
        </w:rPr>
        <w:t xml:space="preserve">  </w:t>
      </w:r>
      <w:r w:rsidR="00C05ADF" w:rsidRPr="001D6A28">
        <w:rPr>
          <w:sz w:val="20"/>
          <w:szCs w:val="20"/>
        </w:rPr>
        <w:t xml:space="preserve">En el supuesto de que hubiera viviendas disponibles de FSV, se continuará con la tramitación del expediente  </w:t>
      </w:r>
    </w:p>
    <w:p w14:paraId="6B1C2CC7" w14:textId="77777777" w:rsidR="00C120B2" w:rsidRPr="001D6A28" w:rsidRDefault="00C05ADF" w:rsidP="0016262F">
      <w:pPr>
        <w:numPr>
          <w:ilvl w:val="3"/>
          <w:numId w:val="10"/>
        </w:numPr>
        <w:spacing w:line="276" w:lineRule="auto"/>
        <w:ind w:left="851" w:right="161" w:hanging="331"/>
        <w:jc w:val="both"/>
        <w:rPr>
          <w:sz w:val="20"/>
          <w:szCs w:val="20"/>
        </w:rPr>
      </w:pPr>
      <w:r w:rsidRPr="001D6A28">
        <w:rPr>
          <w:sz w:val="20"/>
          <w:szCs w:val="20"/>
        </w:rPr>
        <w:t>Solicitantes cuya vivienda se ha adjudicado BBVA como consecuencia de una Ejecución hipotecaria pero que aún no se ha tomado posesión de la misma y solicitan alquiler social en la misma al amparo de la Adenda del FSV de 2015:</w:t>
      </w:r>
    </w:p>
    <w:p w14:paraId="32EEB5D8" w14:textId="77777777" w:rsidR="00C120B2" w:rsidRPr="001D6A28" w:rsidRDefault="00C05ADF" w:rsidP="008D62ED">
      <w:pPr>
        <w:numPr>
          <w:ilvl w:val="4"/>
          <w:numId w:val="32"/>
        </w:numPr>
        <w:spacing w:line="276" w:lineRule="auto"/>
        <w:ind w:left="1134" w:right="161" w:hanging="283"/>
        <w:jc w:val="both"/>
        <w:rPr>
          <w:sz w:val="20"/>
          <w:szCs w:val="20"/>
        </w:rPr>
      </w:pPr>
      <w:r w:rsidRPr="001D6A28">
        <w:rPr>
          <w:sz w:val="20"/>
          <w:szCs w:val="20"/>
        </w:rPr>
        <w:t>FSV está completo (el cupo comprometido por BBVA para FSV está completo): se le comunica al solicitante esta circunstancia.</w:t>
      </w:r>
    </w:p>
    <w:p w14:paraId="0AC2FA83" w14:textId="4328AB2C" w:rsidR="00C120B2" w:rsidRPr="001D6A28" w:rsidRDefault="00C05ADF" w:rsidP="008D62ED">
      <w:pPr>
        <w:numPr>
          <w:ilvl w:val="4"/>
          <w:numId w:val="32"/>
        </w:numPr>
        <w:spacing w:line="276" w:lineRule="auto"/>
        <w:ind w:left="1134" w:right="161" w:hanging="283"/>
        <w:jc w:val="both"/>
        <w:rPr>
          <w:sz w:val="20"/>
          <w:szCs w:val="20"/>
        </w:rPr>
      </w:pPr>
      <w:r w:rsidRPr="001D6A28">
        <w:rPr>
          <w:sz w:val="20"/>
          <w:szCs w:val="20"/>
        </w:rPr>
        <w:t>En el supuesto de que el cupo de FSV no esté lleno, se continuará con la tramitación del expediente</w:t>
      </w:r>
      <w:r w:rsidR="00252732">
        <w:rPr>
          <w:sz w:val="20"/>
          <w:szCs w:val="20"/>
        </w:rPr>
        <w:t xml:space="preserve"> (</w:t>
      </w:r>
      <w:r w:rsidR="00FA4CEE">
        <w:rPr>
          <w:sz w:val="20"/>
          <w:szCs w:val="20"/>
        </w:rPr>
        <w:t xml:space="preserve">si por el contrario, </w:t>
      </w:r>
      <w:r w:rsidR="00252732">
        <w:rPr>
          <w:sz w:val="20"/>
          <w:szCs w:val="20"/>
        </w:rPr>
        <w:t>no se continuará con la toma de posesión se comunicar</w:t>
      </w:r>
      <w:r w:rsidR="006102C3">
        <w:rPr>
          <w:sz w:val="20"/>
          <w:szCs w:val="20"/>
        </w:rPr>
        <w:t>á</w:t>
      </w:r>
      <w:r w:rsidR="00252732">
        <w:rPr>
          <w:sz w:val="20"/>
          <w:szCs w:val="20"/>
        </w:rPr>
        <w:t xml:space="preserve"> a SSJJ del Servicer)</w:t>
      </w:r>
      <w:r w:rsidR="008766D4">
        <w:rPr>
          <w:sz w:val="20"/>
          <w:szCs w:val="20"/>
        </w:rPr>
        <w:t>.</w:t>
      </w:r>
    </w:p>
    <w:p w14:paraId="75111B4D" w14:textId="3B7E4513" w:rsidR="00C120B2" w:rsidRPr="001D6A28" w:rsidRDefault="00C05ADF" w:rsidP="0016262F">
      <w:pPr>
        <w:numPr>
          <w:ilvl w:val="3"/>
          <w:numId w:val="10"/>
        </w:numPr>
        <w:spacing w:line="276" w:lineRule="auto"/>
        <w:ind w:left="851" w:right="161" w:hanging="331"/>
        <w:jc w:val="both"/>
        <w:rPr>
          <w:sz w:val="20"/>
          <w:szCs w:val="20"/>
        </w:rPr>
      </w:pPr>
      <w:r w:rsidRPr="001D6A28">
        <w:rPr>
          <w:sz w:val="20"/>
          <w:szCs w:val="20"/>
        </w:rPr>
        <w:t xml:space="preserve">Solicitantes cuya vivienda se adjudicó BBVA como consecuencia de una Ejecución Hipotecaria y la vivienda ya no pertenece al </w:t>
      </w:r>
      <w:r w:rsidR="008766D4" w:rsidRPr="001D6A28">
        <w:rPr>
          <w:sz w:val="20"/>
          <w:szCs w:val="20"/>
        </w:rPr>
        <w:t>Banco,</w:t>
      </w:r>
      <w:r w:rsidRPr="001D6A28">
        <w:rPr>
          <w:sz w:val="20"/>
          <w:szCs w:val="20"/>
        </w:rPr>
        <w:t xml:space="preserve"> pero no se había tomado posesión, y solicitan alquiler social en la misma al amparo de la Adenda del FSV de 2015:</w:t>
      </w:r>
    </w:p>
    <w:p w14:paraId="20677475" w14:textId="712E1BF5" w:rsidR="008766D4" w:rsidRDefault="00C05ADF" w:rsidP="008D62ED">
      <w:pPr>
        <w:numPr>
          <w:ilvl w:val="4"/>
          <w:numId w:val="32"/>
        </w:numPr>
        <w:spacing w:line="276" w:lineRule="auto"/>
        <w:ind w:left="1134" w:right="161" w:hanging="283"/>
        <w:jc w:val="both"/>
        <w:rPr>
          <w:sz w:val="20"/>
          <w:szCs w:val="20"/>
        </w:rPr>
      </w:pPr>
      <w:r w:rsidRPr="001D6A28">
        <w:rPr>
          <w:sz w:val="20"/>
          <w:szCs w:val="20"/>
        </w:rPr>
        <w:t>FSV está completo (no hay viviendas vacías): se le comunica al solicitante esta circunstancia.</w:t>
      </w:r>
    </w:p>
    <w:p w14:paraId="43A3D576" w14:textId="6F9531A8" w:rsidR="00C120B2" w:rsidRPr="00881AE5" w:rsidRDefault="008766D4" w:rsidP="008D62ED">
      <w:pPr>
        <w:numPr>
          <w:ilvl w:val="4"/>
          <w:numId w:val="32"/>
        </w:numPr>
        <w:spacing w:line="276" w:lineRule="auto"/>
        <w:ind w:left="1134" w:right="161" w:hanging="283"/>
        <w:jc w:val="both"/>
        <w:rPr>
          <w:sz w:val="20"/>
          <w:szCs w:val="20"/>
        </w:rPr>
      </w:pPr>
      <w:r>
        <w:rPr>
          <w:sz w:val="20"/>
          <w:szCs w:val="20"/>
        </w:rPr>
        <w:t>En el supuesto de que no hubiera viviendas disponibles FSV, se continuará con la tramitación del expediente</w:t>
      </w:r>
      <w:r w:rsidR="00BB482D">
        <w:rPr>
          <w:sz w:val="20"/>
          <w:szCs w:val="20"/>
        </w:rPr>
        <w:t xml:space="preserve"> (que será solo posible sobre una vivienda alternativa propiedad BBVA)</w:t>
      </w:r>
      <w:r>
        <w:rPr>
          <w:sz w:val="20"/>
          <w:szCs w:val="20"/>
        </w:rPr>
        <w:t>.</w:t>
      </w:r>
    </w:p>
    <w:p w14:paraId="7F40F6F7" w14:textId="77777777" w:rsidR="00C120B2" w:rsidRPr="001D6A28" w:rsidRDefault="00C05ADF" w:rsidP="0016262F">
      <w:pPr>
        <w:numPr>
          <w:ilvl w:val="3"/>
          <w:numId w:val="10"/>
        </w:numPr>
        <w:spacing w:line="276" w:lineRule="auto"/>
        <w:ind w:left="851" w:right="161" w:hanging="331"/>
        <w:jc w:val="both"/>
        <w:rPr>
          <w:sz w:val="20"/>
          <w:szCs w:val="20"/>
        </w:rPr>
      </w:pPr>
      <w:r w:rsidRPr="001D6A28">
        <w:rPr>
          <w:sz w:val="20"/>
          <w:szCs w:val="20"/>
        </w:rPr>
        <w:t>Solicitantes (deudores hipotecarios de BBVA) que han llegado a un acuerdo de dación con el banco, y solicitan alquiler social en su propia vivienda al amparo de la Adenda del FSV de 2015</w:t>
      </w:r>
    </w:p>
    <w:p w14:paraId="08B0687C" w14:textId="77777777" w:rsidR="00881AE5" w:rsidRDefault="00C05ADF" w:rsidP="008D62ED">
      <w:pPr>
        <w:numPr>
          <w:ilvl w:val="4"/>
          <w:numId w:val="32"/>
        </w:numPr>
        <w:spacing w:line="276" w:lineRule="auto"/>
        <w:ind w:left="1134" w:right="161" w:hanging="283"/>
        <w:jc w:val="both"/>
        <w:rPr>
          <w:sz w:val="20"/>
          <w:szCs w:val="20"/>
        </w:rPr>
      </w:pPr>
      <w:r w:rsidRPr="001D6A28">
        <w:rPr>
          <w:sz w:val="20"/>
          <w:szCs w:val="20"/>
        </w:rPr>
        <w:t>FSV está completo (el cupo comprometido por BBVA para FSV está completo): se le comunica al solicitante esta circunstancia.</w:t>
      </w:r>
    </w:p>
    <w:p w14:paraId="5210E3B5" w14:textId="5B3BB0EF" w:rsidR="00C120B2" w:rsidRPr="00881AE5" w:rsidRDefault="00C05ADF" w:rsidP="008D62ED">
      <w:pPr>
        <w:numPr>
          <w:ilvl w:val="4"/>
          <w:numId w:val="32"/>
        </w:numPr>
        <w:spacing w:line="276" w:lineRule="auto"/>
        <w:ind w:left="1134" w:right="161" w:hanging="283"/>
        <w:jc w:val="both"/>
        <w:rPr>
          <w:sz w:val="20"/>
          <w:szCs w:val="20"/>
        </w:rPr>
      </w:pPr>
      <w:r w:rsidRPr="00881AE5">
        <w:rPr>
          <w:sz w:val="20"/>
          <w:szCs w:val="20"/>
        </w:rPr>
        <w:t>En el supuesto de que el cupo de FSV no esté lleno, se continuará con la tramitación del expediente</w:t>
      </w:r>
      <w:r w:rsidR="001D03E5" w:rsidRPr="00881AE5">
        <w:rPr>
          <w:sz w:val="20"/>
          <w:szCs w:val="20"/>
        </w:rPr>
        <w:t>. Mensualmente se calculará el cupo libre (ver documento “Estrategia y propuesta operativa viviendas FSV). También se incluye método de cálculo en el presente documento</w:t>
      </w:r>
      <w:r w:rsidR="00881AE5">
        <w:rPr>
          <w:sz w:val="20"/>
          <w:szCs w:val="20"/>
        </w:rPr>
        <w:t>.</w:t>
      </w:r>
    </w:p>
    <w:p w14:paraId="6CFC87F8" w14:textId="77777777" w:rsidR="00C120B2" w:rsidRPr="001D6A28" w:rsidRDefault="00C120B2" w:rsidP="000E21B7">
      <w:pPr>
        <w:tabs>
          <w:tab w:val="left" w:pos="1051"/>
          <w:tab w:val="left" w:pos="1052"/>
        </w:tabs>
        <w:ind w:left="567"/>
        <w:rPr>
          <w:sz w:val="20"/>
          <w:szCs w:val="20"/>
        </w:rPr>
      </w:pPr>
    </w:p>
    <w:p w14:paraId="26623A42" w14:textId="2C0B22FF" w:rsidR="00C120B2" w:rsidRPr="00F432D1" w:rsidRDefault="00C05ADF" w:rsidP="00F432D1">
      <w:pPr>
        <w:tabs>
          <w:tab w:val="left" w:pos="759"/>
        </w:tabs>
        <w:spacing w:line="276" w:lineRule="auto"/>
        <w:ind w:left="567" w:right="161"/>
        <w:jc w:val="both"/>
      </w:pPr>
      <w:r w:rsidRPr="001D6A28">
        <w:rPr>
          <w:sz w:val="20"/>
          <w:szCs w:val="20"/>
        </w:rPr>
        <w:t xml:space="preserve">En los casos en que, según los criterios anteriores, se tenga que rechazar la solicitud, pero BBVA detectase (informado por el Servicer u otros canales) que se produce un alto riesgo reputacional, se deberá informar a EGI para su elevación al Comité de EGI para su análisis, elevando al CPDH aquellos casos que estime oportunos. Una vez obtenida la sanción de la operación, </w:t>
      </w:r>
      <w:r w:rsidRPr="001D6A28">
        <w:rPr>
          <w:sz w:val="20"/>
          <w:szCs w:val="20"/>
        </w:rPr>
        <w:lastRenderedPageBreak/>
        <w:t>BBVA (EGI) comunicará al Servicer en el plazo de 15 días hábiles (buzón solicitudalquiler@haya.es) la forma de proceder, incluyendo los detalles, formatos y plazos de comunicación al solicitante, en caso de que proceda.</w:t>
      </w:r>
    </w:p>
    <w:p w14:paraId="2161AD93" w14:textId="1F1D5994" w:rsidR="00C120B2" w:rsidRPr="00471CC1" w:rsidRDefault="00943C91" w:rsidP="008D62ED">
      <w:pPr>
        <w:pStyle w:val="Ttulo4"/>
        <w:numPr>
          <w:ilvl w:val="3"/>
          <w:numId w:val="41"/>
        </w:numPr>
        <w:ind w:left="567" w:right="161" w:firstLine="0"/>
      </w:pPr>
      <w:bookmarkStart w:id="28" w:name="_Toc39487430"/>
      <w:bookmarkStart w:id="29" w:name="_Toc52978404"/>
      <w:r w:rsidRPr="00471CC1">
        <w:rPr>
          <w:color w:val="0070C0"/>
          <w:sz w:val="20"/>
          <w:szCs w:val="20"/>
        </w:rPr>
        <w:t>Análisis vulnerabilidad</w:t>
      </w:r>
      <w:r w:rsidR="00C05ADF" w:rsidRPr="00471CC1">
        <w:rPr>
          <w:color w:val="0070C0"/>
          <w:sz w:val="20"/>
          <w:szCs w:val="20"/>
        </w:rPr>
        <w:t xml:space="preserve"> del solicitante</w:t>
      </w:r>
      <w:bookmarkEnd w:id="28"/>
      <w:bookmarkEnd w:id="29"/>
    </w:p>
    <w:p w14:paraId="3B4CB1B3" w14:textId="42542060" w:rsidR="00C120B2" w:rsidRDefault="00C05ADF" w:rsidP="000E21B7">
      <w:pPr>
        <w:spacing w:before="38" w:line="276" w:lineRule="auto"/>
        <w:ind w:left="567" w:right="161"/>
        <w:jc w:val="both"/>
        <w:rPr>
          <w:sz w:val="20"/>
          <w:szCs w:val="20"/>
        </w:rPr>
      </w:pPr>
      <w:r w:rsidRPr="001D6A28">
        <w:rPr>
          <w:sz w:val="20"/>
          <w:szCs w:val="20"/>
        </w:rPr>
        <w:t>Una vez comprobado que el solicitante es deudor hipotecario</w:t>
      </w:r>
      <w:r w:rsidR="00352A07">
        <w:rPr>
          <w:sz w:val="20"/>
          <w:szCs w:val="20"/>
        </w:rPr>
        <w:t xml:space="preserve"> (aplica al bloque 3 y 4)</w:t>
      </w:r>
      <w:r w:rsidRPr="001D6A28">
        <w:rPr>
          <w:sz w:val="20"/>
          <w:szCs w:val="20"/>
        </w:rPr>
        <w:t>, recibida toda la documentación, y, en el caso de que la solicitud sea al amparo del Fondo Social de Vivienda, se haya comprobado que hay cupo libre/viviendas disponible</w:t>
      </w:r>
      <w:r w:rsidR="000C13BC">
        <w:rPr>
          <w:sz w:val="20"/>
          <w:szCs w:val="20"/>
        </w:rPr>
        <w:t xml:space="preserve"> (Apartado 5.8 Criterios para calcular el cupo de viviendas disponibles)</w:t>
      </w:r>
      <w:r w:rsidRPr="001D6A28">
        <w:rPr>
          <w:sz w:val="20"/>
          <w:szCs w:val="20"/>
        </w:rPr>
        <w:t>, se procederá a analizar si el deudor hipotecario es vulnerable.</w:t>
      </w:r>
    </w:p>
    <w:p w14:paraId="0849FCF1" w14:textId="77777777" w:rsidR="001D6A28" w:rsidRPr="001D6A28" w:rsidRDefault="001D6A28" w:rsidP="000E21B7">
      <w:pPr>
        <w:spacing w:before="38" w:line="276" w:lineRule="auto"/>
        <w:ind w:left="567" w:right="161"/>
        <w:jc w:val="both"/>
        <w:rPr>
          <w:sz w:val="20"/>
          <w:szCs w:val="20"/>
        </w:rPr>
      </w:pPr>
      <w:r>
        <w:rPr>
          <w:sz w:val="20"/>
          <w:szCs w:val="20"/>
        </w:rPr>
        <w:t xml:space="preserve">El plazo para completar toda la documentación será de un mes. </w:t>
      </w:r>
    </w:p>
    <w:p w14:paraId="19796605" w14:textId="77777777" w:rsidR="00C120B2" w:rsidRDefault="00C120B2" w:rsidP="000E21B7">
      <w:pPr>
        <w:pBdr>
          <w:top w:val="nil"/>
          <w:left w:val="nil"/>
          <w:bottom w:val="nil"/>
          <w:right w:val="nil"/>
          <w:between w:val="nil"/>
        </w:pBdr>
        <w:spacing w:before="2"/>
        <w:ind w:left="567" w:right="161"/>
        <w:jc w:val="both"/>
        <w:rPr>
          <w:sz w:val="23"/>
          <w:szCs w:val="23"/>
        </w:rPr>
      </w:pPr>
    </w:p>
    <w:p w14:paraId="614B97B2" w14:textId="77777777" w:rsidR="00C120B2" w:rsidRDefault="00C05ADF" w:rsidP="008D62ED">
      <w:pPr>
        <w:numPr>
          <w:ilvl w:val="0"/>
          <w:numId w:val="15"/>
        </w:numPr>
        <w:pBdr>
          <w:top w:val="nil"/>
          <w:left w:val="nil"/>
          <w:bottom w:val="nil"/>
          <w:right w:val="nil"/>
          <w:between w:val="nil"/>
        </w:pBdr>
        <w:tabs>
          <w:tab w:val="left" w:pos="851"/>
        </w:tabs>
        <w:ind w:left="851" w:right="161" w:hanging="284"/>
        <w:jc w:val="both"/>
        <w:rPr>
          <w:sz w:val="20"/>
          <w:szCs w:val="20"/>
        </w:rPr>
      </w:pPr>
      <w:r>
        <w:rPr>
          <w:color w:val="000000"/>
          <w:sz w:val="20"/>
          <w:szCs w:val="20"/>
        </w:rPr>
        <w:t>Resultado del análisis, según los criterios de BBVA.</w:t>
      </w:r>
    </w:p>
    <w:p w14:paraId="2C076540" w14:textId="77777777" w:rsidR="00C120B2" w:rsidRDefault="00C120B2" w:rsidP="000E21B7">
      <w:pPr>
        <w:pBdr>
          <w:top w:val="nil"/>
          <w:left w:val="nil"/>
          <w:bottom w:val="nil"/>
          <w:right w:val="nil"/>
          <w:between w:val="nil"/>
        </w:pBdr>
        <w:spacing w:before="1"/>
        <w:ind w:left="567" w:right="161"/>
        <w:jc w:val="both"/>
        <w:rPr>
          <w:color w:val="000000"/>
          <w:sz w:val="19"/>
          <w:szCs w:val="19"/>
        </w:rPr>
      </w:pPr>
    </w:p>
    <w:p w14:paraId="32C41D12" w14:textId="77777777" w:rsidR="00C120B2" w:rsidRDefault="00C05ADF" w:rsidP="007B378D">
      <w:pPr>
        <w:numPr>
          <w:ilvl w:val="0"/>
          <w:numId w:val="2"/>
        </w:numPr>
        <w:pBdr>
          <w:top w:val="nil"/>
          <w:left w:val="nil"/>
          <w:bottom w:val="nil"/>
          <w:right w:val="nil"/>
          <w:between w:val="nil"/>
        </w:pBdr>
        <w:tabs>
          <w:tab w:val="left" w:pos="1039"/>
          <w:tab w:val="left" w:pos="1040"/>
        </w:tabs>
        <w:spacing w:line="278" w:lineRule="auto"/>
        <w:ind w:left="992" w:right="161"/>
        <w:jc w:val="both"/>
        <w:rPr>
          <w:sz w:val="20"/>
          <w:szCs w:val="20"/>
        </w:rPr>
      </w:pPr>
      <w:r>
        <w:rPr>
          <w:b/>
          <w:color w:val="000000"/>
          <w:sz w:val="20"/>
          <w:szCs w:val="20"/>
        </w:rPr>
        <w:t>No Apto</w:t>
      </w:r>
      <w:r w:rsidR="001D6A28">
        <w:rPr>
          <w:b/>
          <w:color w:val="000000"/>
          <w:sz w:val="20"/>
          <w:szCs w:val="20"/>
        </w:rPr>
        <w:t>:</w:t>
      </w:r>
      <w:r>
        <w:rPr>
          <w:color w:val="000000"/>
          <w:sz w:val="20"/>
          <w:szCs w:val="20"/>
        </w:rPr>
        <w:t xml:space="preserve"> el Servicer comunicará por burofax al solicitante que no procede su solicitud.</w:t>
      </w:r>
    </w:p>
    <w:p w14:paraId="289C06B2" w14:textId="77777777" w:rsidR="00C120B2" w:rsidRPr="001D6A28" w:rsidRDefault="00C120B2" w:rsidP="007B378D">
      <w:pPr>
        <w:pBdr>
          <w:top w:val="nil"/>
          <w:left w:val="nil"/>
          <w:bottom w:val="nil"/>
          <w:right w:val="nil"/>
          <w:between w:val="nil"/>
        </w:pBdr>
        <w:spacing w:before="2"/>
        <w:ind w:left="992" w:right="161"/>
        <w:jc w:val="both"/>
        <w:rPr>
          <w:sz w:val="16"/>
          <w:szCs w:val="16"/>
        </w:rPr>
      </w:pPr>
    </w:p>
    <w:p w14:paraId="04B99543" w14:textId="5E654B5F" w:rsidR="00C120B2" w:rsidRDefault="00C05ADF" w:rsidP="007B378D">
      <w:pPr>
        <w:numPr>
          <w:ilvl w:val="0"/>
          <w:numId w:val="2"/>
        </w:numPr>
        <w:pBdr>
          <w:top w:val="nil"/>
          <w:left w:val="nil"/>
          <w:bottom w:val="nil"/>
          <w:right w:val="nil"/>
          <w:between w:val="nil"/>
        </w:pBdr>
        <w:tabs>
          <w:tab w:val="left" w:pos="1039"/>
          <w:tab w:val="left" w:pos="1040"/>
        </w:tabs>
        <w:spacing w:line="278" w:lineRule="auto"/>
        <w:ind w:left="992" w:right="161"/>
        <w:jc w:val="both"/>
        <w:rPr>
          <w:sz w:val="20"/>
          <w:szCs w:val="20"/>
        </w:rPr>
      </w:pPr>
      <w:r w:rsidRPr="001D6A28">
        <w:rPr>
          <w:b/>
          <w:sz w:val="20"/>
          <w:szCs w:val="20"/>
        </w:rPr>
        <w:t xml:space="preserve">Apto: si </w:t>
      </w:r>
      <w:r w:rsidRPr="001D6A28">
        <w:rPr>
          <w:sz w:val="20"/>
          <w:szCs w:val="20"/>
        </w:rPr>
        <w:t xml:space="preserve">cumple con los requisitos especificados en </w:t>
      </w:r>
      <w:r w:rsidR="00EB4E24" w:rsidRPr="001D6A28">
        <w:rPr>
          <w:sz w:val="20"/>
          <w:szCs w:val="20"/>
        </w:rPr>
        <w:t>el apartado</w:t>
      </w:r>
      <w:r w:rsidRPr="001D6A28">
        <w:rPr>
          <w:sz w:val="20"/>
          <w:szCs w:val="20"/>
        </w:rPr>
        <w:t xml:space="preserve"> </w:t>
      </w:r>
      <w:r w:rsidR="00BF78DE">
        <w:rPr>
          <w:sz w:val="20"/>
          <w:szCs w:val="20"/>
        </w:rPr>
        <w:t>5</w:t>
      </w:r>
      <w:r w:rsidRPr="001D6A28">
        <w:rPr>
          <w:sz w:val="20"/>
          <w:szCs w:val="20"/>
        </w:rPr>
        <w:t xml:space="preserve">.1.2 </w:t>
      </w:r>
      <w:r w:rsidR="00BF78DE">
        <w:rPr>
          <w:sz w:val="20"/>
          <w:szCs w:val="20"/>
        </w:rPr>
        <w:t xml:space="preserve">Requisitos del solicitante </w:t>
      </w:r>
      <w:r w:rsidRPr="001D6A28">
        <w:rPr>
          <w:sz w:val="20"/>
          <w:szCs w:val="20"/>
          <w:vertAlign w:val="superscript"/>
        </w:rPr>
        <w:t>(1)</w:t>
      </w:r>
      <w:r w:rsidRPr="001D6A28">
        <w:rPr>
          <w:sz w:val="20"/>
          <w:szCs w:val="20"/>
        </w:rPr>
        <w:t xml:space="preserve">. Para </w:t>
      </w:r>
      <w:r>
        <w:rPr>
          <w:color w:val="000000"/>
          <w:sz w:val="20"/>
          <w:szCs w:val="20"/>
        </w:rPr>
        <w:t>ello, el Servicer:</w:t>
      </w:r>
    </w:p>
    <w:p w14:paraId="5E9FE076" w14:textId="77777777" w:rsidR="00C120B2" w:rsidRDefault="00C120B2" w:rsidP="000E21B7">
      <w:pPr>
        <w:pBdr>
          <w:top w:val="nil"/>
          <w:left w:val="nil"/>
          <w:bottom w:val="nil"/>
          <w:right w:val="nil"/>
          <w:between w:val="nil"/>
        </w:pBdr>
        <w:spacing w:before="1"/>
        <w:ind w:left="567" w:right="161"/>
        <w:jc w:val="both"/>
        <w:rPr>
          <w:color w:val="000000"/>
          <w:sz w:val="16"/>
          <w:szCs w:val="16"/>
        </w:rPr>
      </w:pPr>
    </w:p>
    <w:p w14:paraId="367306C1" w14:textId="77777777" w:rsidR="00C120B2" w:rsidRDefault="00C05ADF" w:rsidP="007B378D">
      <w:pPr>
        <w:numPr>
          <w:ilvl w:val="1"/>
          <w:numId w:val="2"/>
        </w:numPr>
        <w:pBdr>
          <w:top w:val="nil"/>
          <w:left w:val="nil"/>
          <w:bottom w:val="nil"/>
          <w:right w:val="nil"/>
          <w:between w:val="nil"/>
        </w:pBdr>
        <w:tabs>
          <w:tab w:val="left" w:pos="1325"/>
        </w:tabs>
        <w:ind w:left="1277" w:right="161" w:hanging="285"/>
        <w:jc w:val="both"/>
        <w:rPr>
          <w:color w:val="000000"/>
          <w:sz w:val="20"/>
          <w:szCs w:val="20"/>
        </w:rPr>
      </w:pPr>
      <w:r>
        <w:rPr>
          <w:color w:val="000000"/>
          <w:sz w:val="20"/>
          <w:szCs w:val="20"/>
        </w:rPr>
        <w:t>Realizará una validación de los documentos que componen el expediente.</w:t>
      </w:r>
    </w:p>
    <w:p w14:paraId="75D6E590" w14:textId="77777777" w:rsidR="00C120B2" w:rsidRDefault="00C120B2" w:rsidP="007B378D">
      <w:pPr>
        <w:pBdr>
          <w:top w:val="nil"/>
          <w:left w:val="nil"/>
          <w:bottom w:val="nil"/>
          <w:right w:val="nil"/>
          <w:between w:val="nil"/>
        </w:pBdr>
        <w:spacing w:before="10"/>
        <w:ind w:left="1277" w:right="161"/>
        <w:jc w:val="both"/>
        <w:rPr>
          <w:color w:val="000000"/>
          <w:sz w:val="18"/>
          <w:szCs w:val="18"/>
        </w:rPr>
      </w:pPr>
    </w:p>
    <w:p w14:paraId="5031C224" w14:textId="77777777" w:rsidR="00C120B2" w:rsidRDefault="00C05ADF" w:rsidP="007B378D">
      <w:pPr>
        <w:numPr>
          <w:ilvl w:val="1"/>
          <w:numId w:val="2"/>
        </w:numPr>
        <w:pBdr>
          <w:top w:val="nil"/>
          <w:left w:val="nil"/>
          <w:bottom w:val="nil"/>
          <w:right w:val="nil"/>
          <w:between w:val="nil"/>
        </w:pBdr>
        <w:tabs>
          <w:tab w:val="left" w:pos="1325"/>
        </w:tabs>
        <w:ind w:left="1277" w:right="161" w:hanging="285"/>
        <w:jc w:val="both"/>
        <w:rPr>
          <w:color w:val="000000"/>
          <w:sz w:val="20"/>
          <w:szCs w:val="20"/>
        </w:rPr>
      </w:pPr>
      <w:r>
        <w:rPr>
          <w:color w:val="000000"/>
          <w:sz w:val="20"/>
          <w:szCs w:val="20"/>
        </w:rPr>
        <w:t>Resolverá las posibles dudas que puedan surgir.</w:t>
      </w:r>
    </w:p>
    <w:p w14:paraId="1FF1D099" w14:textId="77777777" w:rsidR="00C120B2" w:rsidRDefault="00C120B2" w:rsidP="007B378D">
      <w:pPr>
        <w:pBdr>
          <w:top w:val="nil"/>
          <w:left w:val="nil"/>
          <w:bottom w:val="nil"/>
          <w:right w:val="nil"/>
          <w:between w:val="nil"/>
        </w:pBdr>
        <w:spacing w:before="10"/>
        <w:ind w:left="1277" w:right="161"/>
        <w:jc w:val="both"/>
        <w:rPr>
          <w:color w:val="000000"/>
          <w:sz w:val="18"/>
          <w:szCs w:val="18"/>
        </w:rPr>
      </w:pPr>
    </w:p>
    <w:p w14:paraId="1ADC382E" w14:textId="0F3DD821" w:rsidR="00C120B2" w:rsidRDefault="00C05ADF" w:rsidP="007B378D">
      <w:pPr>
        <w:numPr>
          <w:ilvl w:val="1"/>
          <w:numId w:val="2"/>
        </w:numPr>
        <w:pBdr>
          <w:top w:val="nil"/>
          <w:left w:val="nil"/>
          <w:bottom w:val="nil"/>
          <w:right w:val="nil"/>
          <w:between w:val="nil"/>
        </w:pBdr>
        <w:tabs>
          <w:tab w:val="left" w:pos="1325"/>
        </w:tabs>
        <w:spacing w:line="271" w:lineRule="auto"/>
        <w:ind w:left="1277" w:right="161" w:hanging="285"/>
        <w:jc w:val="both"/>
        <w:rPr>
          <w:color w:val="000000"/>
          <w:sz w:val="20"/>
          <w:szCs w:val="20"/>
        </w:rPr>
      </w:pPr>
      <w:r>
        <w:rPr>
          <w:color w:val="000000"/>
          <w:sz w:val="20"/>
          <w:szCs w:val="20"/>
        </w:rPr>
        <w:t xml:space="preserve">Si la documentación aportada no fuese suficiente, procederá a solicitar la documentación </w:t>
      </w:r>
      <w:r w:rsidR="0087771C" w:rsidRPr="0087771C">
        <w:rPr>
          <w:sz w:val="20"/>
          <w:szCs w:val="20"/>
          <w:vertAlign w:val="superscript"/>
        </w:rPr>
        <w:t>(2)</w:t>
      </w:r>
      <w:r w:rsidR="0087771C">
        <w:rPr>
          <w:color w:val="000000"/>
          <w:sz w:val="20"/>
          <w:szCs w:val="20"/>
        </w:rPr>
        <w:t xml:space="preserve"> </w:t>
      </w:r>
      <w:r>
        <w:rPr>
          <w:color w:val="000000"/>
          <w:sz w:val="20"/>
          <w:szCs w:val="20"/>
        </w:rPr>
        <w:t>adicional correspondiente al solicitante y volvería a realizar la oportuna validación.</w:t>
      </w:r>
    </w:p>
    <w:p w14:paraId="3F7CAC28" w14:textId="77777777" w:rsidR="00C120B2" w:rsidRPr="001D6A28" w:rsidRDefault="00C120B2" w:rsidP="007E7639">
      <w:pPr>
        <w:pBdr>
          <w:top w:val="nil"/>
          <w:left w:val="nil"/>
          <w:bottom w:val="nil"/>
          <w:right w:val="nil"/>
          <w:between w:val="nil"/>
        </w:pBdr>
        <w:tabs>
          <w:tab w:val="left" w:pos="1325"/>
        </w:tabs>
        <w:spacing w:before="1"/>
        <w:ind w:right="161"/>
        <w:jc w:val="both"/>
        <w:rPr>
          <w:sz w:val="20"/>
          <w:szCs w:val="20"/>
        </w:rPr>
      </w:pPr>
    </w:p>
    <w:p w14:paraId="2D487E60" w14:textId="77777777" w:rsidR="00243E72" w:rsidRDefault="00C05ADF" w:rsidP="00243E72">
      <w:pPr>
        <w:numPr>
          <w:ilvl w:val="0"/>
          <w:numId w:val="3"/>
        </w:numPr>
        <w:pBdr>
          <w:top w:val="nil"/>
          <w:left w:val="nil"/>
          <w:bottom w:val="nil"/>
          <w:right w:val="nil"/>
          <w:between w:val="nil"/>
        </w:pBdr>
        <w:tabs>
          <w:tab w:val="left" w:pos="851"/>
        </w:tabs>
        <w:spacing w:before="1"/>
        <w:ind w:left="993" w:right="161" w:firstLine="0"/>
        <w:jc w:val="both"/>
        <w:rPr>
          <w:sz w:val="18"/>
          <w:szCs w:val="18"/>
        </w:rPr>
      </w:pPr>
      <w:r w:rsidRPr="00CC5606">
        <w:rPr>
          <w:sz w:val="18"/>
          <w:szCs w:val="18"/>
        </w:rPr>
        <w:t>Las solicitudes del bloque 1 (CBP según RDL 6/2012), bloque 2 según Ley 1/2013 y bloque 5 (sancionados CPDH) no será necesario que se analice la vulnerabilidad, ya que esta ya habrá sido validada por Recuperaciones BBVA (bloque 1), por el Juzgado (bloqu</w:t>
      </w:r>
      <w:r w:rsidR="001D6A28" w:rsidRPr="00CC5606">
        <w:rPr>
          <w:sz w:val="18"/>
          <w:szCs w:val="18"/>
        </w:rPr>
        <w:t xml:space="preserve">e 2) y por el CPDH (bloque 5). </w:t>
      </w:r>
    </w:p>
    <w:p w14:paraId="1D7B0CE8" w14:textId="21D6AD5F" w:rsidR="00243E72" w:rsidRPr="00243E72" w:rsidRDefault="00243E72" w:rsidP="00243E72">
      <w:pPr>
        <w:numPr>
          <w:ilvl w:val="0"/>
          <w:numId w:val="3"/>
        </w:numPr>
        <w:pBdr>
          <w:top w:val="nil"/>
          <w:left w:val="nil"/>
          <w:bottom w:val="nil"/>
          <w:right w:val="nil"/>
          <w:between w:val="nil"/>
        </w:pBdr>
        <w:tabs>
          <w:tab w:val="left" w:pos="851"/>
        </w:tabs>
        <w:spacing w:before="1"/>
        <w:ind w:left="993" w:right="161" w:firstLine="0"/>
        <w:jc w:val="both"/>
        <w:rPr>
          <w:sz w:val="18"/>
          <w:szCs w:val="18"/>
        </w:rPr>
      </w:pPr>
      <w:r w:rsidRPr="00243E72">
        <w:rPr>
          <w:sz w:val="18"/>
          <w:szCs w:val="18"/>
        </w:rPr>
        <w:t>A través de los buzones de mail asignados y en base a lo acordado en el Anexo 2 sobre el tratamiento de los datos de carácter personal:</w:t>
      </w:r>
    </w:p>
    <w:p w14:paraId="4A661266" w14:textId="77777777" w:rsidR="00243E72" w:rsidRPr="00395915" w:rsidRDefault="00243E72" w:rsidP="00243E72">
      <w:pPr>
        <w:numPr>
          <w:ilvl w:val="4"/>
          <w:numId w:val="32"/>
        </w:numPr>
        <w:spacing w:line="276" w:lineRule="auto"/>
        <w:ind w:left="1134" w:right="161" w:firstLine="709"/>
        <w:jc w:val="both"/>
        <w:rPr>
          <w:rFonts w:eastAsia="Times New Roman"/>
          <w:sz w:val="18"/>
          <w:szCs w:val="18"/>
        </w:rPr>
      </w:pPr>
      <w:r w:rsidRPr="00395915">
        <w:rPr>
          <w:sz w:val="18"/>
          <w:szCs w:val="18"/>
        </w:rPr>
        <w:t>Solicitudes AS Cataluña:</w:t>
      </w:r>
      <w:r w:rsidRPr="00395915">
        <w:rPr>
          <w:rFonts w:eastAsia="Times New Roman"/>
          <w:color w:val="1F497D"/>
          <w:sz w:val="18"/>
          <w:szCs w:val="18"/>
        </w:rPr>
        <w:t xml:space="preserve"> </w:t>
      </w:r>
      <w:hyperlink r:id="rId28" w:history="1">
        <w:r w:rsidRPr="00395915">
          <w:rPr>
            <w:rStyle w:val="Hipervnculo"/>
            <w:rFonts w:eastAsia="Times New Roman"/>
            <w:sz w:val="18"/>
            <w:szCs w:val="18"/>
          </w:rPr>
          <w:t>alquilersocial.catalunya@haya.es</w:t>
        </w:r>
      </w:hyperlink>
    </w:p>
    <w:p w14:paraId="78624CF5" w14:textId="602018D8" w:rsidR="00243E72" w:rsidRPr="00395915" w:rsidRDefault="00243E72" w:rsidP="00243E72">
      <w:pPr>
        <w:numPr>
          <w:ilvl w:val="4"/>
          <w:numId w:val="32"/>
        </w:numPr>
        <w:spacing w:line="276" w:lineRule="auto"/>
        <w:ind w:left="1134" w:right="161" w:firstLine="709"/>
        <w:jc w:val="both"/>
        <w:rPr>
          <w:rFonts w:eastAsia="Times New Roman"/>
          <w:sz w:val="18"/>
          <w:szCs w:val="18"/>
        </w:rPr>
      </w:pPr>
      <w:r w:rsidRPr="00395915">
        <w:rPr>
          <w:sz w:val="18"/>
          <w:szCs w:val="18"/>
        </w:rPr>
        <w:t>Solicitudes fuera de Cataluña:</w:t>
      </w:r>
      <w:r w:rsidRPr="00395915">
        <w:rPr>
          <w:rFonts w:eastAsia="Times New Roman"/>
          <w:color w:val="1F497D"/>
          <w:sz w:val="18"/>
          <w:szCs w:val="18"/>
        </w:rPr>
        <w:t xml:space="preserve"> </w:t>
      </w:r>
      <w:hyperlink r:id="rId29" w:history="1">
        <w:r w:rsidRPr="00395915">
          <w:rPr>
            <w:rStyle w:val="Hipervnculo"/>
            <w:rFonts w:eastAsia="Times New Roman"/>
            <w:sz w:val="18"/>
            <w:szCs w:val="18"/>
          </w:rPr>
          <w:t>contratos.alquilersocial@haya.es</w:t>
        </w:r>
      </w:hyperlink>
    </w:p>
    <w:p w14:paraId="74613800" w14:textId="044D4E8A" w:rsidR="00C120B2" w:rsidRPr="00395915" w:rsidRDefault="00243E72" w:rsidP="00243E72">
      <w:pPr>
        <w:pStyle w:val="Textocomentario"/>
        <w:ind w:left="720" w:firstLine="273"/>
        <w:rPr>
          <w:sz w:val="18"/>
          <w:szCs w:val="18"/>
          <w:u w:val="single"/>
        </w:rPr>
      </w:pPr>
      <w:r w:rsidRPr="00395915">
        <w:rPr>
          <w:sz w:val="18"/>
          <w:szCs w:val="18"/>
        </w:rPr>
        <w:t xml:space="preserve">Se deberá </w:t>
      </w:r>
      <w:r w:rsidR="00200357">
        <w:rPr>
          <w:sz w:val="18"/>
          <w:szCs w:val="18"/>
        </w:rPr>
        <w:t>incluir</w:t>
      </w:r>
      <w:r w:rsidRPr="00395915">
        <w:rPr>
          <w:sz w:val="18"/>
          <w:szCs w:val="18"/>
        </w:rPr>
        <w:t xml:space="preserve"> en copia siempre al buzón del Servicer: </w:t>
      </w:r>
      <w:hyperlink r:id="rId30" w:history="1">
        <w:r w:rsidRPr="00395915">
          <w:rPr>
            <w:rStyle w:val="Hipervnculo"/>
            <w:sz w:val="18"/>
            <w:szCs w:val="18"/>
          </w:rPr>
          <w:t>solicitudalquiler@haya.es</w:t>
        </w:r>
      </w:hyperlink>
      <w:r w:rsidRPr="00395915">
        <w:rPr>
          <w:rStyle w:val="Refdecomentario"/>
          <w:sz w:val="18"/>
          <w:szCs w:val="18"/>
        </w:rPr>
        <w:annotationRef/>
      </w:r>
    </w:p>
    <w:p w14:paraId="50AE5162" w14:textId="58951DBB" w:rsidR="00C120B2" w:rsidRDefault="00C05ADF" w:rsidP="008D62ED">
      <w:pPr>
        <w:pStyle w:val="Ttulo4"/>
        <w:numPr>
          <w:ilvl w:val="3"/>
          <w:numId w:val="41"/>
        </w:numPr>
        <w:ind w:left="567" w:right="161" w:firstLine="0"/>
      </w:pPr>
      <w:bookmarkStart w:id="30" w:name="_Toc39487431"/>
      <w:bookmarkStart w:id="31" w:name="_Toc52978405"/>
      <w:r>
        <w:rPr>
          <w:color w:val="0070C0"/>
          <w:sz w:val="20"/>
          <w:szCs w:val="20"/>
        </w:rPr>
        <w:t>Análisis de la vivienda</w:t>
      </w:r>
      <w:bookmarkEnd w:id="30"/>
      <w:bookmarkEnd w:id="31"/>
    </w:p>
    <w:p w14:paraId="4A750055" w14:textId="6E53020B" w:rsidR="00C120B2" w:rsidRPr="001D6A28" w:rsidRDefault="00C05ADF" w:rsidP="000E21B7">
      <w:pPr>
        <w:spacing w:before="37" w:line="276" w:lineRule="auto"/>
        <w:ind w:left="567" w:right="161"/>
        <w:jc w:val="both"/>
        <w:rPr>
          <w:sz w:val="20"/>
          <w:szCs w:val="20"/>
        </w:rPr>
      </w:pPr>
      <w:r w:rsidRPr="001D6A28">
        <w:rPr>
          <w:sz w:val="20"/>
          <w:szCs w:val="20"/>
        </w:rPr>
        <w:t xml:space="preserve">Si el solicitante cumple ambos criterios (deudor hipotecario y vulnerable) y solicita alquiler social en su propia vivienda, el Servicer verificará si la vivienda cumple los criterios especificados en el apartado </w:t>
      </w:r>
      <w:r w:rsidR="00677852">
        <w:rPr>
          <w:sz w:val="20"/>
          <w:szCs w:val="20"/>
        </w:rPr>
        <w:t>5</w:t>
      </w:r>
      <w:r w:rsidRPr="001D6A28">
        <w:rPr>
          <w:sz w:val="20"/>
          <w:szCs w:val="20"/>
        </w:rPr>
        <w:t>.1.3.</w:t>
      </w:r>
    </w:p>
    <w:p w14:paraId="059A8DA8" w14:textId="77777777" w:rsidR="00C120B2" w:rsidRPr="001D6A28" w:rsidRDefault="00C120B2" w:rsidP="000E21B7">
      <w:pPr>
        <w:spacing w:before="37" w:line="276" w:lineRule="auto"/>
        <w:ind w:left="567" w:right="161"/>
        <w:jc w:val="both"/>
        <w:rPr>
          <w:sz w:val="20"/>
          <w:szCs w:val="20"/>
        </w:rPr>
      </w:pPr>
    </w:p>
    <w:p w14:paraId="1539122B" w14:textId="77777777" w:rsidR="00C120B2" w:rsidRDefault="00C05ADF" w:rsidP="000E21B7">
      <w:pPr>
        <w:spacing w:line="278" w:lineRule="auto"/>
        <w:ind w:left="567" w:right="161"/>
        <w:jc w:val="both"/>
        <w:rPr>
          <w:sz w:val="20"/>
          <w:szCs w:val="20"/>
        </w:rPr>
      </w:pPr>
      <w:r w:rsidRPr="001D6A28">
        <w:rPr>
          <w:sz w:val="20"/>
          <w:szCs w:val="20"/>
        </w:rPr>
        <w:t xml:space="preserve">En caso de que la vivienda no cumpla los criterios, o en los casos en los que el solicitante cumpla ambos criterios (deudor hipotecario y vulnerable) y solicite alquiler social en una vivienda del fondo social de viviendas (ya no reside en su propia vivienda) se buscará en stock un inmueble acorde a la solicitud:  </w:t>
      </w:r>
    </w:p>
    <w:p w14:paraId="497AAE92" w14:textId="77777777" w:rsidR="00C120B2" w:rsidRDefault="00C120B2" w:rsidP="000E21B7">
      <w:pPr>
        <w:spacing w:line="278" w:lineRule="auto"/>
        <w:ind w:left="567" w:right="161"/>
        <w:jc w:val="both"/>
        <w:rPr>
          <w:strike/>
          <w:color w:val="FF0000"/>
          <w:sz w:val="20"/>
          <w:szCs w:val="20"/>
        </w:rPr>
      </w:pPr>
    </w:p>
    <w:p w14:paraId="028804AA" w14:textId="77777777" w:rsidR="00C120B2" w:rsidRPr="007B378D" w:rsidRDefault="00C05ADF" w:rsidP="000E21B7">
      <w:pPr>
        <w:spacing w:before="1"/>
        <w:ind w:left="567" w:right="161"/>
        <w:jc w:val="both"/>
        <w:rPr>
          <w:b/>
          <w:szCs w:val="20"/>
          <w:u w:val="single"/>
        </w:rPr>
      </w:pPr>
      <w:r w:rsidRPr="007B378D">
        <w:rPr>
          <w:b/>
          <w:szCs w:val="20"/>
          <w:u w:val="single"/>
        </w:rPr>
        <w:t xml:space="preserve">No hay stock: </w:t>
      </w:r>
    </w:p>
    <w:p w14:paraId="37279745" w14:textId="77777777" w:rsidR="00C120B2" w:rsidRDefault="00C120B2" w:rsidP="000E21B7">
      <w:pPr>
        <w:tabs>
          <w:tab w:val="left" w:pos="758"/>
          <w:tab w:val="left" w:pos="759"/>
        </w:tabs>
        <w:spacing w:before="1"/>
        <w:ind w:left="567" w:right="161"/>
        <w:jc w:val="both"/>
        <w:rPr>
          <w:sz w:val="20"/>
          <w:szCs w:val="20"/>
        </w:rPr>
      </w:pPr>
    </w:p>
    <w:p w14:paraId="04E2FDAD" w14:textId="77777777" w:rsidR="00C120B2" w:rsidRPr="001D6A28" w:rsidRDefault="00C05ADF" w:rsidP="008D62ED">
      <w:pPr>
        <w:numPr>
          <w:ilvl w:val="0"/>
          <w:numId w:val="24"/>
        </w:numPr>
        <w:tabs>
          <w:tab w:val="left" w:pos="851"/>
        </w:tabs>
        <w:ind w:left="851" w:right="161"/>
        <w:jc w:val="both"/>
        <w:rPr>
          <w:sz w:val="20"/>
          <w:szCs w:val="20"/>
        </w:rPr>
      </w:pPr>
      <w:r w:rsidRPr="001D6A28">
        <w:rPr>
          <w:sz w:val="20"/>
          <w:szCs w:val="20"/>
        </w:rPr>
        <w:t>Si se trata de solicitudes correspondientes a los bloques 1 (CBP) y 2 (moratoria desahucios), dado que es obligado por ley, se dará alquiler social en la propia vivienda</w:t>
      </w:r>
      <w:r w:rsidR="007B378D">
        <w:rPr>
          <w:sz w:val="20"/>
          <w:szCs w:val="20"/>
        </w:rPr>
        <w:t>.</w:t>
      </w:r>
    </w:p>
    <w:p w14:paraId="132A8488" w14:textId="77777777" w:rsidR="00C120B2" w:rsidRPr="001D6A28" w:rsidRDefault="00C05ADF" w:rsidP="008D62ED">
      <w:pPr>
        <w:numPr>
          <w:ilvl w:val="0"/>
          <w:numId w:val="24"/>
        </w:numPr>
        <w:tabs>
          <w:tab w:val="left" w:pos="851"/>
        </w:tabs>
        <w:ind w:left="851" w:right="161"/>
        <w:jc w:val="both"/>
        <w:rPr>
          <w:sz w:val="20"/>
          <w:szCs w:val="20"/>
        </w:rPr>
      </w:pPr>
      <w:r w:rsidRPr="001D6A28">
        <w:rPr>
          <w:sz w:val="20"/>
          <w:szCs w:val="20"/>
        </w:rPr>
        <w:t>Si se trata de solicitudes del bloque 3 (Fondo Social de Vivienda), el Servicer comunicará al solicitante, mediante burofax, que no procede su petición</w:t>
      </w:r>
      <w:r w:rsidR="007B378D">
        <w:rPr>
          <w:sz w:val="20"/>
          <w:szCs w:val="20"/>
        </w:rPr>
        <w:t>.</w:t>
      </w:r>
    </w:p>
    <w:p w14:paraId="612B0F19" w14:textId="77777777" w:rsidR="00C120B2" w:rsidRDefault="00C120B2" w:rsidP="000E21B7">
      <w:pPr>
        <w:spacing w:before="5"/>
        <w:ind w:left="567" w:right="161"/>
        <w:jc w:val="both"/>
        <w:rPr>
          <w:sz w:val="19"/>
          <w:szCs w:val="19"/>
        </w:rPr>
      </w:pPr>
    </w:p>
    <w:p w14:paraId="4BEF2D0A" w14:textId="77777777" w:rsidR="007B378D" w:rsidRDefault="00C05ADF" w:rsidP="000E21B7">
      <w:pPr>
        <w:tabs>
          <w:tab w:val="left" w:pos="758"/>
          <w:tab w:val="left" w:pos="759"/>
        </w:tabs>
        <w:ind w:left="567" w:right="161"/>
        <w:jc w:val="both"/>
        <w:rPr>
          <w:szCs w:val="20"/>
        </w:rPr>
      </w:pPr>
      <w:r w:rsidRPr="007B378D">
        <w:rPr>
          <w:b/>
          <w:szCs w:val="20"/>
          <w:u w:val="single"/>
        </w:rPr>
        <w:t>Hay stock</w:t>
      </w:r>
      <w:r w:rsidRPr="007B378D">
        <w:rPr>
          <w:szCs w:val="20"/>
          <w:u w:val="single"/>
        </w:rPr>
        <w:t>:</w:t>
      </w:r>
      <w:r w:rsidRPr="007B378D">
        <w:rPr>
          <w:szCs w:val="20"/>
        </w:rPr>
        <w:t xml:space="preserve"> </w:t>
      </w:r>
    </w:p>
    <w:p w14:paraId="319FB53F" w14:textId="77777777" w:rsidR="00C120B2" w:rsidRDefault="00C05ADF" w:rsidP="000E21B7">
      <w:pPr>
        <w:tabs>
          <w:tab w:val="left" w:pos="758"/>
          <w:tab w:val="left" w:pos="759"/>
        </w:tabs>
        <w:ind w:left="567" w:right="161"/>
        <w:jc w:val="both"/>
        <w:rPr>
          <w:sz w:val="20"/>
          <w:szCs w:val="20"/>
        </w:rPr>
      </w:pPr>
      <w:r>
        <w:rPr>
          <w:sz w:val="20"/>
          <w:szCs w:val="20"/>
        </w:rPr>
        <w:t>El Servicer asignará la vivienda disponible en la base de datos, teniendo en cuenta:</w:t>
      </w:r>
    </w:p>
    <w:p w14:paraId="56F8F8D8" w14:textId="77777777" w:rsidR="00C120B2" w:rsidRDefault="00C120B2" w:rsidP="007B378D">
      <w:pPr>
        <w:tabs>
          <w:tab w:val="left" w:pos="851"/>
        </w:tabs>
        <w:ind w:left="851" w:right="161"/>
        <w:jc w:val="both"/>
        <w:rPr>
          <w:sz w:val="20"/>
          <w:szCs w:val="20"/>
        </w:rPr>
      </w:pPr>
    </w:p>
    <w:p w14:paraId="286F50D6" w14:textId="77777777" w:rsidR="00C120B2" w:rsidRPr="001D6A28" w:rsidRDefault="00C05ADF" w:rsidP="008D62ED">
      <w:pPr>
        <w:numPr>
          <w:ilvl w:val="0"/>
          <w:numId w:val="24"/>
        </w:numPr>
        <w:tabs>
          <w:tab w:val="left" w:pos="851"/>
        </w:tabs>
        <w:ind w:left="851" w:right="161"/>
        <w:jc w:val="both"/>
        <w:rPr>
          <w:sz w:val="20"/>
          <w:szCs w:val="20"/>
        </w:rPr>
      </w:pPr>
      <w:r>
        <w:rPr>
          <w:sz w:val="20"/>
          <w:szCs w:val="20"/>
        </w:rPr>
        <w:t xml:space="preserve">Criterios como los municipios solicitados, el arraigo social, si existe intervención por los Servicios Sociales, distancia a </w:t>
      </w:r>
      <w:r>
        <w:rPr>
          <w:sz w:val="20"/>
          <w:szCs w:val="20"/>
        </w:rPr>
        <w:lastRenderedPageBreak/>
        <w:t>Centros Educativos (coste de transporte) y discapacidades, entre otros.</w:t>
      </w:r>
    </w:p>
    <w:p w14:paraId="517CD777" w14:textId="77777777" w:rsidR="00B67735" w:rsidRDefault="00C05ADF" w:rsidP="008D62ED">
      <w:pPr>
        <w:numPr>
          <w:ilvl w:val="0"/>
          <w:numId w:val="24"/>
        </w:numPr>
        <w:tabs>
          <w:tab w:val="left" w:pos="851"/>
        </w:tabs>
        <w:ind w:left="851" w:right="161"/>
        <w:jc w:val="both"/>
        <w:rPr>
          <w:sz w:val="20"/>
          <w:szCs w:val="20"/>
        </w:rPr>
      </w:pPr>
      <w:r>
        <w:rPr>
          <w:sz w:val="20"/>
          <w:szCs w:val="20"/>
        </w:rPr>
        <w:t>En caso de competencia entre solicitudes que apliquen a una misma vivienda, se baremarán las solicitudes teniendo en cuenta las circunstancias de vulnerabilidad y situación social con el fin de priorizarlas.</w:t>
      </w:r>
    </w:p>
    <w:p w14:paraId="3D62D323" w14:textId="46D79588" w:rsidR="00B67735" w:rsidRPr="00B67735" w:rsidRDefault="00883156" w:rsidP="008D62ED">
      <w:pPr>
        <w:numPr>
          <w:ilvl w:val="0"/>
          <w:numId w:val="24"/>
        </w:numPr>
        <w:tabs>
          <w:tab w:val="left" w:pos="851"/>
        </w:tabs>
        <w:ind w:left="851" w:right="161"/>
        <w:jc w:val="both"/>
        <w:rPr>
          <w:sz w:val="20"/>
          <w:szCs w:val="20"/>
        </w:rPr>
      </w:pPr>
      <w:r>
        <w:rPr>
          <w:sz w:val="20"/>
          <w:szCs w:val="20"/>
        </w:rPr>
        <w:t>Potencial de comercialización</w:t>
      </w:r>
      <w:r w:rsidR="00B67735">
        <w:rPr>
          <w:sz w:val="20"/>
          <w:szCs w:val="20"/>
        </w:rPr>
        <w:t>:</w:t>
      </w:r>
    </w:p>
    <w:p w14:paraId="134AB691" w14:textId="33E4AC26" w:rsidR="00B67735" w:rsidRPr="00CC5606" w:rsidRDefault="00B67735" w:rsidP="008D62ED">
      <w:pPr>
        <w:pStyle w:val="Prrafodelista"/>
        <w:numPr>
          <w:ilvl w:val="0"/>
          <w:numId w:val="38"/>
        </w:numPr>
        <w:spacing w:line="278" w:lineRule="auto"/>
        <w:ind w:right="161"/>
      </w:pPr>
      <w:r>
        <w:t xml:space="preserve">El </w:t>
      </w:r>
      <w:r w:rsidR="00267CA5">
        <w:t xml:space="preserve">área minorista del </w:t>
      </w:r>
      <w:r w:rsidRPr="00CC5606">
        <w:t xml:space="preserve">Servicer ofrecerá todas las posibilidades en el municipio/código postal que cumplan los criterios </w:t>
      </w:r>
      <w:r w:rsidR="00267CA5">
        <w:t>del BBVA</w:t>
      </w:r>
      <w:r w:rsidRPr="00CC5606">
        <w:t>, indicando potencial comercialización de cada activo.</w:t>
      </w:r>
      <w:r w:rsidR="00267CA5">
        <w:t xml:space="preserve"> La comunicación se realizará a través del buzón </w:t>
      </w:r>
      <w:r w:rsidR="00267CA5" w:rsidRPr="00267CA5">
        <w:rPr>
          <w:rStyle w:val="Hipervnculo"/>
        </w:rPr>
        <w:t>egi.psv@bbva.com</w:t>
      </w:r>
      <w:r w:rsidR="0047688D">
        <w:rPr>
          <w:rStyle w:val="Hipervnculo"/>
        </w:rPr>
        <w:t>.</w:t>
      </w:r>
    </w:p>
    <w:p w14:paraId="344A8BC7" w14:textId="77777777" w:rsidR="00B67735" w:rsidRPr="00CC5606" w:rsidRDefault="00B67735" w:rsidP="008D62ED">
      <w:pPr>
        <w:pStyle w:val="Prrafodelista"/>
        <w:numPr>
          <w:ilvl w:val="0"/>
          <w:numId w:val="38"/>
        </w:numPr>
        <w:spacing w:line="278" w:lineRule="auto"/>
        <w:ind w:right="161"/>
      </w:pPr>
      <w:r w:rsidRPr="00CC5606">
        <w:t xml:space="preserve">EGI contestará en </w:t>
      </w:r>
      <w:r>
        <w:t xml:space="preserve">un plazo de </w:t>
      </w:r>
      <w:r w:rsidRPr="00CC5606">
        <w:t>5 días</w:t>
      </w:r>
      <w:r>
        <w:t xml:space="preserve"> hábiles</w:t>
      </w:r>
      <w:r w:rsidRPr="00CC5606">
        <w:t>, en función potencial comercialización. </w:t>
      </w:r>
    </w:p>
    <w:p w14:paraId="2AE1267D" w14:textId="77777777" w:rsidR="00C120B2" w:rsidRPr="00222D85" w:rsidRDefault="00C05ADF" w:rsidP="000E21B7">
      <w:pPr>
        <w:tabs>
          <w:tab w:val="left" w:pos="759"/>
        </w:tabs>
        <w:spacing w:line="276" w:lineRule="auto"/>
        <w:ind w:left="567" w:right="161"/>
        <w:jc w:val="both"/>
      </w:pPr>
      <w:r w:rsidRPr="00222D85">
        <w:rPr>
          <w:sz w:val="20"/>
          <w:szCs w:val="20"/>
        </w:rPr>
        <w:t xml:space="preserve">En los casos en que no se cumplan los requisitos de vivienda, pero BBVA detectase (informado por el Servicer u otros canales) que se produce un alto riesgo reputacional, el Comité de EGI los reestudiará, elevando al CPDH aquellos casos que estime oportunos. Una vez obtenida la sanción de la operación, BBVA (EGI) comunicará al Servicer en el plazo de 15 días hábiles (buzón </w:t>
      </w:r>
      <w:r w:rsidRPr="00EB4E24">
        <w:rPr>
          <w:rStyle w:val="Hipervnculo"/>
          <w:sz w:val="20"/>
          <w:szCs w:val="20"/>
        </w:rPr>
        <w:t>solicitudalquiler@haya.es</w:t>
      </w:r>
      <w:r w:rsidRPr="00222D85">
        <w:rPr>
          <w:sz w:val="20"/>
          <w:szCs w:val="20"/>
        </w:rPr>
        <w:t>) la forma de proceder, incluyendo los detalles, formatos y plazos de comunicación al solicitante, en caso de que proceda.</w:t>
      </w:r>
    </w:p>
    <w:p w14:paraId="1A8E510B" w14:textId="77777777" w:rsidR="00C120B2" w:rsidRDefault="00C120B2" w:rsidP="000E21B7">
      <w:pPr>
        <w:tabs>
          <w:tab w:val="left" w:pos="759"/>
        </w:tabs>
        <w:spacing w:line="276" w:lineRule="auto"/>
        <w:ind w:left="567" w:right="161"/>
        <w:jc w:val="both"/>
        <w:rPr>
          <w:color w:val="FF0000"/>
          <w:sz w:val="20"/>
          <w:szCs w:val="20"/>
        </w:rPr>
      </w:pPr>
    </w:p>
    <w:p w14:paraId="60C7DF59" w14:textId="38AB23D8" w:rsidR="00C120B2" w:rsidRDefault="00C05ADF" w:rsidP="000E21B7">
      <w:pPr>
        <w:tabs>
          <w:tab w:val="left" w:pos="759"/>
        </w:tabs>
        <w:spacing w:line="273" w:lineRule="auto"/>
        <w:ind w:left="567" w:right="161"/>
        <w:jc w:val="both"/>
        <w:rPr>
          <w:sz w:val="20"/>
          <w:szCs w:val="20"/>
        </w:rPr>
      </w:pPr>
      <w:r>
        <w:rPr>
          <w:sz w:val="20"/>
          <w:szCs w:val="20"/>
        </w:rPr>
        <w:t>BBVA, en cualquier momento, podrá solicitar al Servicer el análisis del expediente por los motivos que considere oportuno y deberá comunicar las instrucciones por los citados canales (buzones</w:t>
      </w:r>
      <w:r w:rsidR="003C7767">
        <w:rPr>
          <w:sz w:val="20"/>
          <w:szCs w:val="20"/>
        </w:rPr>
        <w:t xml:space="preserve"> </w:t>
      </w:r>
      <w:r w:rsidR="00AD79D6">
        <w:rPr>
          <w:sz w:val="20"/>
          <w:szCs w:val="20"/>
        </w:rPr>
        <w:t>(</w:t>
      </w:r>
      <w:r w:rsidR="003C7767">
        <w:rPr>
          <w:sz w:val="20"/>
          <w:szCs w:val="20"/>
        </w:rPr>
        <w:t>*</w:t>
      </w:r>
      <w:r w:rsidR="00AD79D6">
        <w:rPr>
          <w:sz w:val="20"/>
          <w:szCs w:val="20"/>
        </w:rPr>
        <w:t>)</w:t>
      </w:r>
      <w:r>
        <w:rPr>
          <w:sz w:val="20"/>
          <w:szCs w:val="20"/>
        </w:rPr>
        <w:t>), en tiempo y forma.</w:t>
      </w:r>
    </w:p>
    <w:p w14:paraId="24F47C68" w14:textId="77777777" w:rsidR="00AD79D6" w:rsidRDefault="00AD79D6" w:rsidP="00E04A8E">
      <w:pPr>
        <w:pStyle w:val="Textocomentario"/>
        <w:ind w:left="567"/>
      </w:pPr>
    </w:p>
    <w:p w14:paraId="403AAC6E" w14:textId="525575C6" w:rsidR="003C7767" w:rsidRDefault="00AD79D6" w:rsidP="00E04A8E">
      <w:pPr>
        <w:pStyle w:val="Textocomentario"/>
        <w:ind w:left="567"/>
      </w:pPr>
      <w:r>
        <w:t xml:space="preserve">(*) </w:t>
      </w:r>
      <w:r w:rsidR="003C7767">
        <w:t xml:space="preserve">Los buzones de mail habilitados </w:t>
      </w:r>
      <w:r w:rsidR="00E04A8E">
        <w:t>y en base a lo acordado en el Anexo 2 sobre el tratamiento de los datos de carácter personal</w:t>
      </w:r>
      <w:r w:rsidR="003C7767">
        <w:t>:</w:t>
      </w:r>
    </w:p>
    <w:p w14:paraId="3B309CD3" w14:textId="77777777" w:rsidR="00E04A8E" w:rsidRPr="00E04A8E" w:rsidRDefault="003C7767" w:rsidP="003C7767">
      <w:pPr>
        <w:pStyle w:val="Prrafodelista"/>
        <w:numPr>
          <w:ilvl w:val="0"/>
          <w:numId w:val="38"/>
        </w:numPr>
        <w:spacing w:line="278" w:lineRule="auto"/>
        <w:ind w:right="161"/>
        <w:rPr>
          <w:rStyle w:val="Hipervnculo"/>
          <w:rFonts w:eastAsia="Times New Roman"/>
          <w:color w:val="auto"/>
          <w:u w:val="none"/>
        </w:rPr>
      </w:pPr>
      <w:r w:rsidRPr="00345719">
        <w:t>Solicitudes AS Cataluña:</w:t>
      </w:r>
      <w:r>
        <w:rPr>
          <w:rFonts w:eastAsia="Times New Roman"/>
          <w:color w:val="1F497D"/>
        </w:rPr>
        <w:t xml:space="preserve"> </w:t>
      </w:r>
      <w:hyperlink r:id="rId31" w:history="1">
        <w:r w:rsidRPr="000A7834">
          <w:rPr>
            <w:rStyle w:val="Hipervnculo"/>
            <w:rFonts w:eastAsia="Times New Roman"/>
          </w:rPr>
          <w:t>alquilersocial.catalunya@haya.es</w:t>
        </w:r>
      </w:hyperlink>
    </w:p>
    <w:p w14:paraId="600EB335" w14:textId="4D150A15" w:rsidR="003C7767" w:rsidRPr="00E04A8E" w:rsidRDefault="003C7767" w:rsidP="003C7767">
      <w:pPr>
        <w:pStyle w:val="Prrafodelista"/>
        <w:numPr>
          <w:ilvl w:val="0"/>
          <w:numId w:val="38"/>
        </w:numPr>
        <w:spacing w:line="278" w:lineRule="auto"/>
        <w:ind w:right="161"/>
        <w:rPr>
          <w:rFonts w:eastAsia="Times New Roman"/>
        </w:rPr>
      </w:pPr>
      <w:r w:rsidRPr="00E04A8E">
        <w:t>Solicitudes fuera de Cataluña:</w:t>
      </w:r>
      <w:r w:rsidRPr="00E04A8E">
        <w:rPr>
          <w:rFonts w:eastAsia="Times New Roman"/>
          <w:color w:val="1F497D"/>
        </w:rPr>
        <w:t xml:space="preserve"> </w:t>
      </w:r>
      <w:hyperlink r:id="rId32" w:history="1">
        <w:r w:rsidRPr="00E04A8E">
          <w:rPr>
            <w:rStyle w:val="Hipervnculo"/>
            <w:rFonts w:eastAsia="Times New Roman"/>
          </w:rPr>
          <w:t>contratos.alquilersocial@haya.es</w:t>
        </w:r>
      </w:hyperlink>
    </w:p>
    <w:p w14:paraId="6ED036B1" w14:textId="351C8E03" w:rsidR="00C120B2" w:rsidRPr="00537073" w:rsidRDefault="003C7767" w:rsidP="00537073">
      <w:pPr>
        <w:pStyle w:val="Textocomentario"/>
        <w:ind w:firstLine="567"/>
        <w:rPr>
          <w:u w:val="single"/>
        </w:rPr>
      </w:pPr>
      <w:r>
        <w:t xml:space="preserve">Se deberá </w:t>
      </w:r>
      <w:r w:rsidR="00E04A8E">
        <w:t>incluir</w:t>
      </w:r>
      <w:r>
        <w:t xml:space="preserve"> en copia siempre al buzón del Servicer: </w:t>
      </w:r>
      <w:hyperlink r:id="rId33" w:history="1">
        <w:r w:rsidRPr="000A7834">
          <w:rPr>
            <w:rStyle w:val="Hipervnculo"/>
          </w:rPr>
          <w:t>solicitudalquiler@haya.es</w:t>
        </w:r>
      </w:hyperlink>
      <w:r>
        <w:rPr>
          <w:rStyle w:val="Refdecomentario"/>
        </w:rPr>
        <w:annotationRef/>
      </w:r>
    </w:p>
    <w:p w14:paraId="44CF0A94" w14:textId="2F55D948" w:rsidR="00C120B2" w:rsidRDefault="00C05ADF" w:rsidP="008D62ED">
      <w:pPr>
        <w:pStyle w:val="Ttulo4"/>
        <w:numPr>
          <w:ilvl w:val="3"/>
          <w:numId w:val="41"/>
        </w:numPr>
        <w:ind w:left="567" w:right="161" w:firstLine="0"/>
      </w:pPr>
      <w:bookmarkStart w:id="32" w:name="_Toc39487432"/>
      <w:bookmarkStart w:id="33" w:name="_Toc52978406"/>
      <w:r>
        <w:rPr>
          <w:color w:val="0070C0"/>
          <w:sz w:val="20"/>
          <w:szCs w:val="20"/>
        </w:rPr>
        <w:t>Informe habitabilidad del inmueble</w:t>
      </w:r>
      <w:bookmarkEnd w:id="32"/>
      <w:bookmarkEnd w:id="33"/>
    </w:p>
    <w:p w14:paraId="55D5A75B" w14:textId="4E11A6EF" w:rsidR="00C120B2" w:rsidRPr="00222D85" w:rsidRDefault="00222D85" w:rsidP="000E21B7">
      <w:pPr>
        <w:pBdr>
          <w:top w:val="nil"/>
          <w:left w:val="nil"/>
          <w:bottom w:val="nil"/>
          <w:right w:val="nil"/>
          <w:between w:val="nil"/>
        </w:pBdr>
        <w:spacing w:before="37" w:line="276" w:lineRule="auto"/>
        <w:ind w:left="567" w:right="161"/>
        <w:jc w:val="both"/>
        <w:rPr>
          <w:strike/>
          <w:sz w:val="20"/>
          <w:szCs w:val="20"/>
        </w:rPr>
      </w:pPr>
      <w:r w:rsidRPr="00222D85">
        <w:rPr>
          <w:sz w:val="20"/>
          <w:szCs w:val="20"/>
        </w:rPr>
        <w:t>Si el solicitante cumple</w:t>
      </w:r>
      <w:r w:rsidR="00C05ADF" w:rsidRPr="00222D85">
        <w:rPr>
          <w:sz w:val="20"/>
          <w:szCs w:val="20"/>
        </w:rPr>
        <w:t xml:space="preserve"> los criterios de los apartados anteriores (deudor hipotecario, vulnerabilidad e inmueble apto/asignación vivienda alternativa disponible), el Servicer se lo comunicará por mail/teléfono al solicitante</w:t>
      </w:r>
      <w:r w:rsidR="00AA1157">
        <w:rPr>
          <w:sz w:val="20"/>
          <w:szCs w:val="20"/>
        </w:rPr>
        <w:t xml:space="preserve"> (no se registrarán las llamadas)</w:t>
      </w:r>
      <w:r w:rsidR="00C05ADF" w:rsidRPr="00222D85">
        <w:rPr>
          <w:sz w:val="20"/>
          <w:szCs w:val="20"/>
        </w:rPr>
        <w:t xml:space="preserve">. No obstante, se ha de indicar que la concesión estará supeditada al estudio de habitabilidad del inmueble y que por tanto se va a realizar la visita a la vivienda. </w:t>
      </w:r>
    </w:p>
    <w:p w14:paraId="008234DD" w14:textId="77777777" w:rsidR="00C120B2" w:rsidRDefault="00C120B2" w:rsidP="000E21B7">
      <w:pPr>
        <w:pBdr>
          <w:top w:val="nil"/>
          <w:left w:val="nil"/>
          <w:bottom w:val="nil"/>
          <w:right w:val="nil"/>
          <w:between w:val="nil"/>
        </w:pBdr>
        <w:spacing w:before="1"/>
        <w:ind w:left="567" w:right="161"/>
        <w:jc w:val="both"/>
        <w:rPr>
          <w:color w:val="000000"/>
          <w:sz w:val="19"/>
          <w:szCs w:val="19"/>
        </w:rPr>
      </w:pPr>
    </w:p>
    <w:p w14:paraId="1BAA3D8C" w14:textId="77777777" w:rsidR="00C120B2" w:rsidRPr="00A257EE" w:rsidRDefault="00C05ADF" w:rsidP="00A257EE">
      <w:pPr>
        <w:pBdr>
          <w:top w:val="nil"/>
          <w:left w:val="nil"/>
          <w:bottom w:val="nil"/>
          <w:right w:val="nil"/>
          <w:between w:val="nil"/>
        </w:pBdr>
        <w:spacing w:before="37" w:line="276" w:lineRule="auto"/>
        <w:ind w:left="567" w:right="161"/>
        <w:jc w:val="both"/>
        <w:rPr>
          <w:sz w:val="20"/>
          <w:szCs w:val="20"/>
        </w:rPr>
      </w:pPr>
      <w:r w:rsidRPr="00A257EE">
        <w:rPr>
          <w:sz w:val="20"/>
          <w:szCs w:val="20"/>
        </w:rPr>
        <w:t>Resultado:</w:t>
      </w:r>
    </w:p>
    <w:p w14:paraId="6D07F1AC" w14:textId="77777777" w:rsidR="00C120B2" w:rsidRDefault="00C120B2" w:rsidP="000E21B7">
      <w:pPr>
        <w:pBdr>
          <w:top w:val="nil"/>
          <w:left w:val="nil"/>
          <w:bottom w:val="nil"/>
          <w:right w:val="nil"/>
          <w:between w:val="nil"/>
        </w:pBdr>
        <w:spacing w:before="3"/>
        <w:ind w:left="567" w:right="161"/>
        <w:jc w:val="both"/>
        <w:rPr>
          <w:color w:val="000000"/>
          <w:sz w:val="19"/>
          <w:szCs w:val="19"/>
        </w:rPr>
      </w:pPr>
    </w:p>
    <w:p w14:paraId="64CF3274" w14:textId="77777777" w:rsidR="00C120B2" w:rsidRDefault="00C05ADF" w:rsidP="0016262F">
      <w:pPr>
        <w:numPr>
          <w:ilvl w:val="0"/>
          <w:numId w:val="9"/>
        </w:numPr>
        <w:pBdr>
          <w:top w:val="nil"/>
          <w:left w:val="nil"/>
          <w:bottom w:val="nil"/>
          <w:right w:val="nil"/>
          <w:between w:val="nil"/>
        </w:pBdr>
        <w:tabs>
          <w:tab w:val="left" w:pos="975"/>
        </w:tabs>
        <w:spacing w:line="276" w:lineRule="auto"/>
        <w:ind w:left="851" w:right="161" w:hanging="284"/>
        <w:jc w:val="both"/>
        <w:rPr>
          <w:color w:val="000000"/>
          <w:sz w:val="20"/>
          <w:szCs w:val="20"/>
        </w:rPr>
      </w:pPr>
      <w:r>
        <w:rPr>
          <w:color w:val="000000"/>
          <w:sz w:val="20"/>
          <w:szCs w:val="20"/>
          <w:u w:val="single"/>
        </w:rPr>
        <w:t>Cumple requisitos</w:t>
      </w:r>
      <w:r>
        <w:rPr>
          <w:color w:val="000000"/>
          <w:sz w:val="20"/>
          <w:szCs w:val="20"/>
        </w:rPr>
        <w:t xml:space="preserve">: El Servicer analizará si procede la adecuación de la vivienda, en los términos acordados con BBVA y según las atribuciones de las que disponga para realizar la inversión (en caso de que el presupuesto exceda solicitará a EGI su aprobación, buzón: </w:t>
      </w:r>
      <w:r w:rsidRPr="00A257EE">
        <w:rPr>
          <w:rStyle w:val="Hipervnculo"/>
          <w:sz w:val="20"/>
          <w:szCs w:val="20"/>
        </w:rPr>
        <w:t>egi.psv@bbva.com</w:t>
      </w:r>
      <w:r>
        <w:rPr>
          <w:color w:val="000000"/>
          <w:sz w:val="20"/>
          <w:szCs w:val="20"/>
        </w:rPr>
        <w:t>).</w:t>
      </w:r>
    </w:p>
    <w:p w14:paraId="7BCF8200" w14:textId="77777777" w:rsidR="00C120B2" w:rsidRDefault="00C120B2" w:rsidP="00D55ADF">
      <w:pPr>
        <w:pBdr>
          <w:top w:val="nil"/>
          <w:left w:val="nil"/>
          <w:bottom w:val="nil"/>
          <w:right w:val="nil"/>
          <w:between w:val="nil"/>
        </w:pBdr>
        <w:spacing w:before="5"/>
        <w:ind w:left="851" w:right="161" w:hanging="284"/>
        <w:jc w:val="both"/>
        <w:rPr>
          <w:color w:val="000000"/>
          <w:sz w:val="16"/>
          <w:szCs w:val="16"/>
        </w:rPr>
      </w:pPr>
    </w:p>
    <w:p w14:paraId="62BB2F7C" w14:textId="01F124FC" w:rsidR="00C120B2" w:rsidRDefault="00C05ADF" w:rsidP="0016262F">
      <w:pPr>
        <w:numPr>
          <w:ilvl w:val="0"/>
          <w:numId w:val="9"/>
        </w:numPr>
        <w:pBdr>
          <w:top w:val="nil"/>
          <w:left w:val="nil"/>
          <w:bottom w:val="nil"/>
          <w:right w:val="nil"/>
          <w:between w:val="nil"/>
        </w:pBdr>
        <w:tabs>
          <w:tab w:val="left" w:pos="975"/>
        </w:tabs>
        <w:spacing w:line="276" w:lineRule="auto"/>
        <w:ind w:left="851" w:right="161" w:hanging="284"/>
        <w:jc w:val="both"/>
        <w:rPr>
          <w:color w:val="000000"/>
          <w:sz w:val="20"/>
          <w:szCs w:val="20"/>
        </w:rPr>
      </w:pPr>
      <w:r>
        <w:rPr>
          <w:color w:val="000000"/>
          <w:sz w:val="20"/>
          <w:szCs w:val="20"/>
          <w:u w:val="single"/>
        </w:rPr>
        <w:t>No cumple requisitos</w:t>
      </w:r>
      <w:r>
        <w:rPr>
          <w:color w:val="000000"/>
          <w:sz w:val="20"/>
          <w:szCs w:val="20"/>
        </w:rPr>
        <w:t>: El Servicer indicará a EGI</w:t>
      </w:r>
      <w:r w:rsidR="00222D85" w:rsidRPr="00222D85">
        <w:rPr>
          <w:color w:val="FF0000"/>
          <w:sz w:val="20"/>
          <w:szCs w:val="20"/>
        </w:rPr>
        <w:t xml:space="preserve"> </w:t>
      </w:r>
      <w:r>
        <w:rPr>
          <w:color w:val="000000"/>
          <w:sz w:val="20"/>
          <w:szCs w:val="20"/>
        </w:rPr>
        <w:t xml:space="preserve">de BBVA (a través de su </w:t>
      </w:r>
      <w:r>
        <w:rPr>
          <w:sz w:val="20"/>
          <w:szCs w:val="20"/>
        </w:rPr>
        <w:t>buzón</w:t>
      </w:r>
      <w:r>
        <w:rPr>
          <w:color w:val="000000"/>
          <w:sz w:val="20"/>
          <w:szCs w:val="20"/>
        </w:rPr>
        <w:t xml:space="preserve"> de correo </w:t>
      </w:r>
      <w:r w:rsidRPr="00FC3F8B">
        <w:rPr>
          <w:rStyle w:val="Hipervnculo"/>
          <w:sz w:val="20"/>
          <w:szCs w:val="20"/>
        </w:rPr>
        <w:t>egi.psv@bbva.com</w:t>
      </w:r>
      <w:r>
        <w:rPr>
          <w:color w:val="000000"/>
          <w:sz w:val="20"/>
          <w:szCs w:val="20"/>
        </w:rPr>
        <w:t>) que la vivienda no cumple con los requisitos prefijados y propondrá una vivienda/s alternativa a BBVA</w:t>
      </w:r>
      <w:r w:rsidR="00B67735">
        <w:rPr>
          <w:color w:val="000000"/>
          <w:sz w:val="20"/>
          <w:szCs w:val="20"/>
        </w:rPr>
        <w:t xml:space="preserve"> </w:t>
      </w:r>
      <w:r w:rsidR="00B67735" w:rsidRPr="00FC3F8B">
        <w:rPr>
          <w:sz w:val="20"/>
          <w:szCs w:val="20"/>
        </w:rPr>
        <w:t xml:space="preserve">(según criterios indicados en </w:t>
      </w:r>
      <w:r w:rsidR="00FC3F8B" w:rsidRPr="00FC3F8B">
        <w:rPr>
          <w:sz w:val="20"/>
          <w:szCs w:val="20"/>
        </w:rPr>
        <w:t>5</w:t>
      </w:r>
      <w:r w:rsidR="00B67735" w:rsidRPr="00FC3F8B">
        <w:rPr>
          <w:sz w:val="20"/>
          <w:szCs w:val="20"/>
        </w:rPr>
        <w:t>.1.5.7</w:t>
      </w:r>
      <w:r w:rsidR="00FC3F8B" w:rsidRPr="00FC3F8B">
        <w:rPr>
          <w:sz w:val="20"/>
          <w:szCs w:val="20"/>
        </w:rPr>
        <w:t xml:space="preserve"> Análisis de la vivienda</w:t>
      </w:r>
      <w:r w:rsidR="00B67735" w:rsidRPr="00FC3F8B">
        <w:rPr>
          <w:sz w:val="20"/>
          <w:szCs w:val="20"/>
        </w:rPr>
        <w:t>)</w:t>
      </w:r>
      <w:r>
        <w:rPr>
          <w:color w:val="000000"/>
          <w:sz w:val="20"/>
          <w:szCs w:val="20"/>
        </w:rPr>
        <w:t>, que podrá estudiar la situación dando las preceptivas instrucciones al Servicer.</w:t>
      </w:r>
    </w:p>
    <w:p w14:paraId="4219A10E" w14:textId="77777777" w:rsidR="00C120B2" w:rsidRDefault="00C120B2" w:rsidP="00D55ADF">
      <w:pPr>
        <w:pBdr>
          <w:top w:val="nil"/>
          <w:left w:val="nil"/>
          <w:bottom w:val="nil"/>
          <w:right w:val="nil"/>
          <w:between w:val="nil"/>
        </w:pBdr>
        <w:spacing w:before="5"/>
        <w:ind w:left="851" w:right="161" w:hanging="284"/>
        <w:jc w:val="both"/>
        <w:rPr>
          <w:color w:val="000000"/>
          <w:sz w:val="16"/>
          <w:szCs w:val="16"/>
        </w:rPr>
      </w:pPr>
    </w:p>
    <w:p w14:paraId="6C447D56" w14:textId="77777777" w:rsidR="00C120B2" w:rsidRDefault="00C05ADF" w:rsidP="0016262F">
      <w:pPr>
        <w:numPr>
          <w:ilvl w:val="0"/>
          <w:numId w:val="9"/>
        </w:numPr>
        <w:pBdr>
          <w:top w:val="nil"/>
          <w:left w:val="nil"/>
          <w:bottom w:val="nil"/>
          <w:right w:val="nil"/>
          <w:between w:val="nil"/>
        </w:pBdr>
        <w:tabs>
          <w:tab w:val="left" w:pos="975"/>
        </w:tabs>
        <w:spacing w:line="273" w:lineRule="auto"/>
        <w:ind w:left="851" w:right="161" w:hanging="284"/>
        <w:jc w:val="both"/>
        <w:rPr>
          <w:color w:val="000000"/>
          <w:sz w:val="20"/>
          <w:szCs w:val="20"/>
        </w:rPr>
      </w:pPr>
      <w:r>
        <w:rPr>
          <w:color w:val="000000"/>
          <w:sz w:val="20"/>
          <w:szCs w:val="20"/>
        </w:rPr>
        <w:t>En caso de asignación de otra vivienda, el Servicer analizará si procede la adecuación de la vivienda asignada y si tiene atribuciones presupuestarias para llevarla a cabo (en caso contrario solicitará a EGI su aprobación).</w:t>
      </w:r>
    </w:p>
    <w:p w14:paraId="1A89319F" w14:textId="77777777" w:rsidR="00C120B2" w:rsidRDefault="00C120B2" w:rsidP="000E21B7">
      <w:pPr>
        <w:pBdr>
          <w:top w:val="nil"/>
          <w:left w:val="nil"/>
          <w:bottom w:val="nil"/>
          <w:right w:val="nil"/>
          <w:between w:val="nil"/>
        </w:pBdr>
        <w:tabs>
          <w:tab w:val="left" w:pos="975"/>
        </w:tabs>
        <w:spacing w:line="273" w:lineRule="auto"/>
        <w:ind w:left="567" w:right="161"/>
        <w:jc w:val="both"/>
        <w:rPr>
          <w:sz w:val="20"/>
          <w:szCs w:val="20"/>
        </w:rPr>
      </w:pPr>
    </w:p>
    <w:p w14:paraId="1C417176" w14:textId="77777777" w:rsidR="00C120B2" w:rsidRDefault="00C05ADF" w:rsidP="000E21B7">
      <w:pPr>
        <w:spacing w:before="1" w:line="278" w:lineRule="auto"/>
        <w:ind w:left="567" w:right="161"/>
        <w:jc w:val="both"/>
        <w:rPr>
          <w:sz w:val="20"/>
          <w:szCs w:val="20"/>
        </w:rPr>
      </w:pPr>
      <w:r>
        <w:rPr>
          <w:sz w:val="20"/>
          <w:szCs w:val="20"/>
        </w:rPr>
        <w:t>El Servicer, de manera reactiva y a petición de BBVA, solicitará al área técnica el estudio de habitabilidad (implica visita al inmueble) en caso de ser consultado por operaciones de daciones en pago y como paso previo para la formalización del contrato.</w:t>
      </w:r>
    </w:p>
    <w:p w14:paraId="15AA8766" w14:textId="77777777" w:rsidR="00C120B2" w:rsidRDefault="00C120B2" w:rsidP="000E21B7">
      <w:pPr>
        <w:pBdr>
          <w:top w:val="nil"/>
          <w:left w:val="nil"/>
          <w:bottom w:val="nil"/>
          <w:right w:val="nil"/>
          <w:between w:val="nil"/>
        </w:pBdr>
        <w:tabs>
          <w:tab w:val="left" w:pos="975"/>
        </w:tabs>
        <w:spacing w:line="273" w:lineRule="auto"/>
        <w:ind w:left="567" w:right="161"/>
        <w:jc w:val="both"/>
        <w:rPr>
          <w:sz w:val="20"/>
          <w:szCs w:val="20"/>
        </w:rPr>
      </w:pPr>
    </w:p>
    <w:p w14:paraId="4A190B20" w14:textId="245295F8" w:rsidR="00C120B2" w:rsidRDefault="00C05ADF" w:rsidP="008D62ED">
      <w:pPr>
        <w:pStyle w:val="Ttulo4"/>
        <w:numPr>
          <w:ilvl w:val="3"/>
          <w:numId w:val="41"/>
        </w:numPr>
        <w:ind w:left="567" w:right="161" w:firstLine="0"/>
      </w:pPr>
      <w:bookmarkStart w:id="34" w:name="_Toc39487433"/>
      <w:bookmarkStart w:id="35" w:name="_Toc52978407"/>
      <w:r>
        <w:rPr>
          <w:color w:val="0070C0"/>
          <w:sz w:val="20"/>
          <w:szCs w:val="20"/>
        </w:rPr>
        <w:lastRenderedPageBreak/>
        <w:t>Incidencias</w:t>
      </w:r>
      <w:bookmarkEnd w:id="34"/>
      <w:bookmarkEnd w:id="35"/>
    </w:p>
    <w:p w14:paraId="3DCCB7DF" w14:textId="77777777" w:rsidR="00C120B2" w:rsidRDefault="00C120B2" w:rsidP="000E21B7">
      <w:pPr>
        <w:ind w:left="567"/>
      </w:pPr>
    </w:p>
    <w:p w14:paraId="71B6B967" w14:textId="77777777" w:rsidR="00C120B2" w:rsidRPr="00D55ADF" w:rsidRDefault="00C05ADF" w:rsidP="0016262F">
      <w:pPr>
        <w:numPr>
          <w:ilvl w:val="0"/>
          <w:numId w:val="9"/>
        </w:numPr>
        <w:pBdr>
          <w:top w:val="nil"/>
          <w:left w:val="nil"/>
          <w:bottom w:val="nil"/>
          <w:right w:val="nil"/>
          <w:between w:val="nil"/>
        </w:pBdr>
        <w:tabs>
          <w:tab w:val="left" w:pos="975"/>
        </w:tabs>
        <w:spacing w:line="276" w:lineRule="auto"/>
        <w:ind w:left="851" w:right="161" w:hanging="284"/>
        <w:jc w:val="both"/>
        <w:rPr>
          <w:color w:val="000000"/>
          <w:sz w:val="20"/>
          <w:szCs w:val="20"/>
        </w:rPr>
      </w:pPr>
      <w:r w:rsidRPr="00D55ADF">
        <w:rPr>
          <w:color w:val="000000"/>
          <w:sz w:val="20"/>
          <w:szCs w:val="20"/>
        </w:rPr>
        <w:t>El Servicer, en el supuesto de que surgieran incidencias asociadas a estas actividades o bien detectase alguna situación de urgencia (lanzamiento inminente, por ejemplo), informará al buzón creado al efecto de la unidad de Estrategia y Gestión Inmobiliaria de BBVA (</w:t>
      </w:r>
      <w:r w:rsidRPr="008D717A">
        <w:rPr>
          <w:rStyle w:val="Hipervnculo"/>
          <w:sz w:val="20"/>
          <w:szCs w:val="20"/>
        </w:rPr>
        <w:t>egi.psv@bbva.com</w:t>
      </w:r>
      <w:r w:rsidRPr="00D55ADF">
        <w:rPr>
          <w:color w:val="000000"/>
          <w:sz w:val="20"/>
          <w:szCs w:val="20"/>
        </w:rPr>
        <w:t>) y al buzón de PSV (</w:t>
      </w:r>
      <w:hyperlink r:id="rId34">
        <w:r w:rsidRPr="008D717A">
          <w:rPr>
            <w:rStyle w:val="Hipervnculo"/>
            <w:sz w:val="20"/>
            <w:szCs w:val="20"/>
          </w:rPr>
          <w:t>politicasocialvivienda@bbva.com</w:t>
        </w:r>
      </w:hyperlink>
      <w:r w:rsidRPr="00D55ADF">
        <w:rPr>
          <w:color w:val="000000"/>
          <w:sz w:val="20"/>
          <w:szCs w:val="20"/>
        </w:rPr>
        <w:t>) para su conocimiento y recepción de instrucciones (en su caso).</w:t>
      </w:r>
    </w:p>
    <w:p w14:paraId="09F3AAFE" w14:textId="77777777" w:rsidR="00C120B2" w:rsidRPr="00D55ADF" w:rsidRDefault="00C120B2" w:rsidP="00D55ADF">
      <w:pPr>
        <w:pBdr>
          <w:top w:val="nil"/>
          <w:left w:val="nil"/>
          <w:bottom w:val="nil"/>
          <w:right w:val="nil"/>
          <w:between w:val="nil"/>
        </w:pBdr>
        <w:tabs>
          <w:tab w:val="left" w:pos="975"/>
        </w:tabs>
        <w:spacing w:line="276" w:lineRule="auto"/>
        <w:ind w:left="851" w:right="161"/>
        <w:jc w:val="both"/>
        <w:rPr>
          <w:color w:val="000000"/>
          <w:sz w:val="20"/>
          <w:szCs w:val="20"/>
        </w:rPr>
      </w:pPr>
    </w:p>
    <w:p w14:paraId="510307A3" w14:textId="2D50A8E1" w:rsidR="006C0D74" w:rsidRPr="00D74D8A" w:rsidRDefault="00C05ADF" w:rsidP="00D74D8A">
      <w:pPr>
        <w:numPr>
          <w:ilvl w:val="0"/>
          <w:numId w:val="9"/>
        </w:numPr>
        <w:pBdr>
          <w:top w:val="nil"/>
          <w:left w:val="nil"/>
          <w:bottom w:val="nil"/>
          <w:right w:val="nil"/>
          <w:between w:val="nil"/>
        </w:pBdr>
        <w:tabs>
          <w:tab w:val="left" w:pos="975"/>
        </w:tabs>
        <w:spacing w:line="276" w:lineRule="auto"/>
        <w:ind w:left="851" w:right="161" w:hanging="284"/>
        <w:jc w:val="both"/>
        <w:rPr>
          <w:color w:val="000000"/>
          <w:sz w:val="20"/>
          <w:szCs w:val="20"/>
        </w:rPr>
      </w:pPr>
      <w:r w:rsidRPr="00D55ADF">
        <w:rPr>
          <w:color w:val="000000"/>
          <w:sz w:val="20"/>
          <w:szCs w:val="20"/>
        </w:rPr>
        <w:t>Asimismo, en caso de recibir avisos de ocupación, el Servicer actuará según las instrucciones dadas por BBVA</w:t>
      </w:r>
      <w:r w:rsidR="00D74D8A">
        <w:rPr>
          <w:color w:val="000000"/>
          <w:sz w:val="20"/>
          <w:szCs w:val="20"/>
        </w:rPr>
        <w:t xml:space="preserve"> p</w:t>
      </w:r>
      <w:r w:rsidR="007F03FE" w:rsidRPr="00D74D8A">
        <w:rPr>
          <w:sz w:val="20"/>
          <w:szCs w:val="20"/>
        </w:rPr>
        <w:t>ara todos los bloques de viviendas</w:t>
      </w:r>
      <w:r w:rsidR="00D74D8A" w:rsidRPr="00D74D8A">
        <w:rPr>
          <w:sz w:val="20"/>
          <w:szCs w:val="20"/>
        </w:rPr>
        <w:t xml:space="preserve"> sociales, adaptándose a la legislación vigente en cada caso</w:t>
      </w:r>
      <w:r w:rsidR="007F03FE" w:rsidRPr="00D74D8A">
        <w:rPr>
          <w:sz w:val="20"/>
          <w:szCs w:val="20"/>
        </w:rPr>
        <w:t>:</w:t>
      </w:r>
    </w:p>
    <w:p w14:paraId="7DCFCA4E" w14:textId="77777777" w:rsidR="006C0D74" w:rsidRPr="006C0D74" w:rsidRDefault="007F03FE" w:rsidP="008D62ED">
      <w:pPr>
        <w:pStyle w:val="Prrafodelista"/>
        <w:numPr>
          <w:ilvl w:val="0"/>
          <w:numId w:val="43"/>
        </w:numPr>
        <w:pBdr>
          <w:top w:val="nil"/>
          <w:left w:val="nil"/>
          <w:bottom w:val="nil"/>
          <w:right w:val="nil"/>
          <w:between w:val="nil"/>
        </w:pBdr>
        <w:tabs>
          <w:tab w:val="left" w:pos="851"/>
        </w:tabs>
        <w:ind w:right="161"/>
        <w:rPr>
          <w:u w:val="single"/>
        </w:rPr>
      </w:pPr>
      <w:r w:rsidRPr="006C0D74">
        <w:t>Interp</w:t>
      </w:r>
      <w:r w:rsidR="00C05ADF" w:rsidRPr="006C0D74">
        <w:t>oner denuncia</w:t>
      </w:r>
    </w:p>
    <w:p w14:paraId="2A716714" w14:textId="77777777" w:rsidR="006C0D74" w:rsidRPr="006C0D74" w:rsidRDefault="00C05ADF" w:rsidP="008D62ED">
      <w:pPr>
        <w:pStyle w:val="Prrafodelista"/>
        <w:numPr>
          <w:ilvl w:val="0"/>
          <w:numId w:val="43"/>
        </w:numPr>
        <w:pBdr>
          <w:top w:val="nil"/>
          <w:left w:val="nil"/>
          <w:bottom w:val="nil"/>
          <w:right w:val="nil"/>
          <w:between w:val="nil"/>
        </w:pBdr>
        <w:tabs>
          <w:tab w:val="left" w:pos="851"/>
        </w:tabs>
        <w:ind w:right="161"/>
        <w:rPr>
          <w:u w:val="single"/>
        </w:rPr>
      </w:pPr>
      <w:r w:rsidRPr="006C0D74">
        <w:t>Enviar a CES</w:t>
      </w:r>
    </w:p>
    <w:p w14:paraId="0D6E29EA" w14:textId="59212047" w:rsidR="007F03FE" w:rsidRPr="00D74D8A" w:rsidRDefault="00C05ADF" w:rsidP="008D62ED">
      <w:pPr>
        <w:pStyle w:val="Prrafodelista"/>
        <w:numPr>
          <w:ilvl w:val="0"/>
          <w:numId w:val="43"/>
        </w:numPr>
        <w:pBdr>
          <w:top w:val="nil"/>
          <w:left w:val="nil"/>
          <w:bottom w:val="nil"/>
          <w:right w:val="nil"/>
          <w:between w:val="nil"/>
        </w:pBdr>
        <w:tabs>
          <w:tab w:val="left" w:pos="851"/>
        </w:tabs>
        <w:ind w:right="161"/>
        <w:rPr>
          <w:u w:val="single"/>
        </w:rPr>
      </w:pPr>
      <w:r w:rsidRPr="006C0D74">
        <w:t>Judicializar la ocupación</w:t>
      </w:r>
    </w:p>
    <w:p w14:paraId="66E02D24" w14:textId="7FEF65AE" w:rsidR="00D74D8A" w:rsidRPr="006C0D74" w:rsidRDefault="00D74D8A" w:rsidP="008D62ED">
      <w:pPr>
        <w:pStyle w:val="Prrafodelista"/>
        <w:numPr>
          <w:ilvl w:val="0"/>
          <w:numId w:val="43"/>
        </w:numPr>
        <w:pBdr>
          <w:top w:val="nil"/>
          <w:left w:val="nil"/>
          <w:bottom w:val="nil"/>
          <w:right w:val="nil"/>
          <w:between w:val="nil"/>
        </w:pBdr>
        <w:tabs>
          <w:tab w:val="left" w:pos="851"/>
        </w:tabs>
        <w:ind w:right="161"/>
        <w:rPr>
          <w:u w:val="single"/>
        </w:rPr>
      </w:pPr>
      <w:r>
        <w:t>Etc.</w:t>
      </w:r>
    </w:p>
    <w:p w14:paraId="564AC13C" w14:textId="512037CD" w:rsidR="00C120B2" w:rsidRDefault="00C05ADF" w:rsidP="008D62ED">
      <w:pPr>
        <w:pStyle w:val="Ttulo4"/>
        <w:numPr>
          <w:ilvl w:val="3"/>
          <w:numId w:val="41"/>
        </w:numPr>
        <w:ind w:left="567" w:right="161" w:firstLine="0"/>
        <w:rPr>
          <w:color w:val="0070C0"/>
          <w:sz w:val="20"/>
          <w:szCs w:val="20"/>
        </w:rPr>
      </w:pPr>
      <w:bookmarkStart w:id="36" w:name="_Toc39487434"/>
      <w:bookmarkStart w:id="37" w:name="_Toc52978408"/>
      <w:bookmarkStart w:id="38" w:name="_Hlk56760371"/>
      <w:r>
        <w:rPr>
          <w:color w:val="0070C0"/>
          <w:sz w:val="20"/>
          <w:szCs w:val="20"/>
        </w:rPr>
        <w:t>Sanción Propiedad</w:t>
      </w:r>
      <w:bookmarkEnd w:id="36"/>
      <w:bookmarkEnd w:id="37"/>
    </w:p>
    <w:bookmarkEnd w:id="38"/>
    <w:p w14:paraId="5C0988F7" w14:textId="77777777" w:rsidR="00D74D8A" w:rsidRPr="00D74D8A" w:rsidRDefault="00D74D8A" w:rsidP="00D74D8A"/>
    <w:p w14:paraId="0CE402BA" w14:textId="77777777" w:rsidR="00C120B2" w:rsidRPr="00D74D8A" w:rsidRDefault="00C05ADF" w:rsidP="000E21B7">
      <w:pPr>
        <w:pBdr>
          <w:top w:val="nil"/>
          <w:left w:val="nil"/>
          <w:bottom w:val="nil"/>
          <w:right w:val="nil"/>
          <w:between w:val="nil"/>
        </w:pBdr>
        <w:spacing w:before="36" w:line="276" w:lineRule="auto"/>
        <w:ind w:left="567" w:right="161"/>
        <w:jc w:val="both"/>
        <w:rPr>
          <w:sz w:val="20"/>
          <w:szCs w:val="20"/>
        </w:rPr>
      </w:pPr>
      <w:r w:rsidRPr="00D74D8A">
        <w:rPr>
          <w:sz w:val="20"/>
          <w:szCs w:val="20"/>
        </w:rPr>
        <w:t>Los casos en los que la solicitud de alquiler social cumpla con los criterios establecidos en el presente documento (deudor hipotecario: vulnerabilidad; inmueble apto habitable/asignación vivienda disponible aceptada y habitable; disponibilidad de cupo para casos FSV), el Servicer:</w:t>
      </w:r>
    </w:p>
    <w:p w14:paraId="22494A93" w14:textId="77777777" w:rsidR="00C120B2" w:rsidRPr="00D74D8A" w:rsidRDefault="00C05ADF" w:rsidP="0016262F">
      <w:pPr>
        <w:numPr>
          <w:ilvl w:val="0"/>
          <w:numId w:val="4"/>
        </w:numPr>
        <w:pBdr>
          <w:top w:val="nil"/>
          <w:left w:val="nil"/>
          <w:bottom w:val="nil"/>
          <w:right w:val="nil"/>
          <w:between w:val="nil"/>
        </w:pBdr>
        <w:spacing w:before="36" w:line="276" w:lineRule="auto"/>
        <w:ind w:left="851" w:right="161"/>
        <w:jc w:val="both"/>
        <w:rPr>
          <w:sz w:val="20"/>
          <w:szCs w:val="20"/>
        </w:rPr>
      </w:pPr>
      <w:r w:rsidRPr="00D74D8A">
        <w:rPr>
          <w:sz w:val="20"/>
          <w:szCs w:val="20"/>
        </w:rPr>
        <w:t>NO pedirá sanción a BBVA</w:t>
      </w:r>
    </w:p>
    <w:p w14:paraId="70BEBB4C" w14:textId="77777777" w:rsidR="00C120B2" w:rsidRPr="00D74D8A" w:rsidRDefault="00C05ADF" w:rsidP="0016262F">
      <w:pPr>
        <w:numPr>
          <w:ilvl w:val="0"/>
          <w:numId w:val="4"/>
        </w:numPr>
        <w:pBdr>
          <w:top w:val="nil"/>
          <w:left w:val="nil"/>
          <w:bottom w:val="nil"/>
          <w:right w:val="nil"/>
          <w:between w:val="nil"/>
        </w:pBdr>
        <w:spacing w:line="276" w:lineRule="auto"/>
        <w:ind w:left="851" w:right="161"/>
        <w:jc w:val="both"/>
        <w:rPr>
          <w:sz w:val="20"/>
          <w:szCs w:val="20"/>
        </w:rPr>
      </w:pPr>
      <w:r w:rsidRPr="00D74D8A">
        <w:rPr>
          <w:sz w:val="20"/>
          <w:szCs w:val="20"/>
        </w:rPr>
        <w:t>Procederá a la comunicación de la resolución del expediente al solicitante</w:t>
      </w:r>
    </w:p>
    <w:p w14:paraId="602440E7" w14:textId="1A493826" w:rsidR="00C120B2" w:rsidRPr="00DF5CFB" w:rsidRDefault="00C05ADF" w:rsidP="0016262F">
      <w:pPr>
        <w:numPr>
          <w:ilvl w:val="0"/>
          <w:numId w:val="4"/>
        </w:numPr>
        <w:pBdr>
          <w:top w:val="nil"/>
          <w:left w:val="nil"/>
          <w:bottom w:val="nil"/>
          <w:right w:val="nil"/>
          <w:between w:val="nil"/>
        </w:pBdr>
        <w:spacing w:line="276" w:lineRule="auto"/>
        <w:ind w:left="851" w:right="161"/>
        <w:jc w:val="both"/>
        <w:rPr>
          <w:sz w:val="20"/>
          <w:szCs w:val="20"/>
        </w:rPr>
      </w:pPr>
      <w:r w:rsidRPr="00D74D8A">
        <w:rPr>
          <w:sz w:val="20"/>
          <w:szCs w:val="20"/>
        </w:rPr>
        <w:t xml:space="preserve">Enviará mensualmente a EGI vía correo electrónico la </w:t>
      </w:r>
      <w:r w:rsidR="00CE7B64">
        <w:rPr>
          <w:sz w:val="20"/>
          <w:szCs w:val="20"/>
        </w:rPr>
        <w:t xml:space="preserve">siguiente información: </w:t>
      </w:r>
      <w:bookmarkStart w:id="39" w:name="_Hlk56760469"/>
      <w:r w:rsidR="00CE7B64">
        <w:rPr>
          <w:sz w:val="20"/>
          <w:szCs w:val="20"/>
        </w:rPr>
        <w:t xml:space="preserve">listado de todas las solicitudes, Aptos/No Aptos en base a los requisitos fijados por EGI BBVA, casos de riesgo y el </w:t>
      </w:r>
      <w:r w:rsidR="00CE7B64" w:rsidRPr="00DF5CFB">
        <w:rPr>
          <w:sz w:val="20"/>
          <w:szCs w:val="20"/>
        </w:rPr>
        <w:t>acumulado de las gestiones realizadas.</w:t>
      </w:r>
    </w:p>
    <w:bookmarkEnd w:id="39"/>
    <w:p w14:paraId="69DAC624" w14:textId="77777777" w:rsidR="00C120B2" w:rsidRPr="00D74D8A" w:rsidRDefault="00C120B2" w:rsidP="000E21B7">
      <w:pPr>
        <w:pBdr>
          <w:top w:val="nil"/>
          <w:left w:val="nil"/>
          <w:bottom w:val="nil"/>
          <w:right w:val="nil"/>
          <w:between w:val="nil"/>
        </w:pBdr>
        <w:spacing w:before="36" w:line="276" w:lineRule="auto"/>
        <w:ind w:left="567" w:right="161"/>
        <w:jc w:val="both"/>
        <w:rPr>
          <w:sz w:val="20"/>
          <w:szCs w:val="20"/>
        </w:rPr>
      </w:pPr>
    </w:p>
    <w:p w14:paraId="08F04652" w14:textId="566AFEBE" w:rsidR="00C120B2" w:rsidRPr="00D74D8A" w:rsidRDefault="00C05ADF" w:rsidP="000E21B7">
      <w:pPr>
        <w:pBdr>
          <w:top w:val="nil"/>
          <w:left w:val="nil"/>
          <w:bottom w:val="nil"/>
          <w:right w:val="nil"/>
          <w:between w:val="nil"/>
        </w:pBdr>
        <w:spacing w:before="36" w:line="276" w:lineRule="auto"/>
        <w:ind w:left="567" w:right="161"/>
        <w:jc w:val="both"/>
        <w:rPr>
          <w:sz w:val="20"/>
          <w:szCs w:val="20"/>
        </w:rPr>
      </w:pPr>
      <w:r w:rsidRPr="00D74D8A">
        <w:rPr>
          <w:sz w:val="20"/>
          <w:szCs w:val="20"/>
        </w:rPr>
        <w:t xml:space="preserve">Los casos que no hayan superado los criterios </w:t>
      </w:r>
      <w:r w:rsidR="00D74D8A" w:rsidRPr="00D74D8A">
        <w:rPr>
          <w:sz w:val="20"/>
          <w:szCs w:val="20"/>
        </w:rPr>
        <w:t>establecidos</w:t>
      </w:r>
      <w:r w:rsidRPr="00D74D8A">
        <w:rPr>
          <w:sz w:val="20"/>
          <w:szCs w:val="20"/>
        </w:rPr>
        <w:t xml:space="preserve"> se recogerán en un listado y se remitirán a EGI vía correo electrónico.</w:t>
      </w:r>
      <w:r w:rsidR="00492C39" w:rsidRPr="00D74D8A">
        <w:rPr>
          <w:sz w:val="20"/>
          <w:szCs w:val="20"/>
        </w:rPr>
        <w:t xml:space="preserve"> Así mismo se </w:t>
      </w:r>
      <w:r w:rsidR="00D74D8A" w:rsidRPr="00D74D8A">
        <w:rPr>
          <w:sz w:val="20"/>
          <w:szCs w:val="20"/>
        </w:rPr>
        <w:t>remitirán</w:t>
      </w:r>
      <w:r w:rsidR="00492C39" w:rsidRPr="00D74D8A">
        <w:rPr>
          <w:sz w:val="20"/>
          <w:szCs w:val="20"/>
        </w:rPr>
        <w:t xml:space="preserve"> todos los casos aprobados </w:t>
      </w:r>
      <w:r w:rsidR="00D74D8A" w:rsidRPr="00D74D8A">
        <w:rPr>
          <w:sz w:val="20"/>
          <w:szCs w:val="20"/>
        </w:rPr>
        <w:t>bajo la</w:t>
      </w:r>
      <w:r w:rsidR="00492C39" w:rsidRPr="00D74D8A">
        <w:rPr>
          <w:sz w:val="20"/>
          <w:szCs w:val="20"/>
        </w:rPr>
        <w:t xml:space="preserve"> estructura de facultades aprobada. </w:t>
      </w:r>
    </w:p>
    <w:p w14:paraId="04C67935" w14:textId="77777777" w:rsidR="00C120B2" w:rsidRDefault="00C120B2" w:rsidP="000E21B7">
      <w:pPr>
        <w:pBdr>
          <w:top w:val="nil"/>
          <w:left w:val="nil"/>
          <w:bottom w:val="nil"/>
          <w:right w:val="nil"/>
          <w:between w:val="nil"/>
        </w:pBdr>
        <w:spacing w:before="36" w:line="276" w:lineRule="auto"/>
        <w:ind w:left="567" w:right="161"/>
        <w:jc w:val="both"/>
        <w:rPr>
          <w:color w:val="FF0000"/>
          <w:sz w:val="20"/>
          <w:szCs w:val="20"/>
        </w:rPr>
      </w:pPr>
    </w:p>
    <w:p w14:paraId="4D248952" w14:textId="4DFC469F" w:rsidR="00C120B2" w:rsidRPr="00E30F03" w:rsidRDefault="00C05ADF" w:rsidP="000E21B7">
      <w:pPr>
        <w:pBdr>
          <w:top w:val="nil"/>
          <w:left w:val="nil"/>
          <w:bottom w:val="nil"/>
          <w:right w:val="nil"/>
          <w:between w:val="nil"/>
        </w:pBdr>
        <w:spacing w:before="36" w:line="276" w:lineRule="auto"/>
        <w:ind w:left="567" w:right="161"/>
        <w:jc w:val="both"/>
        <w:rPr>
          <w:sz w:val="20"/>
          <w:szCs w:val="20"/>
        </w:rPr>
      </w:pPr>
      <w:r w:rsidRPr="00E30F03">
        <w:rPr>
          <w:sz w:val="20"/>
          <w:szCs w:val="20"/>
        </w:rPr>
        <w:t>Los casos que,  pese a no cumplir con los criterios establecidos en el presente documento, el Servicer detectase (informado por el banco  u otros canales) que se produce un alto riesgo reputacional, se recogerán en un listado (especificando la casuística de cada uno de los casos)  que se enviará a</w:t>
      </w:r>
      <w:r w:rsidR="00E30F03">
        <w:rPr>
          <w:sz w:val="20"/>
          <w:szCs w:val="20"/>
        </w:rPr>
        <w:t>l buzón de</w:t>
      </w:r>
      <w:r w:rsidRPr="00E30F03">
        <w:rPr>
          <w:sz w:val="20"/>
          <w:szCs w:val="20"/>
        </w:rPr>
        <w:t xml:space="preserve"> EGI </w:t>
      </w:r>
      <w:hyperlink r:id="rId35" w:history="1">
        <w:r w:rsidR="00E30F03" w:rsidRPr="00E560F2">
          <w:rPr>
            <w:rStyle w:val="Hipervnculo"/>
            <w:sz w:val="20"/>
            <w:szCs w:val="20"/>
          </w:rPr>
          <w:t>egi.gestionactivos@bbva.com</w:t>
        </w:r>
      </w:hyperlink>
      <w:r w:rsidR="00E30F03">
        <w:rPr>
          <w:rStyle w:val="Hipervnculo"/>
          <w:sz w:val="20"/>
          <w:szCs w:val="20"/>
        </w:rPr>
        <w:t xml:space="preserve"> </w:t>
      </w:r>
      <w:r w:rsidR="00E30F03" w:rsidRPr="00E30F03">
        <w:rPr>
          <w:rStyle w:val="Hipervnculo"/>
          <w:color w:val="auto"/>
          <w:sz w:val="20"/>
          <w:szCs w:val="20"/>
          <w:u w:val="none"/>
        </w:rPr>
        <w:t>(*</w:t>
      </w:r>
      <w:r w:rsidRPr="00E30F03">
        <w:rPr>
          <w:rStyle w:val="Hipervnculo"/>
          <w:color w:val="auto"/>
          <w:sz w:val="20"/>
          <w:szCs w:val="20"/>
          <w:u w:val="none"/>
        </w:rPr>
        <w:t>)</w:t>
      </w:r>
      <w:r w:rsidRPr="00E30F03">
        <w:rPr>
          <w:sz w:val="20"/>
          <w:szCs w:val="20"/>
        </w:rPr>
        <w:t xml:space="preserve"> para su análisis por parte</w:t>
      </w:r>
      <w:r w:rsidR="00222D85" w:rsidRPr="00E30F03">
        <w:rPr>
          <w:sz w:val="20"/>
          <w:szCs w:val="20"/>
        </w:rPr>
        <w:t xml:space="preserve"> del</w:t>
      </w:r>
      <w:r w:rsidRPr="00E30F03">
        <w:rPr>
          <w:sz w:val="20"/>
          <w:szCs w:val="20"/>
        </w:rPr>
        <w:t xml:space="preserve"> Comité de EGI, quien reconsiderará, en algunas ocasiones, la aceptación o no de las solicitudes e informará al Servicer cómo proceder en cada una de ellas. El Comité EGI sancionará </w:t>
      </w:r>
      <w:r w:rsidR="00222D85" w:rsidRPr="00E30F03">
        <w:rPr>
          <w:sz w:val="20"/>
          <w:szCs w:val="20"/>
        </w:rPr>
        <w:t xml:space="preserve">las propuestas </w:t>
      </w:r>
      <w:r w:rsidRPr="00E30F03">
        <w:rPr>
          <w:sz w:val="20"/>
          <w:szCs w:val="20"/>
        </w:rPr>
        <w:t xml:space="preserve">quincenalmente.  </w:t>
      </w:r>
    </w:p>
    <w:p w14:paraId="0DB4E8EE" w14:textId="77777777" w:rsidR="00C120B2" w:rsidRDefault="00C120B2" w:rsidP="000E21B7">
      <w:pPr>
        <w:pBdr>
          <w:top w:val="nil"/>
          <w:left w:val="nil"/>
          <w:bottom w:val="nil"/>
          <w:right w:val="nil"/>
          <w:between w:val="nil"/>
        </w:pBdr>
        <w:spacing w:before="36" w:line="276" w:lineRule="auto"/>
        <w:ind w:left="567" w:right="161"/>
        <w:jc w:val="both"/>
        <w:rPr>
          <w:color w:val="FF0000"/>
          <w:sz w:val="20"/>
          <w:szCs w:val="20"/>
        </w:rPr>
      </w:pPr>
    </w:p>
    <w:p w14:paraId="7058B9A4" w14:textId="77777777" w:rsidR="00C120B2" w:rsidRPr="00757158" w:rsidRDefault="00C05ADF" w:rsidP="000E21B7">
      <w:pPr>
        <w:pBdr>
          <w:top w:val="nil"/>
          <w:left w:val="nil"/>
          <w:bottom w:val="nil"/>
          <w:right w:val="nil"/>
          <w:between w:val="nil"/>
        </w:pBdr>
        <w:spacing w:before="59" w:line="276" w:lineRule="auto"/>
        <w:ind w:left="567" w:right="161"/>
        <w:jc w:val="both"/>
        <w:rPr>
          <w:sz w:val="20"/>
          <w:szCs w:val="20"/>
        </w:rPr>
      </w:pPr>
      <w:r>
        <w:rPr>
          <w:color w:val="000000"/>
          <w:sz w:val="20"/>
          <w:szCs w:val="20"/>
        </w:rPr>
        <w:t xml:space="preserve">El plazo de respuesta de BBVA para comunicar al Servicer las sanciones </w:t>
      </w:r>
      <w:r w:rsidRPr="00757158">
        <w:rPr>
          <w:sz w:val="20"/>
          <w:szCs w:val="20"/>
        </w:rPr>
        <w:t>recibidas en ese último punto será de diez (10) días hábiles, con el fin de que se puedan aplicar los cambios en el siguiente reporte.</w:t>
      </w:r>
    </w:p>
    <w:p w14:paraId="16D6B7D9" w14:textId="77777777" w:rsidR="00C120B2" w:rsidRDefault="00C120B2" w:rsidP="000E21B7">
      <w:pPr>
        <w:pBdr>
          <w:top w:val="nil"/>
          <w:left w:val="nil"/>
          <w:bottom w:val="nil"/>
          <w:right w:val="nil"/>
          <w:between w:val="nil"/>
        </w:pBdr>
        <w:spacing w:before="59" w:line="276" w:lineRule="auto"/>
        <w:ind w:left="567" w:right="161"/>
        <w:jc w:val="both"/>
        <w:rPr>
          <w:sz w:val="20"/>
          <w:szCs w:val="20"/>
        </w:rPr>
      </w:pPr>
    </w:p>
    <w:p w14:paraId="4657CFA1" w14:textId="138FAA36" w:rsidR="00C120B2" w:rsidRDefault="00C05ADF" w:rsidP="000E21B7">
      <w:pPr>
        <w:tabs>
          <w:tab w:val="left" w:pos="1051"/>
          <w:tab w:val="left" w:pos="1052"/>
        </w:tabs>
        <w:ind w:left="567"/>
        <w:jc w:val="both"/>
        <w:rPr>
          <w:sz w:val="20"/>
          <w:szCs w:val="20"/>
        </w:rPr>
      </w:pPr>
      <w:r w:rsidRPr="00222D85">
        <w:rPr>
          <w:sz w:val="20"/>
          <w:szCs w:val="20"/>
        </w:rPr>
        <w:t xml:space="preserve">En los casos que vengan sancionados por CPDH </w:t>
      </w:r>
      <w:proofErr w:type="spellStart"/>
      <w:r w:rsidRPr="00222D85">
        <w:rPr>
          <w:sz w:val="20"/>
          <w:szCs w:val="20"/>
        </w:rPr>
        <w:t>ó</w:t>
      </w:r>
      <w:proofErr w:type="spellEnd"/>
      <w:r w:rsidRPr="00222D85">
        <w:rPr>
          <w:sz w:val="20"/>
          <w:szCs w:val="20"/>
        </w:rPr>
        <w:t xml:space="preserve"> Comité de EGI, se actuará según BBVA indique en la sanción / acta de autorización. En caso de que el Servicer tenga alguna duda de tramitación e </w:t>
      </w:r>
      <w:r w:rsidR="00E30F03" w:rsidRPr="00222D85">
        <w:rPr>
          <w:sz w:val="20"/>
          <w:szCs w:val="20"/>
        </w:rPr>
        <w:t>interpretación, se</w:t>
      </w:r>
      <w:r w:rsidRPr="00222D85">
        <w:rPr>
          <w:sz w:val="20"/>
          <w:szCs w:val="20"/>
        </w:rPr>
        <w:t xml:space="preserve"> dirigirá a EGI (vía correo electrónico) para los casos en los que la sanción venga impuesta por el Comité de EGI y se dirigirá a PSV (vía correo electrónico) para los casos en los que la sanción venga impuesta por CPDH.</w:t>
      </w:r>
    </w:p>
    <w:p w14:paraId="2A7599C7" w14:textId="77777777" w:rsidR="00E30F03" w:rsidRDefault="00E30F03" w:rsidP="000E21B7">
      <w:pPr>
        <w:tabs>
          <w:tab w:val="left" w:pos="1051"/>
          <w:tab w:val="left" w:pos="1052"/>
        </w:tabs>
        <w:ind w:left="567"/>
        <w:jc w:val="both"/>
        <w:rPr>
          <w:sz w:val="20"/>
          <w:szCs w:val="20"/>
        </w:rPr>
      </w:pPr>
    </w:p>
    <w:p w14:paraId="1D5188CA" w14:textId="00CFA06F" w:rsidR="00E30F03" w:rsidRPr="00E30F03" w:rsidRDefault="00E30F03" w:rsidP="000E21B7">
      <w:pPr>
        <w:tabs>
          <w:tab w:val="left" w:pos="1051"/>
          <w:tab w:val="left" w:pos="1052"/>
        </w:tabs>
        <w:ind w:left="567"/>
        <w:jc w:val="both"/>
        <w:rPr>
          <w:sz w:val="20"/>
          <w:szCs w:val="20"/>
        </w:rPr>
      </w:pPr>
      <w:r>
        <w:rPr>
          <w:sz w:val="20"/>
          <w:szCs w:val="20"/>
        </w:rPr>
        <w:t xml:space="preserve">(*) El BBVA deberá </w:t>
      </w:r>
      <w:r w:rsidRPr="00E30F03">
        <w:rPr>
          <w:sz w:val="20"/>
          <w:szCs w:val="20"/>
        </w:rPr>
        <w:t>garantizar medidas de seguridad del presente buzón, pues se remitirá información de carácter personal, así como económica-financiera</w:t>
      </w:r>
      <w:r>
        <w:rPr>
          <w:sz w:val="20"/>
          <w:szCs w:val="20"/>
        </w:rPr>
        <w:t>.</w:t>
      </w:r>
    </w:p>
    <w:p w14:paraId="31C53E7D" w14:textId="300374E3" w:rsidR="00C120B2" w:rsidRDefault="00C05ADF" w:rsidP="008D62ED">
      <w:pPr>
        <w:pStyle w:val="Ttulo4"/>
        <w:numPr>
          <w:ilvl w:val="3"/>
          <w:numId w:val="41"/>
        </w:numPr>
        <w:ind w:left="567" w:right="161" w:firstLine="0"/>
      </w:pPr>
      <w:bookmarkStart w:id="40" w:name="_Toc39487435"/>
      <w:bookmarkStart w:id="41" w:name="_Toc52978409"/>
      <w:r>
        <w:rPr>
          <w:color w:val="0070C0"/>
          <w:sz w:val="20"/>
          <w:szCs w:val="20"/>
        </w:rPr>
        <w:t>Comunicación de sanción al solicitante</w:t>
      </w:r>
      <w:bookmarkEnd w:id="40"/>
      <w:bookmarkEnd w:id="41"/>
    </w:p>
    <w:p w14:paraId="76FB0392" w14:textId="77777777" w:rsidR="00C120B2" w:rsidRPr="00222D85" w:rsidRDefault="00C05ADF" w:rsidP="000E21B7">
      <w:pPr>
        <w:pBdr>
          <w:top w:val="nil"/>
          <w:left w:val="nil"/>
          <w:bottom w:val="nil"/>
          <w:right w:val="nil"/>
          <w:between w:val="nil"/>
        </w:pBdr>
        <w:spacing w:before="39"/>
        <w:ind w:left="567" w:right="161"/>
        <w:jc w:val="both"/>
        <w:rPr>
          <w:sz w:val="20"/>
          <w:szCs w:val="20"/>
        </w:rPr>
      </w:pPr>
      <w:r w:rsidRPr="00222D85">
        <w:rPr>
          <w:sz w:val="20"/>
          <w:szCs w:val="20"/>
        </w:rPr>
        <w:t xml:space="preserve">Según la sanción (tanto las sancionadas favorablemente/negativamente por el propio </w:t>
      </w:r>
      <w:r w:rsidR="00222D85" w:rsidRPr="00222D85">
        <w:rPr>
          <w:sz w:val="20"/>
          <w:szCs w:val="20"/>
        </w:rPr>
        <w:t>S</w:t>
      </w:r>
      <w:r w:rsidRPr="00222D85">
        <w:rPr>
          <w:sz w:val="20"/>
          <w:szCs w:val="20"/>
        </w:rPr>
        <w:t xml:space="preserve">ervicer según los criterios especificados en el presente documento, como </w:t>
      </w:r>
      <w:r w:rsidR="00222D85" w:rsidRPr="00222D85">
        <w:rPr>
          <w:sz w:val="20"/>
          <w:szCs w:val="20"/>
        </w:rPr>
        <w:t>los</w:t>
      </w:r>
      <w:r w:rsidRPr="00222D85">
        <w:rPr>
          <w:sz w:val="20"/>
          <w:szCs w:val="20"/>
        </w:rPr>
        <w:t xml:space="preserve"> </w:t>
      </w:r>
      <w:r w:rsidR="00222D85" w:rsidRPr="00222D85">
        <w:rPr>
          <w:sz w:val="20"/>
          <w:szCs w:val="20"/>
        </w:rPr>
        <w:t>sancionados por el Comité de EGI</w:t>
      </w:r>
      <w:r w:rsidRPr="00222D85">
        <w:rPr>
          <w:sz w:val="20"/>
          <w:szCs w:val="20"/>
        </w:rPr>
        <w:t xml:space="preserve"> </w:t>
      </w:r>
      <w:proofErr w:type="spellStart"/>
      <w:r w:rsidRPr="00222D85">
        <w:rPr>
          <w:sz w:val="20"/>
          <w:szCs w:val="20"/>
        </w:rPr>
        <w:t>ó</w:t>
      </w:r>
      <w:proofErr w:type="spellEnd"/>
      <w:r w:rsidRPr="00222D85">
        <w:rPr>
          <w:sz w:val="20"/>
          <w:szCs w:val="20"/>
        </w:rPr>
        <w:t xml:space="preserve"> CPDH) se realizará comunicación al solicitante:</w:t>
      </w:r>
    </w:p>
    <w:p w14:paraId="16C4E0CB" w14:textId="77777777" w:rsidR="00C120B2" w:rsidRPr="00222D85" w:rsidRDefault="00C120B2" w:rsidP="000E21B7">
      <w:pPr>
        <w:pBdr>
          <w:top w:val="nil"/>
          <w:left w:val="nil"/>
          <w:bottom w:val="nil"/>
          <w:right w:val="nil"/>
          <w:between w:val="nil"/>
        </w:pBdr>
        <w:spacing w:before="2"/>
        <w:ind w:left="567" w:right="161"/>
        <w:jc w:val="both"/>
        <w:rPr>
          <w:sz w:val="19"/>
          <w:szCs w:val="19"/>
        </w:rPr>
      </w:pPr>
    </w:p>
    <w:p w14:paraId="19F07CD4" w14:textId="77777777" w:rsidR="00C120B2" w:rsidRPr="00222D85" w:rsidRDefault="00C05ADF" w:rsidP="008D62ED">
      <w:pPr>
        <w:numPr>
          <w:ilvl w:val="0"/>
          <w:numId w:val="15"/>
        </w:numPr>
        <w:pBdr>
          <w:top w:val="nil"/>
          <w:left w:val="nil"/>
          <w:bottom w:val="nil"/>
          <w:right w:val="nil"/>
          <w:between w:val="nil"/>
        </w:pBdr>
        <w:spacing w:before="1"/>
        <w:ind w:left="851" w:right="161" w:hanging="284"/>
        <w:jc w:val="both"/>
        <w:rPr>
          <w:sz w:val="20"/>
          <w:szCs w:val="20"/>
        </w:rPr>
      </w:pPr>
      <w:r w:rsidRPr="00222D85">
        <w:rPr>
          <w:sz w:val="20"/>
          <w:szCs w:val="20"/>
        </w:rPr>
        <w:t>Denegación por no cumplir requisitos mediante burofax.</w:t>
      </w:r>
    </w:p>
    <w:p w14:paraId="39F18385" w14:textId="77777777" w:rsidR="00C120B2" w:rsidRPr="00222D85" w:rsidRDefault="00C120B2" w:rsidP="005C7ADA">
      <w:pPr>
        <w:pBdr>
          <w:top w:val="nil"/>
          <w:left w:val="nil"/>
          <w:bottom w:val="nil"/>
          <w:right w:val="nil"/>
          <w:between w:val="nil"/>
        </w:pBdr>
        <w:spacing w:before="9"/>
        <w:ind w:left="851" w:right="161"/>
        <w:jc w:val="both"/>
      </w:pPr>
    </w:p>
    <w:p w14:paraId="014F4921" w14:textId="158770B8" w:rsidR="00C120B2" w:rsidRPr="00222D85" w:rsidRDefault="00C05ADF" w:rsidP="008D62ED">
      <w:pPr>
        <w:numPr>
          <w:ilvl w:val="0"/>
          <w:numId w:val="15"/>
        </w:numPr>
        <w:pBdr>
          <w:top w:val="nil"/>
          <w:left w:val="nil"/>
          <w:bottom w:val="nil"/>
          <w:right w:val="nil"/>
          <w:between w:val="nil"/>
        </w:pBdr>
        <w:ind w:left="851" w:right="161" w:hanging="284"/>
        <w:jc w:val="both"/>
        <w:rPr>
          <w:sz w:val="20"/>
          <w:szCs w:val="20"/>
        </w:rPr>
      </w:pPr>
      <w:r w:rsidRPr="00222D85">
        <w:rPr>
          <w:sz w:val="20"/>
          <w:szCs w:val="20"/>
        </w:rPr>
        <w:t>Aprobación y condiciones económicas del contrato mediante mail o teléfono</w:t>
      </w:r>
      <w:r w:rsidR="0047432D">
        <w:rPr>
          <w:sz w:val="20"/>
          <w:szCs w:val="20"/>
        </w:rPr>
        <w:t xml:space="preserve"> (no se registrará la llamada)</w:t>
      </w:r>
      <w:r w:rsidRPr="00222D85">
        <w:rPr>
          <w:sz w:val="20"/>
          <w:szCs w:val="20"/>
        </w:rPr>
        <w:t>.</w:t>
      </w:r>
    </w:p>
    <w:p w14:paraId="59B53939" w14:textId="77777777" w:rsidR="00C120B2" w:rsidRPr="00222D85" w:rsidRDefault="00C120B2" w:rsidP="005C7ADA">
      <w:pPr>
        <w:pBdr>
          <w:top w:val="nil"/>
          <w:left w:val="nil"/>
          <w:bottom w:val="nil"/>
          <w:right w:val="nil"/>
          <w:between w:val="nil"/>
        </w:pBdr>
        <w:spacing w:before="7"/>
        <w:ind w:left="851" w:right="161"/>
        <w:jc w:val="both"/>
      </w:pPr>
    </w:p>
    <w:p w14:paraId="18612F6E" w14:textId="77777777" w:rsidR="00C120B2" w:rsidRPr="00453B95" w:rsidRDefault="00C05ADF" w:rsidP="008D62ED">
      <w:pPr>
        <w:numPr>
          <w:ilvl w:val="0"/>
          <w:numId w:val="15"/>
        </w:numPr>
        <w:pBdr>
          <w:top w:val="nil"/>
          <w:left w:val="nil"/>
          <w:bottom w:val="nil"/>
          <w:right w:val="nil"/>
          <w:between w:val="nil"/>
        </w:pBdr>
        <w:spacing w:line="273" w:lineRule="auto"/>
        <w:ind w:left="851" w:right="161" w:hanging="284"/>
        <w:jc w:val="both"/>
        <w:rPr>
          <w:sz w:val="20"/>
          <w:szCs w:val="20"/>
        </w:rPr>
      </w:pPr>
      <w:r w:rsidRPr="00222D85">
        <w:rPr>
          <w:sz w:val="20"/>
          <w:szCs w:val="20"/>
        </w:rPr>
        <w:t>Archivo y cierre de expediente por caducidad de la solicitud (plazo de 1 mes</w:t>
      </w:r>
      <w:r w:rsidR="00222D85" w:rsidRPr="00222D85">
        <w:rPr>
          <w:sz w:val="20"/>
          <w:szCs w:val="20"/>
        </w:rPr>
        <w:t>)</w:t>
      </w:r>
      <w:r w:rsidRPr="00222D85">
        <w:rPr>
          <w:sz w:val="20"/>
          <w:szCs w:val="20"/>
        </w:rPr>
        <w:t xml:space="preserve"> bien por falta de aportación documentación, bien por falta de asistencia a firma (posibles reticencias </w:t>
      </w:r>
      <w:r>
        <w:rPr>
          <w:color w:val="000000"/>
          <w:sz w:val="20"/>
          <w:szCs w:val="20"/>
        </w:rPr>
        <w:t>del cliente a acudir). En estos casos se comunicará mediante burofax.</w:t>
      </w:r>
    </w:p>
    <w:p w14:paraId="3F6A8C15" w14:textId="77777777" w:rsidR="00453B95" w:rsidRDefault="00453B95" w:rsidP="00492C39">
      <w:pPr>
        <w:pBdr>
          <w:top w:val="nil"/>
          <w:left w:val="nil"/>
          <w:bottom w:val="nil"/>
          <w:right w:val="nil"/>
          <w:between w:val="nil"/>
        </w:pBdr>
        <w:spacing w:line="273" w:lineRule="auto"/>
        <w:ind w:right="161"/>
        <w:jc w:val="both"/>
        <w:rPr>
          <w:sz w:val="20"/>
          <w:szCs w:val="20"/>
        </w:rPr>
      </w:pPr>
    </w:p>
    <w:p w14:paraId="758CDFD0" w14:textId="0B2308D9" w:rsidR="00C120B2" w:rsidRDefault="00056E8F" w:rsidP="000E21B7">
      <w:pPr>
        <w:pStyle w:val="Ttulo2"/>
        <w:ind w:left="567" w:right="161"/>
        <w:jc w:val="both"/>
        <w:rPr>
          <w:color w:val="00B0F0"/>
          <w:sz w:val="26"/>
          <w:szCs w:val="26"/>
        </w:rPr>
      </w:pPr>
      <w:bookmarkStart w:id="42" w:name="_Toc52978410"/>
      <w:r>
        <w:rPr>
          <w:color w:val="00B0F0"/>
          <w:sz w:val="26"/>
          <w:szCs w:val="26"/>
        </w:rPr>
        <w:t>5</w:t>
      </w:r>
      <w:r w:rsidR="00C05ADF">
        <w:rPr>
          <w:color w:val="00B0F0"/>
          <w:sz w:val="26"/>
          <w:szCs w:val="26"/>
        </w:rPr>
        <w:t>.2 Formalización de contratos y alta en sistemas</w:t>
      </w:r>
      <w:bookmarkEnd w:id="42"/>
    </w:p>
    <w:p w14:paraId="387314C4" w14:textId="77777777" w:rsidR="00C120B2" w:rsidRDefault="00C05ADF" w:rsidP="000E21B7">
      <w:pPr>
        <w:pBdr>
          <w:top w:val="nil"/>
          <w:left w:val="nil"/>
          <w:bottom w:val="nil"/>
          <w:right w:val="nil"/>
          <w:between w:val="nil"/>
        </w:pBdr>
        <w:spacing w:before="60" w:line="276" w:lineRule="auto"/>
        <w:ind w:left="567" w:right="161"/>
        <w:jc w:val="both"/>
        <w:rPr>
          <w:strike/>
          <w:color w:val="000000"/>
          <w:sz w:val="20"/>
          <w:szCs w:val="20"/>
        </w:rPr>
      </w:pPr>
      <w:r>
        <w:rPr>
          <w:color w:val="000000"/>
          <w:sz w:val="20"/>
          <w:szCs w:val="20"/>
        </w:rPr>
        <w:t xml:space="preserve">BBVA, durante esta fase del proceso, podrá solicitar al </w:t>
      </w:r>
      <w:r w:rsidRPr="00222D85">
        <w:rPr>
          <w:sz w:val="20"/>
          <w:szCs w:val="20"/>
        </w:rPr>
        <w:t>Servicer cuantas veces estime oportuno información relativa a la situación en la que se encuentra el expediente así como detalle de los pasos y tiempo pendiente para la formalización del contrato</w:t>
      </w:r>
      <w:r w:rsidR="00222D85" w:rsidRPr="00222D85">
        <w:rPr>
          <w:sz w:val="20"/>
          <w:szCs w:val="20"/>
        </w:rPr>
        <w:t>.</w:t>
      </w:r>
    </w:p>
    <w:p w14:paraId="31F073C1" w14:textId="77777777" w:rsidR="00C120B2" w:rsidRDefault="00C120B2" w:rsidP="000E21B7">
      <w:pPr>
        <w:pBdr>
          <w:top w:val="nil"/>
          <w:left w:val="nil"/>
          <w:bottom w:val="nil"/>
          <w:right w:val="nil"/>
          <w:between w:val="nil"/>
        </w:pBdr>
        <w:spacing w:before="10"/>
        <w:ind w:left="567" w:right="161"/>
        <w:jc w:val="both"/>
        <w:rPr>
          <w:strike/>
          <w:color w:val="000000"/>
          <w:sz w:val="19"/>
          <w:szCs w:val="19"/>
        </w:rPr>
      </w:pPr>
    </w:p>
    <w:p w14:paraId="709570B4" w14:textId="56452A47" w:rsidR="00C120B2" w:rsidRDefault="001D5E74" w:rsidP="000E21B7">
      <w:pPr>
        <w:pBdr>
          <w:top w:val="nil"/>
          <w:left w:val="nil"/>
          <w:bottom w:val="nil"/>
          <w:right w:val="nil"/>
          <w:between w:val="nil"/>
        </w:pBdr>
        <w:tabs>
          <w:tab w:val="left" w:pos="0"/>
        </w:tabs>
        <w:spacing w:before="1"/>
        <w:ind w:left="567" w:right="161"/>
        <w:jc w:val="both"/>
        <w:rPr>
          <w:b/>
          <w:color w:val="000000"/>
        </w:rPr>
      </w:pPr>
      <w:r>
        <w:rPr>
          <w:b/>
          <w:color w:val="006FC0"/>
          <w:sz w:val="20"/>
          <w:szCs w:val="20"/>
        </w:rPr>
        <w:t>5</w:t>
      </w:r>
      <w:r w:rsidR="00C05ADF">
        <w:rPr>
          <w:b/>
          <w:color w:val="006FC0"/>
          <w:sz w:val="20"/>
          <w:szCs w:val="20"/>
        </w:rPr>
        <w:t>.2.1 Formalización contratos</w:t>
      </w:r>
    </w:p>
    <w:p w14:paraId="30118F12" w14:textId="78EE6D5E" w:rsidR="00C120B2" w:rsidRDefault="00C05ADF" w:rsidP="005C7ADA">
      <w:pPr>
        <w:pBdr>
          <w:top w:val="nil"/>
          <w:left w:val="nil"/>
          <w:bottom w:val="nil"/>
          <w:right w:val="nil"/>
          <w:between w:val="nil"/>
        </w:pBdr>
        <w:tabs>
          <w:tab w:val="left" w:pos="615"/>
        </w:tabs>
        <w:ind w:left="567" w:right="161"/>
        <w:jc w:val="both"/>
        <w:rPr>
          <w:sz w:val="20"/>
          <w:szCs w:val="20"/>
        </w:rPr>
      </w:pPr>
      <w:r>
        <w:rPr>
          <w:color w:val="000000"/>
          <w:sz w:val="20"/>
          <w:szCs w:val="20"/>
        </w:rPr>
        <w:t>El Servicer utilizará los modelos de contrato, validados por BBVA, en cada caso:</w:t>
      </w:r>
    </w:p>
    <w:p w14:paraId="2CAA6BC0" w14:textId="77777777" w:rsidR="00C120B2" w:rsidRDefault="00C120B2" w:rsidP="000E21B7">
      <w:pPr>
        <w:pBdr>
          <w:top w:val="nil"/>
          <w:left w:val="nil"/>
          <w:bottom w:val="nil"/>
          <w:right w:val="nil"/>
          <w:between w:val="nil"/>
        </w:pBdr>
        <w:spacing w:before="7"/>
        <w:ind w:left="567" w:right="161"/>
        <w:jc w:val="both"/>
        <w:rPr>
          <w:color w:val="000000"/>
          <w:sz w:val="19"/>
          <w:szCs w:val="19"/>
        </w:rPr>
      </w:pPr>
    </w:p>
    <w:p w14:paraId="20F45FCC" w14:textId="77777777" w:rsidR="00C120B2" w:rsidRDefault="00C05ADF" w:rsidP="0016262F">
      <w:pPr>
        <w:numPr>
          <w:ilvl w:val="0"/>
          <w:numId w:val="8"/>
        </w:numPr>
        <w:pBdr>
          <w:top w:val="nil"/>
          <w:left w:val="nil"/>
          <w:bottom w:val="nil"/>
          <w:right w:val="nil"/>
          <w:between w:val="nil"/>
        </w:pBdr>
        <w:tabs>
          <w:tab w:val="left" w:pos="1040"/>
        </w:tabs>
        <w:ind w:left="993" w:right="161" w:hanging="284"/>
        <w:jc w:val="both"/>
        <w:rPr>
          <w:color w:val="000000"/>
          <w:sz w:val="20"/>
          <w:szCs w:val="20"/>
        </w:rPr>
      </w:pPr>
      <w:r>
        <w:rPr>
          <w:color w:val="000000"/>
          <w:sz w:val="20"/>
          <w:szCs w:val="20"/>
        </w:rPr>
        <w:t>RD 6/2012 (Dación en Pago y alquiler 2 años y renta 3% deuda)</w:t>
      </w:r>
    </w:p>
    <w:p w14:paraId="5A0BCDAE" w14:textId="77777777" w:rsidR="00C120B2" w:rsidRDefault="00C120B2" w:rsidP="00453B95">
      <w:pPr>
        <w:pBdr>
          <w:top w:val="nil"/>
          <w:left w:val="nil"/>
          <w:bottom w:val="nil"/>
          <w:right w:val="nil"/>
          <w:between w:val="nil"/>
        </w:pBdr>
        <w:spacing w:before="7"/>
        <w:ind w:left="993" w:right="161" w:hanging="284"/>
        <w:jc w:val="both"/>
        <w:rPr>
          <w:color w:val="000000"/>
          <w:sz w:val="18"/>
          <w:szCs w:val="18"/>
        </w:rPr>
      </w:pPr>
    </w:p>
    <w:p w14:paraId="11DE6B5F" w14:textId="77777777" w:rsidR="00C120B2" w:rsidRPr="00222D85" w:rsidRDefault="00C05ADF" w:rsidP="00453B95">
      <w:pPr>
        <w:pBdr>
          <w:top w:val="nil"/>
          <w:left w:val="nil"/>
          <w:bottom w:val="nil"/>
          <w:right w:val="nil"/>
          <w:between w:val="nil"/>
        </w:pBdr>
        <w:spacing w:line="271" w:lineRule="auto"/>
        <w:ind w:left="993" w:right="161" w:hanging="284"/>
        <w:jc w:val="both"/>
        <w:rPr>
          <w:sz w:val="20"/>
          <w:szCs w:val="20"/>
        </w:rPr>
      </w:pPr>
      <w:r>
        <w:rPr>
          <w:rFonts w:ascii="Courier New" w:eastAsia="Courier New" w:hAnsi="Courier New" w:cs="Courier New"/>
          <w:color w:val="000000"/>
          <w:sz w:val="20"/>
          <w:szCs w:val="20"/>
        </w:rPr>
        <w:t xml:space="preserve">o </w:t>
      </w:r>
      <w:r>
        <w:rPr>
          <w:color w:val="000000"/>
          <w:sz w:val="20"/>
          <w:szCs w:val="20"/>
        </w:rPr>
        <w:t xml:space="preserve">Fondo Social Vivienda (Dación en Pago/Entrega posesión EH y alquiler 2+1 año y renta ponderada máximo 30% </w:t>
      </w:r>
      <w:r w:rsidRPr="00222D85">
        <w:rPr>
          <w:sz w:val="20"/>
          <w:szCs w:val="20"/>
        </w:rPr>
        <w:t>ingresos).</w:t>
      </w:r>
    </w:p>
    <w:p w14:paraId="1CC9E937" w14:textId="77777777" w:rsidR="00C120B2" w:rsidRPr="00222D85" w:rsidRDefault="00C120B2" w:rsidP="00453B95">
      <w:pPr>
        <w:spacing w:before="7"/>
        <w:ind w:left="993" w:right="161" w:hanging="284"/>
        <w:jc w:val="both"/>
        <w:rPr>
          <w:sz w:val="18"/>
          <w:szCs w:val="18"/>
        </w:rPr>
      </w:pPr>
    </w:p>
    <w:p w14:paraId="0904A452" w14:textId="77777777" w:rsidR="00C120B2" w:rsidRPr="00222D85" w:rsidRDefault="00C05ADF" w:rsidP="00453B95">
      <w:pPr>
        <w:spacing w:line="271" w:lineRule="auto"/>
        <w:ind w:left="993" w:right="161" w:hanging="284"/>
        <w:jc w:val="both"/>
        <w:rPr>
          <w:sz w:val="20"/>
          <w:szCs w:val="20"/>
        </w:rPr>
      </w:pPr>
      <w:r w:rsidRPr="00222D85">
        <w:rPr>
          <w:rFonts w:ascii="Courier New" w:eastAsia="Courier New" w:hAnsi="Courier New" w:cs="Courier New"/>
          <w:sz w:val="20"/>
          <w:szCs w:val="20"/>
        </w:rPr>
        <w:t xml:space="preserve">o </w:t>
      </w:r>
      <w:r w:rsidRPr="00222D85">
        <w:rPr>
          <w:sz w:val="20"/>
          <w:szCs w:val="20"/>
        </w:rPr>
        <w:t>Fondo Social Vivienda (Tras pérdida de vivienda habitual, según espíritu inicial FSV y alquiler 2+1 año y renta ponderada máximo 30% ingresos).</w:t>
      </w:r>
    </w:p>
    <w:p w14:paraId="1220A041" w14:textId="77777777" w:rsidR="00C120B2" w:rsidRPr="00222D85" w:rsidRDefault="00C120B2" w:rsidP="00453B95">
      <w:pPr>
        <w:spacing w:line="271" w:lineRule="auto"/>
        <w:ind w:left="993" w:right="161" w:hanging="284"/>
        <w:jc w:val="both"/>
        <w:rPr>
          <w:sz w:val="16"/>
          <w:szCs w:val="16"/>
        </w:rPr>
      </w:pPr>
    </w:p>
    <w:p w14:paraId="08B09583" w14:textId="452A207E" w:rsidR="00C120B2" w:rsidRPr="00222D85" w:rsidRDefault="00C05ADF" w:rsidP="0016262F">
      <w:pPr>
        <w:numPr>
          <w:ilvl w:val="0"/>
          <w:numId w:val="8"/>
        </w:numPr>
        <w:pBdr>
          <w:top w:val="nil"/>
          <w:left w:val="nil"/>
          <w:bottom w:val="nil"/>
          <w:right w:val="nil"/>
          <w:between w:val="nil"/>
        </w:pBdr>
        <w:tabs>
          <w:tab w:val="left" w:pos="1040"/>
        </w:tabs>
        <w:spacing w:line="271" w:lineRule="auto"/>
        <w:ind w:left="993" w:right="161" w:hanging="284"/>
        <w:jc w:val="both"/>
        <w:rPr>
          <w:sz w:val="20"/>
          <w:szCs w:val="20"/>
        </w:rPr>
      </w:pPr>
      <w:bookmarkStart w:id="43" w:name="_Hlk58932912"/>
      <w:r w:rsidRPr="00222D85">
        <w:rPr>
          <w:sz w:val="20"/>
          <w:szCs w:val="20"/>
        </w:rPr>
        <w:t xml:space="preserve">Ley 1/2013 modificación. Real Decreto Ley 5/2017. Real Decreto 6/2020 (Entrega posesión EH y alquiler 5+5 años y renta 3% tasación). </w:t>
      </w:r>
      <w:bookmarkEnd w:id="43"/>
    </w:p>
    <w:p w14:paraId="79648965" w14:textId="77777777" w:rsidR="00C120B2" w:rsidRDefault="00C120B2" w:rsidP="00453B95">
      <w:pPr>
        <w:pBdr>
          <w:top w:val="nil"/>
          <w:left w:val="nil"/>
          <w:bottom w:val="nil"/>
          <w:right w:val="nil"/>
          <w:between w:val="nil"/>
        </w:pBdr>
        <w:spacing w:before="7"/>
        <w:ind w:left="993" w:right="161" w:hanging="284"/>
        <w:jc w:val="both"/>
        <w:rPr>
          <w:color w:val="000000"/>
          <w:sz w:val="16"/>
          <w:szCs w:val="16"/>
        </w:rPr>
      </w:pPr>
    </w:p>
    <w:p w14:paraId="20F7DA7C" w14:textId="77777777" w:rsidR="00C120B2" w:rsidRDefault="00C05ADF" w:rsidP="0016262F">
      <w:pPr>
        <w:numPr>
          <w:ilvl w:val="0"/>
          <w:numId w:val="8"/>
        </w:numPr>
        <w:pBdr>
          <w:top w:val="nil"/>
          <w:left w:val="nil"/>
          <w:bottom w:val="nil"/>
          <w:right w:val="nil"/>
          <w:between w:val="nil"/>
        </w:pBdr>
        <w:tabs>
          <w:tab w:val="left" w:pos="1040"/>
        </w:tabs>
        <w:spacing w:line="271" w:lineRule="auto"/>
        <w:ind w:left="993" w:right="161" w:hanging="284"/>
        <w:jc w:val="both"/>
        <w:rPr>
          <w:color w:val="000000"/>
          <w:sz w:val="20"/>
          <w:szCs w:val="20"/>
        </w:rPr>
      </w:pPr>
      <w:r>
        <w:rPr>
          <w:color w:val="000000"/>
          <w:sz w:val="20"/>
          <w:szCs w:val="20"/>
        </w:rPr>
        <w:t>LAU 94 REF 2013-DL 2019 (Dación en Pago/ Entrega Posesión con Ejecución Hipotecaria/otros vulnerables y 7+3 años y renta ponderada conforme normativa Fondo Social).</w:t>
      </w:r>
    </w:p>
    <w:p w14:paraId="5F858503" w14:textId="77777777" w:rsidR="00C120B2" w:rsidRDefault="00C120B2" w:rsidP="000E21B7">
      <w:pPr>
        <w:pBdr>
          <w:top w:val="nil"/>
          <w:left w:val="nil"/>
          <w:bottom w:val="nil"/>
          <w:right w:val="nil"/>
          <w:between w:val="nil"/>
        </w:pBdr>
        <w:spacing w:before="9"/>
        <w:ind w:left="567" w:right="161"/>
        <w:jc w:val="both"/>
        <w:rPr>
          <w:color w:val="000000"/>
          <w:sz w:val="16"/>
          <w:szCs w:val="16"/>
        </w:rPr>
      </w:pPr>
    </w:p>
    <w:p w14:paraId="204CA640" w14:textId="77777777" w:rsidR="00C120B2" w:rsidRPr="005C7ADA" w:rsidRDefault="00C05ADF" w:rsidP="008D62ED">
      <w:pPr>
        <w:numPr>
          <w:ilvl w:val="0"/>
          <w:numId w:val="15"/>
        </w:numPr>
        <w:pBdr>
          <w:top w:val="nil"/>
          <w:left w:val="nil"/>
          <w:bottom w:val="nil"/>
          <w:right w:val="nil"/>
          <w:between w:val="nil"/>
        </w:pBdr>
        <w:tabs>
          <w:tab w:val="left" w:pos="851"/>
        </w:tabs>
        <w:ind w:left="851" w:right="161" w:hanging="284"/>
        <w:jc w:val="both"/>
        <w:rPr>
          <w:color w:val="000000"/>
          <w:sz w:val="20"/>
          <w:szCs w:val="20"/>
        </w:rPr>
      </w:pPr>
      <w:r>
        <w:rPr>
          <w:color w:val="000000"/>
          <w:sz w:val="20"/>
          <w:szCs w:val="20"/>
        </w:rPr>
        <w:t>Se cumplimentará en el modelo normalizado de contrato con los datos del apoderado de la propiedad, inquilino y vivienda y los anexos y se coordinará la firma una vez obtenida la firma del apoderado del Servicer, para formalizar la Dación.</w:t>
      </w:r>
    </w:p>
    <w:p w14:paraId="379296C7" w14:textId="77777777" w:rsidR="00C120B2" w:rsidRDefault="00C120B2" w:rsidP="005C7ADA">
      <w:pPr>
        <w:pBdr>
          <w:top w:val="nil"/>
          <w:left w:val="nil"/>
          <w:bottom w:val="nil"/>
          <w:right w:val="nil"/>
          <w:between w:val="nil"/>
        </w:pBdr>
        <w:tabs>
          <w:tab w:val="left" w:pos="851"/>
        </w:tabs>
        <w:spacing w:before="5"/>
        <w:ind w:left="567" w:right="161"/>
        <w:jc w:val="both"/>
        <w:rPr>
          <w:color w:val="000000"/>
          <w:sz w:val="16"/>
          <w:szCs w:val="16"/>
        </w:rPr>
      </w:pPr>
    </w:p>
    <w:p w14:paraId="0DAF2C9C" w14:textId="77777777" w:rsidR="00C120B2" w:rsidRDefault="00C05ADF" w:rsidP="008D62ED">
      <w:pPr>
        <w:numPr>
          <w:ilvl w:val="0"/>
          <w:numId w:val="15"/>
        </w:numPr>
        <w:pBdr>
          <w:top w:val="nil"/>
          <w:left w:val="nil"/>
          <w:bottom w:val="nil"/>
          <w:right w:val="nil"/>
          <w:between w:val="nil"/>
        </w:pBdr>
        <w:tabs>
          <w:tab w:val="left" w:pos="851"/>
        </w:tabs>
        <w:ind w:left="567" w:right="161" w:firstLine="0"/>
        <w:jc w:val="both"/>
        <w:rPr>
          <w:sz w:val="20"/>
          <w:szCs w:val="20"/>
        </w:rPr>
      </w:pPr>
      <w:r>
        <w:rPr>
          <w:color w:val="000000"/>
          <w:sz w:val="20"/>
          <w:szCs w:val="20"/>
        </w:rPr>
        <w:t>Se realizarán las siguientes acciones:</w:t>
      </w:r>
    </w:p>
    <w:p w14:paraId="144F07C2" w14:textId="77777777" w:rsidR="00C120B2" w:rsidRPr="005C7ADA" w:rsidRDefault="00C05ADF" w:rsidP="0016262F">
      <w:pPr>
        <w:numPr>
          <w:ilvl w:val="0"/>
          <w:numId w:val="8"/>
        </w:numPr>
        <w:pBdr>
          <w:top w:val="nil"/>
          <w:left w:val="nil"/>
          <w:bottom w:val="nil"/>
          <w:right w:val="nil"/>
          <w:between w:val="nil"/>
        </w:pBdr>
        <w:tabs>
          <w:tab w:val="left" w:pos="1276"/>
        </w:tabs>
        <w:spacing w:line="271" w:lineRule="auto"/>
        <w:ind w:left="1276" w:right="161"/>
        <w:jc w:val="both"/>
        <w:rPr>
          <w:color w:val="000000"/>
          <w:sz w:val="20"/>
          <w:szCs w:val="20"/>
        </w:rPr>
      </w:pPr>
      <w:r>
        <w:rPr>
          <w:color w:val="000000"/>
          <w:sz w:val="20"/>
          <w:szCs w:val="20"/>
        </w:rPr>
        <w:t>Indicar a solicitante hora y lugar de la firma del contrato.</w:t>
      </w:r>
    </w:p>
    <w:p w14:paraId="36E961F6" w14:textId="77777777" w:rsidR="00C120B2" w:rsidRPr="005C7ADA" w:rsidRDefault="00C05ADF" w:rsidP="0016262F">
      <w:pPr>
        <w:numPr>
          <w:ilvl w:val="0"/>
          <w:numId w:val="8"/>
        </w:numPr>
        <w:pBdr>
          <w:top w:val="nil"/>
          <w:left w:val="nil"/>
          <w:bottom w:val="nil"/>
          <w:right w:val="nil"/>
          <w:between w:val="nil"/>
        </w:pBdr>
        <w:tabs>
          <w:tab w:val="left" w:pos="1276"/>
        </w:tabs>
        <w:spacing w:line="271" w:lineRule="auto"/>
        <w:ind w:left="1276" w:right="161"/>
        <w:jc w:val="both"/>
        <w:rPr>
          <w:color w:val="000000"/>
          <w:sz w:val="20"/>
          <w:szCs w:val="20"/>
        </w:rPr>
      </w:pPr>
      <w:r>
        <w:rPr>
          <w:color w:val="000000"/>
          <w:sz w:val="20"/>
          <w:szCs w:val="20"/>
        </w:rPr>
        <w:t>Recabar las firmas del solicitante en el lugar indicado (notaría, oficina o vivienda).</w:t>
      </w:r>
    </w:p>
    <w:p w14:paraId="69CCA3B9" w14:textId="3EA92125" w:rsidR="00E93138" w:rsidRDefault="00C05ADF" w:rsidP="00E93138">
      <w:pPr>
        <w:numPr>
          <w:ilvl w:val="0"/>
          <w:numId w:val="8"/>
        </w:numPr>
        <w:pBdr>
          <w:top w:val="nil"/>
          <w:left w:val="nil"/>
          <w:bottom w:val="nil"/>
          <w:right w:val="nil"/>
          <w:between w:val="nil"/>
        </w:pBdr>
        <w:tabs>
          <w:tab w:val="left" w:pos="1276"/>
        </w:tabs>
        <w:spacing w:line="271" w:lineRule="auto"/>
        <w:ind w:left="1276" w:right="161"/>
        <w:jc w:val="both"/>
        <w:rPr>
          <w:color w:val="000000"/>
          <w:sz w:val="20"/>
          <w:szCs w:val="20"/>
        </w:rPr>
      </w:pPr>
      <w:r>
        <w:rPr>
          <w:color w:val="000000"/>
          <w:sz w:val="20"/>
          <w:szCs w:val="20"/>
        </w:rPr>
        <w:t>Entrega de la documentación pertinente y entrega de llaves (</w:t>
      </w:r>
      <w:r w:rsidR="00222D85">
        <w:rPr>
          <w:color w:val="000000"/>
          <w:sz w:val="20"/>
          <w:szCs w:val="20"/>
        </w:rPr>
        <w:t>si procede</w:t>
      </w:r>
      <w:r>
        <w:rPr>
          <w:color w:val="000000"/>
          <w:sz w:val="20"/>
          <w:szCs w:val="20"/>
        </w:rPr>
        <w:t>)</w:t>
      </w:r>
    </w:p>
    <w:p w14:paraId="406F6DE5" w14:textId="1055424D" w:rsidR="00E93138" w:rsidRDefault="00E93138" w:rsidP="00E93138">
      <w:pPr>
        <w:pStyle w:val="Textocomentario"/>
        <w:ind w:left="851"/>
      </w:pPr>
      <w:r>
        <w:t xml:space="preserve">Se tramitará siempre preferencialmente la firma digital de los contratos, solo de manera excepcional sino fuera posible, se firmará de manera presencial. La firma será en la </w:t>
      </w:r>
      <w:r w:rsidR="00A06682">
        <w:t xml:space="preserve">vivienda que se va a </w:t>
      </w:r>
      <w:r>
        <w:t>alquil</w:t>
      </w:r>
      <w:r w:rsidR="00A06682">
        <w:t>a</w:t>
      </w:r>
      <w:r>
        <w:t xml:space="preserve">r. La gestoría </w:t>
      </w:r>
      <w:r w:rsidR="00A06682">
        <w:t xml:space="preserve">del Servicer se desplaza </w:t>
      </w:r>
      <w:r>
        <w:t xml:space="preserve">a la </w:t>
      </w:r>
      <w:r w:rsidR="00A06682">
        <w:t>vivienda</w:t>
      </w:r>
      <w:r>
        <w:t xml:space="preserve"> del solicitante para realizar la gestión.</w:t>
      </w:r>
    </w:p>
    <w:p w14:paraId="7969620E" w14:textId="2056E3D7" w:rsidR="00E93138" w:rsidRPr="00E93138" w:rsidRDefault="00E93138" w:rsidP="00E93138">
      <w:pPr>
        <w:pBdr>
          <w:top w:val="nil"/>
          <w:left w:val="nil"/>
          <w:bottom w:val="nil"/>
          <w:right w:val="nil"/>
          <w:between w:val="nil"/>
        </w:pBdr>
        <w:tabs>
          <w:tab w:val="left" w:pos="1276"/>
        </w:tabs>
        <w:spacing w:line="271" w:lineRule="auto"/>
        <w:ind w:left="1276" w:right="161"/>
        <w:jc w:val="both"/>
        <w:rPr>
          <w:color w:val="000000"/>
          <w:sz w:val="20"/>
          <w:szCs w:val="20"/>
        </w:rPr>
      </w:pPr>
    </w:p>
    <w:p w14:paraId="264525A2" w14:textId="77777777" w:rsidR="00C120B2" w:rsidRDefault="00C120B2" w:rsidP="000E21B7">
      <w:pPr>
        <w:pBdr>
          <w:top w:val="nil"/>
          <w:left w:val="nil"/>
          <w:bottom w:val="nil"/>
          <w:right w:val="nil"/>
          <w:between w:val="nil"/>
        </w:pBdr>
        <w:spacing w:before="10"/>
        <w:ind w:left="567" w:right="161"/>
        <w:jc w:val="both"/>
        <w:rPr>
          <w:color w:val="000000"/>
          <w:sz w:val="18"/>
          <w:szCs w:val="18"/>
        </w:rPr>
      </w:pPr>
    </w:p>
    <w:p w14:paraId="45C18E65" w14:textId="11F5D6BE" w:rsidR="00C120B2" w:rsidRDefault="001D5E74" w:rsidP="000E21B7">
      <w:pPr>
        <w:pBdr>
          <w:top w:val="nil"/>
          <w:left w:val="nil"/>
          <w:bottom w:val="nil"/>
          <w:right w:val="nil"/>
          <w:between w:val="nil"/>
        </w:pBdr>
        <w:tabs>
          <w:tab w:val="left" w:pos="615"/>
        </w:tabs>
        <w:ind w:left="567" w:right="161"/>
        <w:jc w:val="both"/>
        <w:rPr>
          <w:b/>
          <w:color w:val="000000"/>
        </w:rPr>
      </w:pPr>
      <w:r>
        <w:rPr>
          <w:b/>
          <w:color w:val="006FC0"/>
          <w:sz w:val="20"/>
          <w:szCs w:val="20"/>
        </w:rPr>
        <w:t>5</w:t>
      </w:r>
      <w:r w:rsidR="00C05ADF">
        <w:rPr>
          <w:b/>
          <w:color w:val="006FC0"/>
          <w:sz w:val="20"/>
          <w:szCs w:val="20"/>
        </w:rPr>
        <w:t xml:space="preserve">.2.2 Alta de contrato en sistemas </w:t>
      </w:r>
    </w:p>
    <w:p w14:paraId="2D808AAA" w14:textId="77777777" w:rsidR="00C120B2" w:rsidRDefault="00C05ADF" w:rsidP="000E21B7">
      <w:pPr>
        <w:pBdr>
          <w:top w:val="nil"/>
          <w:left w:val="nil"/>
          <w:bottom w:val="nil"/>
          <w:right w:val="nil"/>
          <w:between w:val="nil"/>
        </w:pBdr>
        <w:spacing w:before="37"/>
        <w:ind w:left="567" w:right="161"/>
        <w:jc w:val="both"/>
        <w:rPr>
          <w:color w:val="000000"/>
          <w:sz w:val="20"/>
          <w:szCs w:val="20"/>
        </w:rPr>
      </w:pPr>
      <w:r>
        <w:rPr>
          <w:color w:val="000000"/>
          <w:sz w:val="20"/>
          <w:szCs w:val="20"/>
        </w:rPr>
        <w:t>El Servicer, en este punto del proceso:</w:t>
      </w:r>
    </w:p>
    <w:p w14:paraId="37546AA8" w14:textId="77777777" w:rsidR="00453B95" w:rsidRDefault="00453B95" w:rsidP="000E21B7">
      <w:pPr>
        <w:pBdr>
          <w:top w:val="nil"/>
          <w:left w:val="nil"/>
          <w:bottom w:val="nil"/>
          <w:right w:val="nil"/>
          <w:between w:val="nil"/>
        </w:pBdr>
        <w:spacing w:before="37"/>
        <w:ind w:left="567" w:right="161"/>
        <w:jc w:val="both"/>
        <w:rPr>
          <w:color w:val="000000"/>
          <w:sz w:val="20"/>
          <w:szCs w:val="20"/>
        </w:rPr>
      </w:pPr>
    </w:p>
    <w:p w14:paraId="3C8C9323" w14:textId="77777777" w:rsidR="00C120B2" w:rsidRPr="005C7ADA" w:rsidRDefault="00C05ADF" w:rsidP="008D62ED">
      <w:pPr>
        <w:numPr>
          <w:ilvl w:val="0"/>
          <w:numId w:val="15"/>
        </w:numPr>
        <w:pBdr>
          <w:top w:val="nil"/>
          <w:left w:val="nil"/>
          <w:bottom w:val="nil"/>
          <w:right w:val="nil"/>
          <w:between w:val="nil"/>
        </w:pBdr>
        <w:tabs>
          <w:tab w:val="left" w:pos="851"/>
        </w:tabs>
        <w:ind w:left="567" w:right="161" w:firstLine="0"/>
        <w:jc w:val="both"/>
        <w:rPr>
          <w:color w:val="000000"/>
          <w:sz w:val="20"/>
          <w:szCs w:val="20"/>
        </w:rPr>
      </w:pPr>
      <w:r>
        <w:rPr>
          <w:color w:val="000000"/>
          <w:sz w:val="20"/>
          <w:szCs w:val="20"/>
        </w:rPr>
        <w:t>Procederá a dar de alta el contrato en Sistemas ope</w:t>
      </w:r>
      <w:r w:rsidRPr="005C7ADA">
        <w:rPr>
          <w:color w:val="000000"/>
          <w:sz w:val="20"/>
          <w:szCs w:val="20"/>
        </w:rPr>
        <w:t>rativos</w:t>
      </w:r>
      <w:r>
        <w:rPr>
          <w:color w:val="000000"/>
          <w:sz w:val="20"/>
          <w:szCs w:val="20"/>
        </w:rPr>
        <w:t xml:space="preserve"> (marca estado: Alquilado).</w:t>
      </w:r>
    </w:p>
    <w:p w14:paraId="77F572F6" w14:textId="77777777" w:rsidR="00C120B2" w:rsidRPr="005C7ADA" w:rsidRDefault="00C120B2" w:rsidP="005C7ADA">
      <w:pPr>
        <w:pBdr>
          <w:top w:val="nil"/>
          <w:left w:val="nil"/>
          <w:bottom w:val="nil"/>
          <w:right w:val="nil"/>
          <w:between w:val="nil"/>
        </w:pBdr>
        <w:tabs>
          <w:tab w:val="left" w:pos="851"/>
        </w:tabs>
        <w:ind w:left="567" w:right="161"/>
        <w:jc w:val="both"/>
        <w:rPr>
          <w:color w:val="000000"/>
          <w:sz w:val="20"/>
          <w:szCs w:val="20"/>
        </w:rPr>
      </w:pPr>
    </w:p>
    <w:p w14:paraId="1E4851FD" w14:textId="77777777" w:rsidR="00C120B2" w:rsidRPr="005C7ADA" w:rsidRDefault="00C05ADF" w:rsidP="008D62ED">
      <w:pPr>
        <w:numPr>
          <w:ilvl w:val="0"/>
          <w:numId w:val="15"/>
        </w:numPr>
        <w:pBdr>
          <w:top w:val="nil"/>
          <w:left w:val="nil"/>
          <w:bottom w:val="nil"/>
          <w:right w:val="nil"/>
          <w:between w:val="nil"/>
        </w:pBdr>
        <w:tabs>
          <w:tab w:val="left" w:pos="851"/>
        </w:tabs>
        <w:ind w:left="567" w:right="161" w:firstLine="0"/>
        <w:jc w:val="both"/>
        <w:rPr>
          <w:color w:val="000000"/>
          <w:sz w:val="20"/>
          <w:szCs w:val="20"/>
        </w:rPr>
      </w:pPr>
      <w:bookmarkStart w:id="44" w:name="_gjdgxs" w:colFirst="0" w:colLast="0"/>
      <w:bookmarkEnd w:id="44"/>
      <w:r>
        <w:rPr>
          <w:color w:val="000000"/>
          <w:sz w:val="20"/>
          <w:szCs w:val="20"/>
        </w:rPr>
        <w:t>Registrará la información necesaria para la facturación de rentas al inquilino.</w:t>
      </w:r>
    </w:p>
    <w:p w14:paraId="577E0BE2" w14:textId="77777777" w:rsidR="00C120B2" w:rsidRPr="005C7ADA" w:rsidRDefault="00C120B2" w:rsidP="005C7ADA">
      <w:pPr>
        <w:pBdr>
          <w:top w:val="nil"/>
          <w:left w:val="nil"/>
          <w:bottom w:val="nil"/>
          <w:right w:val="nil"/>
          <w:between w:val="nil"/>
        </w:pBdr>
        <w:tabs>
          <w:tab w:val="left" w:pos="851"/>
        </w:tabs>
        <w:ind w:left="567" w:right="161"/>
        <w:jc w:val="both"/>
        <w:rPr>
          <w:color w:val="000000"/>
          <w:sz w:val="20"/>
          <w:szCs w:val="20"/>
        </w:rPr>
      </w:pPr>
    </w:p>
    <w:p w14:paraId="199AC70E" w14:textId="20268D59" w:rsidR="00C120B2" w:rsidRDefault="00C05ADF" w:rsidP="008D62ED">
      <w:pPr>
        <w:numPr>
          <w:ilvl w:val="0"/>
          <w:numId w:val="15"/>
        </w:numPr>
        <w:pBdr>
          <w:top w:val="nil"/>
          <w:left w:val="nil"/>
          <w:bottom w:val="nil"/>
          <w:right w:val="nil"/>
          <w:between w:val="nil"/>
        </w:pBdr>
        <w:tabs>
          <w:tab w:val="left" w:pos="851"/>
        </w:tabs>
        <w:ind w:left="851" w:right="161" w:hanging="284"/>
        <w:jc w:val="both"/>
        <w:rPr>
          <w:color w:val="000000"/>
          <w:sz w:val="20"/>
          <w:szCs w:val="20"/>
        </w:rPr>
      </w:pPr>
      <w:r>
        <w:rPr>
          <w:color w:val="000000"/>
          <w:sz w:val="20"/>
          <w:szCs w:val="20"/>
        </w:rPr>
        <w:lastRenderedPageBreak/>
        <w:t>Digitalización y archivo de expediente</w:t>
      </w:r>
      <w:r w:rsidR="00E30F03">
        <w:rPr>
          <w:color w:val="000000"/>
          <w:sz w:val="20"/>
          <w:szCs w:val="20"/>
        </w:rPr>
        <w:t xml:space="preserve"> (*)</w:t>
      </w:r>
      <w:r>
        <w:rPr>
          <w:color w:val="000000"/>
          <w:sz w:val="20"/>
          <w:szCs w:val="20"/>
        </w:rPr>
        <w:t>: El Servicer archivará toda la documentación original (la documentación física será recibida por el Área de Alquileres del Servicer) y electrónica asociada a los expedientes que gestione, siendo responsable de su custodia.</w:t>
      </w:r>
    </w:p>
    <w:p w14:paraId="20494BBF" w14:textId="77777777" w:rsidR="00E30F03" w:rsidRDefault="00E30F03" w:rsidP="00E30F03">
      <w:pPr>
        <w:pStyle w:val="Prrafodelista"/>
        <w:rPr>
          <w:color w:val="000000"/>
        </w:rPr>
      </w:pPr>
    </w:p>
    <w:p w14:paraId="020955B2" w14:textId="3DE00DDE" w:rsidR="00E30F03" w:rsidRPr="005C7ADA" w:rsidRDefault="00E30F03" w:rsidP="00E30F03">
      <w:pPr>
        <w:pBdr>
          <w:top w:val="nil"/>
          <w:left w:val="nil"/>
          <w:bottom w:val="nil"/>
          <w:right w:val="nil"/>
          <w:between w:val="nil"/>
        </w:pBdr>
        <w:spacing w:before="37"/>
        <w:ind w:left="567" w:right="161"/>
        <w:jc w:val="both"/>
        <w:rPr>
          <w:color w:val="000000"/>
          <w:sz w:val="20"/>
          <w:szCs w:val="20"/>
        </w:rPr>
      </w:pPr>
      <w:r>
        <w:rPr>
          <w:color w:val="000000"/>
          <w:sz w:val="20"/>
          <w:szCs w:val="20"/>
        </w:rPr>
        <w:t xml:space="preserve">(*) </w:t>
      </w:r>
      <w:r w:rsidRPr="00E30F03">
        <w:rPr>
          <w:color w:val="000000"/>
          <w:sz w:val="20"/>
          <w:szCs w:val="20"/>
        </w:rPr>
        <w:t>La información se tratará y archivará según lo establecido en el Anexo 2 Protección de datos de carácter personal, aportado por el BBVA</w:t>
      </w:r>
      <w:r>
        <w:rPr>
          <w:color w:val="000000"/>
          <w:sz w:val="20"/>
          <w:szCs w:val="20"/>
        </w:rPr>
        <w:t>.</w:t>
      </w:r>
    </w:p>
    <w:p w14:paraId="61D3116A" w14:textId="77777777" w:rsidR="00C120B2" w:rsidRDefault="00C120B2" w:rsidP="000E21B7">
      <w:pPr>
        <w:pBdr>
          <w:top w:val="nil"/>
          <w:left w:val="nil"/>
          <w:bottom w:val="nil"/>
          <w:right w:val="nil"/>
          <w:between w:val="nil"/>
        </w:pBdr>
        <w:tabs>
          <w:tab w:val="left" w:pos="692"/>
        </w:tabs>
        <w:spacing w:line="276" w:lineRule="auto"/>
        <w:ind w:left="567" w:right="161"/>
        <w:jc w:val="both"/>
        <w:rPr>
          <w:sz w:val="20"/>
          <w:szCs w:val="20"/>
        </w:rPr>
      </w:pPr>
    </w:p>
    <w:p w14:paraId="79500B96" w14:textId="77777777" w:rsidR="00C120B2" w:rsidRDefault="00C120B2" w:rsidP="000E21B7">
      <w:pPr>
        <w:pBdr>
          <w:top w:val="nil"/>
          <w:left w:val="nil"/>
          <w:bottom w:val="nil"/>
          <w:right w:val="nil"/>
          <w:between w:val="nil"/>
        </w:pBdr>
        <w:tabs>
          <w:tab w:val="left" w:pos="692"/>
        </w:tabs>
        <w:spacing w:line="276" w:lineRule="auto"/>
        <w:ind w:left="567" w:right="161"/>
        <w:jc w:val="both"/>
        <w:rPr>
          <w:sz w:val="20"/>
          <w:szCs w:val="20"/>
        </w:rPr>
      </w:pPr>
    </w:p>
    <w:p w14:paraId="0ED971E8" w14:textId="58B42144" w:rsidR="00C120B2" w:rsidRDefault="001D5E74" w:rsidP="000E21B7">
      <w:pPr>
        <w:pStyle w:val="Ttulo2"/>
        <w:ind w:left="567" w:right="161"/>
        <w:jc w:val="both"/>
        <w:rPr>
          <w:color w:val="00B0F0"/>
          <w:sz w:val="26"/>
          <w:szCs w:val="26"/>
        </w:rPr>
      </w:pPr>
      <w:bookmarkStart w:id="45" w:name="_Toc52978411"/>
      <w:r>
        <w:rPr>
          <w:color w:val="00B0F0"/>
          <w:sz w:val="26"/>
          <w:szCs w:val="26"/>
        </w:rPr>
        <w:t>5</w:t>
      </w:r>
      <w:r w:rsidR="00C05ADF">
        <w:rPr>
          <w:color w:val="00B0F0"/>
          <w:sz w:val="26"/>
          <w:szCs w:val="26"/>
        </w:rPr>
        <w:t>.3 Facturación renta de alquileres sociales</w:t>
      </w:r>
      <w:bookmarkEnd w:id="45"/>
      <w:r w:rsidR="00C05ADF">
        <w:rPr>
          <w:color w:val="00B0F0"/>
          <w:sz w:val="26"/>
          <w:szCs w:val="26"/>
        </w:rPr>
        <w:t xml:space="preserve"> </w:t>
      </w:r>
    </w:p>
    <w:p w14:paraId="46F380DC" w14:textId="77777777" w:rsidR="007561C4" w:rsidRPr="004115A9" w:rsidRDefault="00C05ADF" w:rsidP="007561C4">
      <w:pPr>
        <w:pBdr>
          <w:top w:val="nil"/>
          <w:left w:val="nil"/>
          <w:bottom w:val="nil"/>
          <w:right w:val="nil"/>
          <w:between w:val="nil"/>
        </w:pBdr>
        <w:tabs>
          <w:tab w:val="left" w:pos="1052"/>
        </w:tabs>
        <w:spacing w:line="244" w:lineRule="auto"/>
        <w:ind w:left="567" w:right="161"/>
        <w:jc w:val="both"/>
        <w:rPr>
          <w:rFonts w:asciiTheme="majorHAnsi" w:hAnsiTheme="majorHAnsi" w:cstheme="majorHAnsi"/>
          <w:sz w:val="20"/>
          <w:shd w:val="clear" w:color="auto" w:fill="FFFFFF"/>
        </w:rPr>
      </w:pPr>
      <w:r w:rsidRPr="001128E9">
        <w:rPr>
          <w:sz w:val="20"/>
          <w:szCs w:val="20"/>
        </w:rPr>
        <w:t xml:space="preserve">El Servicer </w:t>
      </w:r>
      <w:r w:rsidR="000C2655" w:rsidRPr="001128E9">
        <w:rPr>
          <w:sz w:val="20"/>
          <w:szCs w:val="20"/>
        </w:rPr>
        <w:t xml:space="preserve">gestionará el alta del alquiler y el inicio de la facturación de rentas. </w:t>
      </w:r>
      <w:r w:rsidR="007561C4" w:rsidRPr="00A51AA9">
        <w:rPr>
          <w:rFonts w:asciiTheme="majorHAnsi" w:hAnsiTheme="majorHAnsi" w:cstheme="majorHAnsi"/>
          <w:sz w:val="20"/>
          <w:shd w:val="clear" w:color="auto" w:fill="FFFFFF"/>
        </w:rPr>
        <w:t>Los sistemas del Servicer genera</w:t>
      </w:r>
      <w:r w:rsidR="007561C4">
        <w:rPr>
          <w:rFonts w:asciiTheme="majorHAnsi" w:hAnsiTheme="majorHAnsi" w:cstheme="majorHAnsi"/>
          <w:sz w:val="20"/>
          <w:shd w:val="clear" w:color="auto" w:fill="FFFFFF"/>
        </w:rPr>
        <w:t>rá</w:t>
      </w:r>
      <w:r w:rsidR="007561C4" w:rsidRPr="00A51AA9">
        <w:rPr>
          <w:rFonts w:asciiTheme="majorHAnsi" w:hAnsiTheme="majorHAnsi" w:cstheme="majorHAnsi"/>
          <w:sz w:val="20"/>
          <w:shd w:val="clear" w:color="auto" w:fill="FFFFFF"/>
        </w:rPr>
        <w:t>n e</w:t>
      </w:r>
      <w:r w:rsidR="007561C4" w:rsidRPr="004115A9">
        <w:rPr>
          <w:rFonts w:asciiTheme="majorHAnsi" w:hAnsiTheme="majorHAnsi" w:cstheme="majorHAnsi"/>
          <w:sz w:val="20"/>
          <w:shd w:val="clear" w:color="auto" w:fill="FFFFFF"/>
        </w:rPr>
        <w:t xml:space="preserve">l fichero de remesa </w:t>
      </w:r>
      <w:r w:rsidR="007561C4" w:rsidRPr="00A51AA9">
        <w:rPr>
          <w:rFonts w:asciiTheme="majorHAnsi" w:hAnsiTheme="majorHAnsi" w:cstheme="majorHAnsi"/>
          <w:sz w:val="20"/>
          <w:shd w:val="clear" w:color="auto" w:fill="FFFFFF"/>
        </w:rPr>
        <w:t xml:space="preserve">al cobro a las cuentas domiciliadas para su envío por parte de BBVA a los inquilinos. </w:t>
      </w:r>
    </w:p>
    <w:p w14:paraId="06A35EE1" w14:textId="77777777" w:rsidR="000C2655" w:rsidRPr="000C2655" w:rsidRDefault="000C2655" w:rsidP="000E21B7">
      <w:pPr>
        <w:ind w:left="567"/>
        <w:rPr>
          <w:color w:val="FF0000"/>
          <w:sz w:val="20"/>
          <w:szCs w:val="20"/>
        </w:rPr>
      </w:pPr>
    </w:p>
    <w:p w14:paraId="447B80E1" w14:textId="20230186" w:rsidR="00C120B2" w:rsidRDefault="001D5E74" w:rsidP="000E21B7">
      <w:pPr>
        <w:pStyle w:val="Ttulo2"/>
        <w:ind w:left="567"/>
        <w:rPr>
          <w:color w:val="00B0F0"/>
          <w:sz w:val="26"/>
          <w:szCs w:val="26"/>
        </w:rPr>
      </w:pPr>
      <w:bookmarkStart w:id="46" w:name="_Toc52978412"/>
      <w:bookmarkStart w:id="47" w:name="_Hlk56760584"/>
      <w:r w:rsidRPr="00A06682">
        <w:rPr>
          <w:color w:val="00B0F0"/>
          <w:sz w:val="26"/>
          <w:szCs w:val="26"/>
        </w:rPr>
        <w:t>5</w:t>
      </w:r>
      <w:r w:rsidR="00C05ADF" w:rsidRPr="00A06682">
        <w:rPr>
          <w:color w:val="00B0F0"/>
          <w:sz w:val="26"/>
          <w:szCs w:val="26"/>
        </w:rPr>
        <w:t>.4 Gestión de incidencias durante la vigencia del contrato de alquiler</w:t>
      </w:r>
      <w:bookmarkEnd w:id="46"/>
    </w:p>
    <w:bookmarkEnd w:id="47"/>
    <w:p w14:paraId="6C5592B6" w14:textId="7DA7BCE2" w:rsidR="007524E8" w:rsidRPr="00A12DBF" w:rsidRDefault="00C05ADF" w:rsidP="007524E8">
      <w:pPr>
        <w:pBdr>
          <w:top w:val="nil"/>
          <w:left w:val="nil"/>
          <w:bottom w:val="nil"/>
          <w:right w:val="nil"/>
          <w:between w:val="nil"/>
        </w:pBdr>
        <w:tabs>
          <w:tab w:val="left" w:pos="690"/>
        </w:tabs>
        <w:spacing w:line="276" w:lineRule="auto"/>
        <w:ind w:left="567" w:right="161"/>
        <w:jc w:val="both"/>
        <w:rPr>
          <w:sz w:val="20"/>
          <w:szCs w:val="20"/>
        </w:rPr>
      </w:pPr>
      <w:r w:rsidRPr="00A12DBF">
        <w:rPr>
          <w:sz w:val="20"/>
          <w:szCs w:val="20"/>
        </w:rPr>
        <w:t>Son objeto de este procedimiento la gestión de las incidencias durante la vigencia de los contratos de alquiler. Se entiende por incidencia todo tipo de asistencia que precisen los inquilinos, desde solicitud de documentación para proceder al cambio de nombre de los servicios, hasta la comunicación de siniestros, reclamaciones por goteras, averías de electrodomésticos, etc</w:t>
      </w:r>
      <w:r w:rsidR="007561C4" w:rsidRPr="00A12DBF">
        <w:rPr>
          <w:sz w:val="20"/>
          <w:szCs w:val="20"/>
        </w:rPr>
        <w:t xml:space="preserve">. </w:t>
      </w:r>
    </w:p>
    <w:p w14:paraId="5821FFE4" w14:textId="77777777" w:rsidR="00C120B2" w:rsidRPr="00A12DBF" w:rsidRDefault="00C05ADF" w:rsidP="000E21B7">
      <w:pPr>
        <w:pBdr>
          <w:top w:val="nil"/>
          <w:left w:val="nil"/>
          <w:bottom w:val="nil"/>
          <w:right w:val="nil"/>
          <w:between w:val="nil"/>
        </w:pBdr>
        <w:tabs>
          <w:tab w:val="left" w:pos="692"/>
        </w:tabs>
        <w:spacing w:line="276" w:lineRule="auto"/>
        <w:ind w:left="567" w:right="161"/>
        <w:jc w:val="both"/>
        <w:rPr>
          <w:sz w:val="20"/>
          <w:szCs w:val="20"/>
        </w:rPr>
      </w:pPr>
      <w:r w:rsidRPr="00A12DBF">
        <w:rPr>
          <w:sz w:val="20"/>
          <w:szCs w:val="20"/>
        </w:rPr>
        <w:t xml:space="preserve"> </w:t>
      </w:r>
    </w:p>
    <w:p w14:paraId="2B62BD79" w14:textId="11D5A005" w:rsidR="00C120B2" w:rsidRPr="00A12DBF" w:rsidRDefault="00FB05AB" w:rsidP="000E21B7">
      <w:pPr>
        <w:pBdr>
          <w:top w:val="nil"/>
          <w:left w:val="nil"/>
          <w:bottom w:val="nil"/>
          <w:right w:val="nil"/>
          <w:between w:val="nil"/>
        </w:pBdr>
        <w:tabs>
          <w:tab w:val="left" w:pos="692"/>
        </w:tabs>
        <w:spacing w:line="276" w:lineRule="auto"/>
        <w:ind w:left="567" w:right="161"/>
        <w:jc w:val="both"/>
        <w:rPr>
          <w:sz w:val="20"/>
          <w:szCs w:val="20"/>
        </w:rPr>
      </w:pPr>
      <w:r>
        <w:rPr>
          <w:sz w:val="20"/>
          <w:szCs w:val="20"/>
        </w:rPr>
        <w:t xml:space="preserve">El Servicer procederá a: </w:t>
      </w:r>
    </w:p>
    <w:p w14:paraId="060B972A" w14:textId="77777777" w:rsidR="00C120B2" w:rsidRPr="00A12DBF" w:rsidRDefault="00C120B2" w:rsidP="000E21B7">
      <w:pPr>
        <w:pBdr>
          <w:top w:val="nil"/>
          <w:left w:val="nil"/>
          <w:bottom w:val="nil"/>
          <w:right w:val="nil"/>
          <w:between w:val="nil"/>
        </w:pBdr>
        <w:tabs>
          <w:tab w:val="left" w:pos="692"/>
        </w:tabs>
        <w:spacing w:line="276" w:lineRule="auto"/>
        <w:ind w:left="567" w:right="161"/>
        <w:jc w:val="both"/>
        <w:rPr>
          <w:sz w:val="20"/>
          <w:szCs w:val="20"/>
        </w:rPr>
      </w:pPr>
    </w:p>
    <w:p w14:paraId="661813F3" w14:textId="77777777" w:rsidR="006B5FBC" w:rsidRPr="006B5FBC" w:rsidRDefault="00C05ADF" w:rsidP="006B5FBC">
      <w:pPr>
        <w:pStyle w:val="Prrafodelista"/>
        <w:numPr>
          <w:ilvl w:val="0"/>
          <w:numId w:val="28"/>
        </w:numPr>
        <w:pBdr>
          <w:top w:val="nil"/>
          <w:left w:val="nil"/>
          <w:bottom w:val="nil"/>
          <w:right w:val="nil"/>
          <w:between w:val="nil"/>
        </w:pBdr>
        <w:spacing w:line="276" w:lineRule="auto"/>
        <w:ind w:left="851" w:right="161" w:hanging="284"/>
        <w:rPr>
          <w:rFonts w:eastAsia="Arial"/>
        </w:rPr>
      </w:pPr>
      <w:r w:rsidRPr="00A12DBF">
        <w:t>Registro de la incidencia (activo, fecha, motivo…)</w:t>
      </w:r>
      <w:r w:rsidR="00FB05AB">
        <w:t xml:space="preserve"> en su aplicativo.</w:t>
      </w:r>
    </w:p>
    <w:p w14:paraId="5F6D086B" w14:textId="0B63C34F" w:rsidR="00D81820" w:rsidRPr="006B5FBC" w:rsidRDefault="00C05ADF" w:rsidP="004E499A">
      <w:pPr>
        <w:pStyle w:val="Prrafodelista"/>
        <w:numPr>
          <w:ilvl w:val="0"/>
          <w:numId w:val="28"/>
        </w:numPr>
        <w:pBdr>
          <w:top w:val="nil"/>
          <w:left w:val="nil"/>
          <w:bottom w:val="nil"/>
          <w:right w:val="nil"/>
          <w:between w:val="nil"/>
        </w:pBdr>
        <w:spacing w:before="8" w:line="276" w:lineRule="auto"/>
        <w:ind w:left="851" w:right="161" w:hanging="284"/>
        <w:rPr>
          <w:color w:val="000000"/>
          <w:sz w:val="19"/>
          <w:szCs w:val="19"/>
        </w:rPr>
      </w:pPr>
      <w:r w:rsidRPr="00A12DBF">
        <w:t>Análisis de si procede o no actuar (</w:t>
      </w:r>
      <w:r w:rsidR="007561C4" w:rsidRPr="00A12DBF">
        <w:t xml:space="preserve">según </w:t>
      </w:r>
      <w:r w:rsidR="001128E9" w:rsidRPr="00A12DBF">
        <w:t xml:space="preserve">Facultades </w:t>
      </w:r>
      <w:r w:rsidR="007561C4" w:rsidRPr="00A12DBF">
        <w:t xml:space="preserve">otorgadas por BBVA) y elevación a EGI </w:t>
      </w:r>
      <w:r w:rsidR="00FB05AB">
        <w:t xml:space="preserve">BBVA </w:t>
      </w:r>
      <w:r w:rsidR="007561C4" w:rsidRPr="00A12DBF">
        <w:t>si procede autorización.</w:t>
      </w:r>
    </w:p>
    <w:p w14:paraId="591DC4E4" w14:textId="25D5E1DA" w:rsidR="00C120B2" w:rsidRDefault="001D5E74" w:rsidP="000E21B7">
      <w:pPr>
        <w:pStyle w:val="Ttulo2"/>
        <w:ind w:left="567" w:right="161"/>
        <w:jc w:val="both"/>
        <w:rPr>
          <w:color w:val="00B0F0"/>
          <w:sz w:val="26"/>
          <w:szCs w:val="26"/>
        </w:rPr>
      </w:pPr>
      <w:bookmarkStart w:id="48" w:name="_Toc52978413"/>
      <w:bookmarkStart w:id="49" w:name="_Hlk56760674"/>
      <w:r w:rsidRPr="00A06682">
        <w:rPr>
          <w:color w:val="00B0F0"/>
          <w:sz w:val="26"/>
          <w:szCs w:val="26"/>
        </w:rPr>
        <w:t>5</w:t>
      </w:r>
      <w:r w:rsidR="00C05ADF" w:rsidRPr="00A06682">
        <w:rPr>
          <w:color w:val="00B0F0"/>
          <w:sz w:val="26"/>
          <w:szCs w:val="26"/>
        </w:rPr>
        <w:t>.5 Renovación de Alquileres Sociales al vencimiento</w:t>
      </w:r>
      <w:bookmarkEnd w:id="48"/>
    </w:p>
    <w:p w14:paraId="6617440E" w14:textId="0F56F0B9" w:rsidR="007561C4" w:rsidRPr="007561C4" w:rsidRDefault="007561C4" w:rsidP="007561C4">
      <w:pPr>
        <w:rPr>
          <w:color w:val="FF0000"/>
        </w:rPr>
      </w:pPr>
      <w:r w:rsidRPr="007561C4">
        <w:rPr>
          <w:color w:val="FF0000"/>
        </w:rPr>
        <w:t xml:space="preserve">           </w:t>
      </w:r>
    </w:p>
    <w:bookmarkEnd w:id="49"/>
    <w:p w14:paraId="259AB623" w14:textId="77777777" w:rsidR="00C120B2" w:rsidRDefault="00C05ADF" w:rsidP="000E21B7">
      <w:pPr>
        <w:pBdr>
          <w:top w:val="nil"/>
          <w:left w:val="nil"/>
          <w:bottom w:val="nil"/>
          <w:right w:val="nil"/>
          <w:between w:val="nil"/>
        </w:pBdr>
        <w:spacing w:before="60" w:line="244" w:lineRule="auto"/>
        <w:ind w:left="567" w:right="161"/>
        <w:jc w:val="both"/>
        <w:rPr>
          <w:color w:val="000000"/>
          <w:sz w:val="20"/>
          <w:szCs w:val="20"/>
        </w:rPr>
      </w:pPr>
      <w:r>
        <w:rPr>
          <w:color w:val="000000"/>
          <w:sz w:val="20"/>
          <w:szCs w:val="20"/>
        </w:rPr>
        <w:t>La renovación de contratos de alquiler a los inquilinos es una opción más en esta operativa.</w:t>
      </w:r>
    </w:p>
    <w:p w14:paraId="5008DC8B" w14:textId="2760D7ED" w:rsidR="00A06682" w:rsidRDefault="00C05ADF" w:rsidP="00A06682">
      <w:pPr>
        <w:numPr>
          <w:ilvl w:val="0"/>
          <w:numId w:val="33"/>
        </w:numPr>
        <w:pBdr>
          <w:top w:val="nil"/>
          <w:left w:val="nil"/>
          <w:bottom w:val="nil"/>
          <w:right w:val="nil"/>
          <w:between w:val="nil"/>
        </w:pBdr>
        <w:tabs>
          <w:tab w:val="left" w:pos="851"/>
        </w:tabs>
        <w:ind w:left="851" w:right="161" w:hanging="284"/>
        <w:jc w:val="both"/>
        <w:rPr>
          <w:sz w:val="20"/>
          <w:szCs w:val="20"/>
        </w:rPr>
      </w:pPr>
      <w:r w:rsidRPr="001128E9">
        <w:rPr>
          <w:sz w:val="20"/>
          <w:szCs w:val="20"/>
        </w:rPr>
        <w:t>La política actual de BBVA es renovar los contratos de alquiler social (renovaciones no obligadas por ley) de los inquilinos que estén en viviendas BBVA y que sigan siendo vulnerables. Dado que se trata de contratos ya existentes únicamente se analizará la vulnerabilidad de los inquilinos, pero no se</w:t>
      </w:r>
      <w:r w:rsidR="004E499A">
        <w:rPr>
          <w:sz w:val="20"/>
          <w:szCs w:val="20"/>
        </w:rPr>
        <w:t xml:space="preserve"> realizará el estudio de la vivienda del inmueble de nuevo (la tasación se realizará según lo acordado entre el </w:t>
      </w:r>
      <w:proofErr w:type="spellStart"/>
      <w:r w:rsidR="004E499A">
        <w:rPr>
          <w:sz w:val="20"/>
          <w:szCs w:val="20"/>
        </w:rPr>
        <w:t>Servicer</w:t>
      </w:r>
      <w:proofErr w:type="spellEnd"/>
      <w:r w:rsidR="004E499A">
        <w:rPr>
          <w:sz w:val="20"/>
          <w:szCs w:val="20"/>
        </w:rPr>
        <w:t xml:space="preserve"> y el BBVA). </w:t>
      </w:r>
    </w:p>
    <w:p w14:paraId="2A7B4EF9" w14:textId="41314CE4" w:rsidR="00A06682" w:rsidRPr="00A06682" w:rsidRDefault="00A06682" w:rsidP="00A06682">
      <w:pPr>
        <w:pBdr>
          <w:top w:val="nil"/>
          <w:left w:val="nil"/>
          <w:bottom w:val="nil"/>
          <w:right w:val="nil"/>
          <w:between w:val="nil"/>
        </w:pBdr>
        <w:tabs>
          <w:tab w:val="left" w:pos="851"/>
        </w:tabs>
        <w:ind w:left="851" w:right="161"/>
        <w:jc w:val="both"/>
        <w:rPr>
          <w:sz w:val="20"/>
          <w:szCs w:val="20"/>
        </w:rPr>
      </w:pPr>
      <w:r>
        <w:rPr>
          <w:sz w:val="20"/>
          <w:szCs w:val="20"/>
        </w:rPr>
        <w:t>La información necesaria se requerirá (</w:t>
      </w:r>
      <w:r w:rsidRPr="00A06682">
        <w:rPr>
          <w:sz w:val="20"/>
          <w:szCs w:val="20"/>
        </w:rPr>
        <w:t>en base a lo acordado en el Anexo 2 sobre el tratamiento de los datos de carácter personal) a través de los buzones de mail asignados:</w:t>
      </w:r>
    </w:p>
    <w:p w14:paraId="579164DF" w14:textId="77777777" w:rsidR="00A06682" w:rsidRPr="00A06682" w:rsidRDefault="00A06682" w:rsidP="00A06682">
      <w:pPr>
        <w:pStyle w:val="Prrafodelista"/>
        <w:numPr>
          <w:ilvl w:val="1"/>
          <w:numId w:val="33"/>
        </w:numPr>
        <w:rPr>
          <w:rFonts w:eastAsia="Times New Roman"/>
        </w:rPr>
      </w:pPr>
      <w:r w:rsidRPr="00A06682">
        <w:t>Solicitudes AS Cataluña:</w:t>
      </w:r>
      <w:r w:rsidRPr="00A06682">
        <w:rPr>
          <w:rFonts w:eastAsia="Times New Roman"/>
          <w:color w:val="1F497D"/>
        </w:rPr>
        <w:t xml:space="preserve"> </w:t>
      </w:r>
      <w:hyperlink r:id="rId36" w:history="1">
        <w:r w:rsidRPr="00A06682">
          <w:rPr>
            <w:rStyle w:val="Hipervnculo"/>
            <w:rFonts w:eastAsia="Times New Roman"/>
          </w:rPr>
          <w:t>alquilersocial.catalunya@haya.es</w:t>
        </w:r>
      </w:hyperlink>
    </w:p>
    <w:p w14:paraId="7FD7A49C" w14:textId="77777777" w:rsidR="00A06682" w:rsidRPr="00A06682" w:rsidRDefault="00A06682" w:rsidP="00A06682">
      <w:pPr>
        <w:pStyle w:val="Prrafodelista"/>
        <w:numPr>
          <w:ilvl w:val="1"/>
          <w:numId w:val="33"/>
        </w:numPr>
        <w:rPr>
          <w:rFonts w:eastAsia="Times New Roman"/>
          <w:color w:val="0563C1"/>
          <w:u w:val="single"/>
        </w:rPr>
      </w:pPr>
      <w:r w:rsidRPr="00A06682">
        <w:t>Solicitudes fuera de Cataluña:</w:t>
      </w:r>
      <w:r w:rsidRPr="00A06682">
        <w:rPr>
          <w:rFonts w:eastAsia="Times New Roman"/>
          <w:color w:val="1F497D"/>
        </w:rPr>
        <w:t xml:space="preserve"> </w:t>
      </w:r>
      <w:hyperlink r:id="rId37" w:history="1">
        <w:r w:rsidRPr="00A06682">
          <w:rPr>
            <w:rStyle w:val="Hipervnculo"/>
            <w:rFonts w:eastAsia="Times New Roman"/>
          </w:rPr>
          <w:t>contratos.alquilersocial@haya.es</w:t>
        </w:r>
      </w:hyperlink>
    </w:p>
    <w:p w14:paraId="0068845C" w14:textId="215DB147" w:rsidR="00A06682" w:rsidRPr="00A06682" w:rsidRDefault="00A06682" w:rsidP="005638D5">
      <w:pPr>
        <w:pStyle w:val="Textocomentario"/>
        <w:ind w:left="851"/>
        <w:rPr>
          <w:u w:val="single"/>
        </w:rPr>
      </w:pPr>
      <w:r>
        <w:t xml:space="preserve">Se deberá poner en copia siempre al buzón del Servicer: </w:t>
      </w:r>
      <w:hyperlink r:id="rId38" w:history="1">
        <w:r w:rsidRPr="000A7834">
          <w:rPr>
            <w:rStyle w:val="Hipervnculo"/>
          </w:rPr>
          <w:t>solicitudalquiler@haya.es</w:t>
        </w:r>
      </w:hyperlink>
      <w:r>
        <w:rPr>
          <w:rStyle w:val="Refdecomentario"/>
        </w:rPr>
        <w:annotationRef/>
      </w:r>
    </w:p>
    <w:p w14:paraId="27278DC3" w14:textId="77777777" w:rsidR="00C120B2" w:rsidRPr="001128E9" w:rsidRDefault="00C05ADF" w:rsidP="008D62ED">
      <w:pPr>
        <w:numPr>
          <w:ilvl w:val="0"/>
          <w:numId w:val="33"/>
        </w:numPr>
        <w:pBdr>
          <w:top w:val="nil"/>
          <w:left w:val="nil"/>
          <w:bottom w:val="nil"/>
          <w:right w:val="nil"/>
          <w:between w:val="nil"/>
        </w:pBdr>
        <w:tabs>
          <w:tab w:val="left" w:pos="851"/>
        </w:tabs>
        <w:ind w:left="851" w:right="161" w:hanging="284"/>
        <w:jc w:val="both"/>
        <w:rPr>
          <w:sz w:val="20"/>
          <w:szCs w:val="20"/>
        </w:rPr>
      </w:pPr>
      <w:r w:rsidRPr="001128E9">
        <w:rPr>
          <w:sz w:val="20"/>
          <w:szCs w:val="20"/>
        </w:rPr>
        <w:t>La aplicación de esta norma está condicionada a posibles problemas de convivencia generados por los inquilinos, en cuyo caso, si está documentado con evidencias, se someterá a consideración de PSV a través de correo electrónico</w:t>
      </w:r>
    </w:p>
    <w:p w14:paraId="33763F64" w14:textId="1AEC7DCC" w:rsidR="00C120B2" w:rsidRPr="00F028BB" w:rsidRDefault="00C05ADF" w:rsidP="008D62ED">
      <w:pPr>
        <w:numPr>
          <w:ilvl w:val="0"/>
          <w:numId w:val="33"/>
        </w:numPr>
        <w:pBdr>
          <w:top w:val="nil"/>
          <w:left w:val="nil"/>
          <w:bottom w:val="nil"/>
          <w:right w:val="nil"/>
          <w:between w:val="nil"/>
        </w:pBdr>
        <w:tabs>
          <w:tab w:val="left" w:pos="851"/>
        </w:tabs>
        <w:ind w:left="851" w:right="161" w:hanging="284"/>
        <w:jc w:val="both"/>
        <w:rPr>
          <w:sz w:val="20"/>
          <w:szCs w:val="20"/>
        </w:rPr>
      </w:pPr>
      <w:r w:rsidRPr="001128E9">
        <w:rPr>
          <w:sz w:val="20"/>
          <w:szCs w:val="20"/>
        </w:rPr>
        <w:t xml:space="preserve">La aplicación de esta norma está condicionada a que el inquilino se encuentre al día de sus obligaciones contractuales (pago de la renta de alquiler, servicios a su nombre, </w:t>
      </w:r>
      <w:r w:rsidR="00EE3807" w:rsidRPr="001128E9">
        <w:rPr>
          <w:sz w:val="20"/>
          <w:szCs w:val="20"/>
        </w:rPr>
        <w:t>etc.</w:t>
      </w:r>
      <w:r w:rsidRPr="001128E9">
        <w:rPr>
          <w:sz w:val="20"/>
          <w:szCs w:val="20"/>
        </w:rPr>
        <w:t>). En caso de que no se cumplan estos requisitos, se someterá a consideración de PSV a través de correo electrónico</w:t>
      </w:r>
      <w:r w:rsidR="001128E9" w:rsidRPr="001128E9">
        <w:rPr>
          <w:sz w:val="20"/>
          <w:szCs w:val="20"/>
        </w:rPr>
        <w:t>.</w:t>
      </w:r>
    </w:p>
    <w:p w14:paraId="5A6AB917" w14:textId="77777777" w:rsidR="00C120B2" w:rsidRPr="00F028BB" w:rsidRDefault="00C05ADF" w:rsidP="008D62ED">
      <w:pPr>
        <w:numPr>
          <w:ilvl w:val="0"/>
          <w:numId w:val="33"/>
        </w:numPr>
        <w:pBdr>
          <w:top w:val="nil"/>
          <w:left w:val="nil"/>
          <w:bottom w:val="nil"/>
          <w:right w:val="nil"/>
          <w:between w:val="nil"/>
        </w:pBdr>
        <w:tabs>
          <w:tab w:val="left" w:pos="851"/>
        </w:tabs>
        <w:ind w:left="851" w:right="161" w:hanging="284"/>
        <w:jc w:val="both"/>
        <w:rPr>
          <w:sz w:val="20"/>
          <w:szCs w:val="20"/>
        </w:rPr>
      </w:pPr>
      <w:r w:rsidRPr="001128E9">
        <w:rPr>
          <w:sz w:val="20"/>
          <w:szCs w:val="20"/>
        </w:rPr>
        <w:t>En cuanto a la formalización del contrato, una vez superado el análisis de vulnerabilidad, la renovación del plazo del contrato se formalizará mediante comunicación al inquilino.</w:t>
      </w:r>
    </w:p>
    <w:p w14:paraId="2F63BADF" w14:textId="075E32FE" w:rsidR="00ED4B19" w:rsidRPr="00A06682" w:rsidRDefault="00C05ADF" w:rsidP="008D62ED">
      <w:pPr>
        <w:numPr>
          <w:ilvl w:val="0"/>
          <w:numId w:val="33"/>
        </w:numPr>
        <w:pBdr>
          <w:top w:val="nil"/>
          <w:left w:val="nil"/>
          <w:bottom w:val="nil"/>
          <w:right w:val="nil"/>
          <w:between w:val="nil"/>
        </w:pBdr>
        <w:tabs>
          <w:tab w:val="left" w:pos="851"/>
        </w:tabs>
        <w:ind w:left="851" w:right="161" w:hanging="284"/>
        <w:jc w:val="both"/>
        <w:rPr>
          <w:sz w:val="20"/>
          <w:szCs w:val="20"/>
        </w:rPr>
      </w:pPr>
      <w:bookmarkStart w:id="50" w:name="_Hlk56760709"/>
      <w:r w:rsidRPr="009D2577">
        <w:rPr>
          <w:sz w:val="20"/>
          <w:szCs w:val="20"/>
        </w:rPr>
        <w:t>Cuando se acerque la fecha de vencimiento de los contratos, se procederá</w:t>
      </w:r>
      <w:r w:rsidRPr="00A06682">
        <w:rPr>
          <w:sz w:val="20"/>
          <w:szCs w:val="20"/>
        </w:rPr>
        <w:t xml:space="preserve"> </w:t>
      </w:r>
      <w:r w:rsidR="00BF2524" w:rsidRPr="00A06682">
        <w:rPr>
          <w:sz w:val="20"/>
          <w:szCs w:val="20"/>
        </w:rPr>
        <w:t xml:space="preserve">a analizar si procede o no la renovación y a la toma de decisión sobre la </w:t>
      </w:r>
      <w:r w:rsidR="00ED4B19" w:rsidRPr="00A06682">
        <w:rPr>
          <w:sz w:val="20"/>
          <w:szCs w:val="20"/>
        </w:rPr>
        <w:t xml:space="preserve">recuperación </w:t>
      </w:r>
      <w:r w:rsidR="00BF2524" w:rsidRPr="00A06682">
        <w:rPr>
          <w:sz w:val="20"/>
          <w:szCs w:val="20"/>
        </w:rPr>
        <w:t xml:space="preserve">de </w:t>
      </w:r>
      <w:r w:rsidR="00ED4B19" w:rsidRPr="00A06682">
        <w:rPr>
          <w:sz w:val="20"/>
          <w:szCs w:val="20"/>
        </w:rPr>
        <w:t xml:space="preserve">la </w:t>
      </w:r>
      <w:r w:rsidR="00BF2524" w:rsidRPr="00A06682">
        <w:rPr>
          <w:sz w:val="20"/>
          <w:szCs w:val="20"/>
        </w:rPr>
        <w:t xml:space="preserve">posesión del inmueble en función de  </w:t>
      </w:r>
      <w:r w:rsidR="00ED4B19" w:rsidRPr="00A06682">
        <w:rPr>
          <w:sz w:val="20"/>
          <w:szCs w:val="20"/>
        </w:rPr>
        <w:t xml:space="preserve">las casuísticas descritas en </w:t>
      </w:r>
      <w:r w:rsidR="00BF2524" w:rsidRPr="00A06682">
        <w:rPr>
          <w:sz w:val="20"/>
          <w:szCs w:val="20"/>
        </w:rPr>
        <w:t>el A</w:t>
      </w:r>
      <w:r w:rsidR="00D81820" w:rsidRPr="00A06682">
        <w:rPr>
          <w:sz w:val="20"/>
          <w:szCs w:val="20"/>
        </w:rPr>
        <w:t>nexo 6</w:t>
      </w:r>
      <w:r w:rsidR="00BF2524" w:rsidRPr="00A06682">
        <w:rPr>
          <w:sz w:val="20"/>
          <w:szCs w:val="20"/>
        </w:rPr>
        <w:t xml:space="preserve"> Instrucciones para agilizar la toma de posesión. </w:t>
      </w:r>
    </w:p>
    <w:p w14:paraId="334F1076" w14:textId="77777777" w:rsidR="003E4048" w:rsidRPr="003E4048" w:rsidRDefault="003E4048" w:rsidP="003E4048">
      <w:pPr>
        <w:pBdr>
          <w:top w:val="nil"/>
          <w:left w:val="nil"/>
          <w:bottom w:val="nil"/>
          <w:right w:val="nil"/>
          <w:between w:val="nil"/>
        </w:pBdr>
        <w:tabs>
          <w:tab w:val="left" w:pos="851"/>
        </w:tabs>
        <w:ind w:left="851" w:right="161"/>
        <w:jc w:val="both"/>
        <w:rPr>
          <w:color w:val="FF0000"/>
          <w:sz w:val="20"/>
          <w:szCs w:val="20"/>
        </w:rPr>
      </w:pPr>
    </w:p>
    <w:p w14:paraId="6F762955" w14:textId="0CC2CDED" w:rsidR="00ED4B19" w:rsidRPr="00A06682" w:rsidRDefault="00D81820" w:rsidP="00A06682">
      <w:pPr>
        <w:pBdr>
          <w:top w:val="nil"/>
          <w:left w:val="nil"/>
          <w:bottom w:val="nil"/>
          <w:right w:val="nil"/>
          <w:between w:val="nil"/>
        </w:pBdr>
        <w:spacing w:before="60" w:line="244" w:lineRule="auto"/>
        <w:ind w:left="567" w:right="161"/>
        <w:jc w:val="both"/>
        <w:rPr>
          <w:color w:val="000000"/>
          <w:sz w:val="20"/>
          <w:szCs w:val="20"/>
        </w:rPr>
      </w:pPr>
      <w:r w:rsidRPr="00A06682">
        <w:rPr>
          <w:color w:val="000000"/>
          <w:sz w:val="20"/>
          <w:szCs w:val="20"/>
        </w:rPr>
        <w:t xml:space="preserve">En caso de </w:t>
      </w:r>
      <w:r w:rsidR="00ED4B19" w:rsidRPr="00A06682">
        <w:rPr>
          <w:color w:val="000000"/>
          <w:sz w:val="20"/>
          <w:szCs w:val="20"/>
        </w:rPr>
        <w:t xml:space="preserve">que el </w:t>
      </w:r>
      <w:r w:rsidRPr="00A06682">
        <w:rPr>
          <w:color w:val="000000"/>
          <w:sz w:val="20"/>
          <w:szCs w:val="20"/>
        </w:rPr>
        <w:t xml:space="preserve">contrato </w:t>
      </w:r>
      <w:r w:rsidR="00ED4B19" w:rsidRPr="00A06682">
        <w:rPr>
          <w:color w:val="000000"/>
          <w:sz w:val="20"/>
          <w:szCs w:val="20"/>
        </w:rPr>
        <w:t xml:space="preserve">haya vencido anteriormente </w:t>
      </w:r>
      <w:r w:rsidRPr="00A06682">
        <w:rPr>
          <w:color w:val="000000"/>
          <w:sz w:val="20"/>
          <w:szCs w:val="20"/>
        </w:rPr>
        <w:t xml:space="preserve">se procederá </w:t>
      </w:r>
      <w:r w:rsidR="00ED4B19" w:rsidRPr="00A06682">
        <w:rPr>
          <w:color w:val="000000"/>
          <w:sz w:val="20"/>
          <w:szCs w:val="20"/>
        </w:rPr>
        <w:t>según las instrucciones definidas en el A</w:t>
      </w:r>
      <w:r w:rsidRPr="00A06682">
        <w:rPr>
          <w:color w:val="000000"/>
          <w:sz w:val="20"/>
          <w:szCs w:val="20"/>
        </w:rPr>
        <w:t>nexo 6.</w:t>
      </w:r>
    </w:p>
    <w:bookmarkEnd w:id="50"/>
    <w:p w14:paraId="7B57380B" w14:textId="231CA7B4" w:rsidR="007561C4" w:rsidRPr="001128E9" w:rsidRDefault="00D81820" w:rsidP="007561C4">
      <w:pPr>
        <w:ind w:right="161"/>
        <w:jc w:val="both"/>
        <w:rPr>
          <w:sz w:val="20"/>
          <w:szCs w:val="20"/>
        </w:rPr>
      </w:pPr>
      <w:r>
        <w:rPr>
          <w:sz w:val="20"/>
          <w:szCs w:val="20"/>
        </w:rPr>
        <w:t xml:space="preserve"> </w:t>
      </w:r>
    </w:p>
    <w:p w14:paraId="5C0DF07C" w14:textId="34A8843D" w:rsidR="00C120B2" w:rsidRDefault="001D5E74" w:rsidP="000E21B7">
      <w:pPr>
        <w:pStyle w:val="Ttulo2"/>
        <w:ind w:left="567" w:right="161"/>
        <w:rPr>
          <w:color w:val="00B0F0"/>
          <w:sz w:val="26"/>
          <w:szCs w:val="26"/>
        </w:rPr>
      </w:pPr>
      <w:bookmarkStart w:id="51" w:name="_Toc52978414"/>
      <w:r>
        <w:rPr>
          <w:color w:val="00B0F0"/>
          <w:sz w:val="26"/>
          <w:szCs w:val="26"/>
        </w:rPr>
        <w:t>5</w:t>
      </w:r>
      <w:r w:rsidR="00C05ADF">
        <w:rPr>
          <w:color w:val="00B0F0"/>
          <w:sz w:val="26"/>
          <w:szCs w:val="26"/>
        </w:rPr>
        <w:t>.6 Solicitud de cambio de viviendas</w:t>
      </w:r>
      <w:bookmarkEnd w:id="51"/>
    </w:p>
    <w:p w14:paraId="1DCFB3DE" w14:textId="77777777" w:rsidR="00C120B2" w:rsidRPr="001128E9" w:rsidRDefault="00C05ADF" w:rsidP="000E21B7">
      <w:pPr>
        <w:spacing w:before="60" w:line="244" w:lineRule="auto"/>
        <w:ind w:left="567" w:right="161"/>
        <w:jc w:val="both"/>
        <w:rPr>
          <w:sz w:val="20"/>
          <w:szCs w:val="20"/>
        </w:rPr>
      </w:pPr>
      <w:r w:rsidRPr="001128E9">
        <w:rPr>
          <w:sz w:val="20"/>
          <w:szCs w:val="20"/>
        </w:rPr>
        <w:lastRenderedPageBreak/>
        <w:t xml:space="preserve">La solicitud de cambio de vivienda sujeta al contrato de arrendamiento es una opción más en esta operativa. </w:t>
      </w:r>
    </w:p>
    <w:p w14:paraId="443417ED" w14:textId="77777777" w:rsidR="00C120B2" w:rsidRPr="001128E9" w:rsidRDefault="00C120B2" w:rsidP="000E21B7">
      <w:pPr>
        <w:spacing w:before="60" w:line="244" w:lineRule="auto"/>
        <w:ind w:left="567" w:right="161"/>
        <w:jc w:val="both"/>
        <w:rPr>
          <w:sz w:val="20"/>
          <w:szCs w:val="20"/>
        </w:rPr>
      </w:pPr>
    </w:p>
    <w:p w14:paraId="4063EEF6" w14:textId="1AFB7388" w:rsidR="00C120B2" w:rsidRPr="00B2515F" w:rsidRDefault="00C05ADF" w:rsidP="00B2515F">
      <w:pPr>
        <w:spacing w:before="60" w:line="244" w:lineRule="auto"/>
        <w:ind w:left="567" w:right="161"/>
        <w:jc w:val="both"/>
        <w:rPr>
          <w:sz w:val="20"/>
          <w:szCs w:val="20"/>
        </w:rPr>
      </w:pPr>
      <w:r w:rsidRPr="001128E9">
        <w:rPr>
          <w:sz w:val="20"/>
          <w:szCs w:val="20"/>
        </w:rPr>
        <w:t xml:space="preserve">Sólo se atenderá a la solicitud de cambio de vivienda cuando el motivo de la petición sea las condiciones de habitabilidad del inmueble (problemas estructurales, </w:t>
      </w:r>
      <w:r w:rsidR="00EE3807" w:rsidRPr="001128E9">
        <w:rPr>
          <w:sz w:val="20"/>
          <w:szCs w:val="20"/>
        </w:rPr>
        <w:t>etc.</w:t>
      </w:r>
      <w:r w:rsidRPr="001128E9">
        <w:rPr>
          <w:sz w:val="20"/>
          <w:szCs w:val="20"/>
        </w:rPr>
        <w:t xml:space="preserve">). En esos casos, se estudiará la realización de los trabajos de adecuación de la vivienda, siguiendo </w:t>
      </w:r>
      <w:r w:rsidR="00B2515F">
        <w:rPr>
          <w:sz w:val="20"/>
          <w:szCs w:val="20"/>
        </w:rPr>
        <w:t>las facultades establecidas en el protocolo de Gestión y Mantenimiento de activos y Seguridad.</w:t>
      </w:r>
    </w:p>
    <w:p w14:paraId="54D327A9" w14:textId="5D17968D" w:rsidR="00C120B2" w:rsidRPr="00066B41" w:rsidRDefault="00EE3807" w:rsidP="000E21B7">
      <w:pPr>
        <w:spacing w:before="60" w:line="244" w:lineRule="auto"/>
        <w:ind w:left="567" w:right="161"/>
        <w:jc w:val="both"/>
        <w:rPr>
          <w:sz w:val="20"/>
          <w:szCs w:val="20"/>
        </w:rPr>
      </w:pPr>
      <w:r w:rsidRPr="00066B41">
        <w:rPr>
          <w:sz w:val="20"/>
          <w:szCs w:val="20"/>
        </w:rPr>
        <w:t>En caso de que</w:t>
      </w:r>
      <w:r w:rsidR="00E15716" w:rsidRPr="00066B41">
        <w:rPr>
          <w:sz w:val="20"/>
          <w:szCs w:val="20"/>
        </w:rPr>
        <w:t xml:space="preserve"> no sea viable la adecuación, </w:t>
      </w:r>
      <w:r w:rsidR="00C05ADF" w:rsidRPr="00066B41">
        <w:rPr>
          <w:sz w:val="20"/>
          <w:szCs w:val="20"/>
        </w:rPr>
        <w:t xml:space="preserve">se </w:t>
      </w:r>
      <w:r w:rsidRPr="00066B41">
        <w:rPr>
          <w:sz w:val="20"/>
          <w:szCs w:val="20"/>
        </w:rPr>
        <w:t>estudiará la</w:t>
      </w:r>
      <w:r w:rsidR="00C05ADF" w:rsidRPr="00066B41">
        <w:rPr>
          <w:sz w:val="20"/>
          <w:szCs w:val="20"/>
        </w:rPr>
        <w:t xml:space="preserve"> posibilidad de hacer ofrecimiento de inmueble alternativo</w:t>
      </w:r>
      <w:r w:rsidR="00B67735" w:rsidRPr="00066B41">
        <w:rPr>
          <w:sz w:val="20"/>
          <w:szCs w:val="20"/>
        </w:rPr>
        <w:t xml:space="preserve"> (según criterios indicados en </w:t>
      </w:r>
      <w:r w:rsidRPr="00066B41">
        <w:rPr>
          <w:sz w:val="20"/>
          <w:szCs w:val="20"/>
        </w:rPr>
        <w:t>5</w:t>
      </w:r>
      <w:r w:rsidR="00B67735" w:rsidRPr="00066B41">
        <w:rPr>
          <w:sz w:val="20"/>
          <w:szCs w:val="20"/>
        </w:rPr>
        <w:t xml:space="preserve">.1.5.7). </w:t>
      </w:r>
    </w:p>
    <w:p w14:paraId="43A5657F" w14:textId="77777777" w:rsidR="00C120B2" w:rsidRPr="001128E9" w:rsidRDefault="00C120B2" w:rsidP="000E21B7">
      <w:pPr>
        <w:spacing w:before="7"/>
        <w:ind w:left="567" w:right="161"/>
        <w:jc w:val="both"/>
        <w:rPr>
          <w:sz w:val="16"/>
          <w:szCs w:val="16"/>
        </w:rPr>
      </w:pPr>
    </w:p>
    <w:p w14:paraId="3B339094" w14:textId="77777777" w:rsidR="00C120B2" w:rsidRPr="001128E9" w:rsidRDefault="00C05ADF" w:rsidP="000E21B7">
      <w:pPr>
        <w:spacing w:before="60" w:line="244" w:lineRule="auto"/>
        <w:ind w:left="567" w:right="161"/>
        <w:jc w:val="both"/>
        <w:rPr>
          <w:sz w:val="16"/>
          <w:szCs w:val="16"/>
        </w:rPr>
      </w:pPr>
      <w:r w:rsidRPr="001128E9">
        <w:rPr>
          <w:sz w:val="20"/>
          <w:szCs w:val="20"/>
        </w:rPr>
        <w:t xml:space="preserve">En el resto de los casos, se contestará que el banco no tiene disponibilidad de otros inmuebles y no puede hacer frente a la petición del solicitante. </w:t>
      </w:r>
      <w:r w:rsidRPr="001128E9">
        <w:t xml:space="preserve">     </w:t>
      </w:r>
    </w:p>
    <w:p w14:paraId="443E56A1" w14:textId="77777777" w:rsidR="00C120B2" w:rsidRPr="001128E9" w:rsidRDefault="00C120B2" w:rsidP="000E21B7">
      <w:pPr>
        <w:ind w:left="567"/>
      </w:pPr>
    </w:p>
    <w:p w14:paraId="268E48AA" w14:textId="122FDB17" w:rsidR="00C120B2" w:rsidRPr="001128E9" w:rsidRDefault="00C05ADF" w:rsidP="000E21B7">
      <w:pPr>
        <w:tabs>
          <w:tab w:val="left" w:pos="759"/>
        </w:tabs>
        <w:spacing w:line="276" w:lineRule="auto"/>
        <w:ind w:left="567" w:right="161"/>
        <w:jc w:val="both"/>
      </w:pPr>
      <w:r w:rsidRPr="001128E9">
        <w:rPr>
          <w:sz w:val="20"/>
          <w:szCs w:val="20"/>
        </w:rPr>
        <w:t xml:space="preserve">En los casos en que, según los criterios anteriores, se tenga que rechazar la solicitud de cambio de vivienda, pero BBVA detectase (informado por el Servicer u otros canales) que se produce un alto riesgo reputacional, EGI </w:t>
      </w:r>
      <w:r w:rsidR="00302367">
        <w:rPr>
          <w:sz w:val="20"/>
          <w:szCs w:val="20"/>
        </w:rPr>
        <w:t xml:space="preserve">BBVA </w:t>
      </w:r>
      <w:r w:rsidRPr="001128E9">
        <w:rPr>
          <w:sz w:val="20"/>
          <w:szCs w:val="20"/>
        </w:rPr>
        <w:t xml:space="preserve">(casos en los que el motivo sea la habitabilidad de la vivienda) </w:t>
      </w:r>
      <w:proofErr w:type="spellStart"/>
      <w:r w:rsidRPr="001128E9">
        <w:rPr>
          <w:sz w:val="20"/>
          <w:szCs w:val="20"/>
        </w:rPr>
        <w:t>ó</w:t>
      </w:r>
      <w:proofErr w:type="spellEnd"/>
      <w:r w:rsidRPr="001128E9">
        <w:rPr>
          <w:sz w:val="20"/>
          <w:szCs w:val="20"/>
        </w:rPr>
        <w:t xml:space="preserve"> PSV (casos relacionados con la situación de la familia) lo reestudiará. Una vez obtenida la sanción de la operación, EGI </w:t>
      </w:r>
      <w:proofErr w:type="spellStart"/>
      <w:r w:rsidRPr="001128E9">
        <w:rPr>
          <w:sz w:val="20"/>
          <w:szCs w:val="20"/>
        </w:rPr>
        <w:t>ó</w:t>
      </w:r>
      <w:proofErr w:type="spellEnd"/>
      <w:r w:rsidRPr="001128E9">
        <w:rPr>
          <w:sz w:val="20"/>
          <w:szCs w:val="20"/>
        </w:rPr>
        <w:t xml:space="preserve"> PSV comunicará al Servicer en el plazo de 15 días hábiles (buzón solicitudalquiler@haya.es) la forma de proceder, incluyendo los detalles, formatos y plazos de comunicación al solicitante, en caso de que proceda.</w:t>
      </w:r>
    </w:p>
    <w:p w14:paraId="3B8663FF" w14:textId="77777777" w:rsidR="00C120B2" w:rsidRDefault="00C120B2" w:rsidP="000E21B7">
      <w:pPr>
        <w:ind w:left="567"/>
      </w:pPr>
    </w:p>
    <w:p w14:paraId="2DB6F6FE" w14:textId="736ABCB4" w:rsidR="00C120B2" w:rsidRDefault="001D5E74" w:rsidP="000E21B7">
      <w:pPr>
        <w:pStyle w:val="Ttulo2"/>
        <w:ind w:left="567"/>
        <w:rPr>
          <w:color w:val="00B0F0"/>
          <w:sz w:val="26"/>
          <w:szCs w:val="26"/>
        </w:rPr>
      </w:pPr>
      <w:bookmarkStart w:id="52" w:name="_Toc52978415"/>
      <w:r>
        <w:rPr>
          <w:color w:val="00B0F0"/>
          <w:sz w:val="26"/>
          <w:szCs w:val="26"/>
        </w:rPr>
        <w:t>5</w:t>
      </w:r>
      <w:r w:rsidR="00C05ADF">
        <w:rPr>
          <w:color w:val="00B0F0"/>
          <w:sz w:val="26"/>
          <w:szCs w:val="26"/>
        </w:rPr>
        <w:t>.7 Gestión del Fondo Social de Vivienda.</w:t>
      </w:r>
      <w:bookmarkEnd w:id="52"/>
      <w:r w:rsidR="00C05ADF">
        <w:rPr>
          <w:color w:val="00B0F0"/>
          <w:sz w:val="26"/>
          <w:szCs w:val="26"/>
        </w:rPr>
        <w:t xml:space="preserve"> </w:t>
      </w:r>
    </w:p>
    <w:p w14:paraId="5F2E4171" w14:textId="77777777" w:rsidR="001128E9" w:rsidRDefault="001128E9" w:rsidP="000E21B7">
      <w:pPr>
        <w:pStyle w:val="Ttulo2"/>
        <w:ind w:left="567"/>
        <w:rPr>
          <w:color w:val="00B0F0"/>
          <w:sz w:val="26"/>
          <w:szCs w:val="26"/>
        </w:rPr>
      </w:pPr>
    </w:p>
    <w:p w14:paraId="0C917DB8" w14:textId="1658740E" w:rsidR="00C120B2" w:rsidRPr="001128E9" w:rsidRDefault="001D5E74" w:rsidP="000E21B7">
      <w:pPr>
        <w:pStyle w:val="Ttulo2"/>
        <w:ind w:left="567"/>
        <w:rPr>
          <w:color w:val="00B0F0"/>
          <w:sz w:val="26"/>
          <w:szCs w:val="26"/>
        </w:rPr>
      </w:pPr>
      <w:bookmarkStart w:id="53" w:name="_Toc52978416"/>
      <w:r>
        <w:rPr>
          <w:color w:val="00B0F0"/>
          <w:sz w:val="26"/>
          <w:szCs w:val="26"/>
        </w:rPr>
        <w:t>5</w:t>
      </w:r>
      <w:r w:rsidR="00C05ADF" w:rsidRPr="001128E9">
        <w:rPr>
          <w:color w:val="00B0F0"/>
          <w:sz w:val="26"/>
          <w:szCs w:val="26"/>
        </w:rPr>
        <w:t>.7.1 Criterios BBVA para la concesión de AS al amparo FSV</w:t>
      </w:r>
      <w:bookmarkEnd w:id="53"/>
    </w:p>
    <w:p w14:paraId="4490C460" w14:textId="77777777" w:rsidR="00C120B2" w:rsidRPr="001128E9" w:rsidRDefault="00C05ADF" w:rsidP="000E21B7">
      <w:pPr>
        <w:tabs>
          <w:tab w:val="left" w:pos="615"/>
        </w:tabs>
        <w:spacing w:before="1"/>
        <w:ind w:left="567" w:right="161"/>
        <w:jc w:val="both"/>
        <w:rPr>
          <w:sz w:val="20"/>
          <w:szCs w:val="20"/>
        </w:rPr>
      </w:pPr>
      <w:r w:rsidRPr="001128E9">
        <w:rPr>
          <w:sz w:val="20"/>
          <w:szCs w:val="20"/>
        </w:rPr>
        <w:t>Se concederá Alquiler Social a deudores hipotecarios en propia vivienda que ofrecen su casa en dación o que la han perdido en PJEH, que cumplan criterio vivienda (definido por EGI) y vulnerabilidad (según contrato FSV).</w:t>
      </w:r>
    </w:p>
    <w:p w14:paraId="00CA6A20" w14:textId="77777777" w:rsidR="00C120B2" w:rsidRDefault="00C120B2" w:rsidP="000E21B7">
      <w:pPr>
        <w:tabs>
          <w:tab w:val="left" w:pos="615"/>
        </w:tabs>
        <w:spacing w:before="1"/>
        <w:ind w:left="567" w:right="161"/>
        <w:jc w:val="both"/>
        <w:rPr>
          <w:color w:val="FF0000"/>
          <w:sz w:val="20"/>
          <w:szCs w:val="20"/>
        </w:rPr>
      </w:pPr>
    </w:p>
    <w:p w14:paraId="7055F988" w14:textId="0A0951A6" w:rsidR="00C120B2" w:rsidRPr="001128E9" w:rsidRDefault="001D5E74" w:rsidP="000E21B7">
      <w:pPr>
        <w:pStyle w:val="Ttulo2"/>
        <w:ind w:left="567"/>
        <w:rPr>
          <w:color w:val="00B0F0"/>
          <w:sz w:val="26"/>
          <w:szCs w:val="26"/>
        </w:rPr>
      </w:pPr>
      <w:bookmarkStart w:id="54" w:name="_Toc52978417"/>
      <w:r>
        <w:rPr>
          <w:color w:val="00B0F0"/>
          <w:sz w:val="26"/>
          <w:szCs w:val="26"/>
        </w:rPr>
        <w:t>5</w:t>
      </w:r>
      <w:r w:rsidR="00C05ADF" w:rsidRPr="001128E9">
        <w:rPr>
          <w:color w:val="00B0F0"/>
          <w:sz w:val="26"/>
          <w:szCs w:val="26"/>
        </w:rPr>
        <w:t>.7.2 Determinación del cupo de viviendas comprometidas por BBVA en FSV</w:t>
      </w:r>
      <w:bookmarkEnd w:id="54"/>
    </w:p>
    <w:p w14:paraId="2D52C12F" w14:textId="77777777" w:rsidR="00C120B2" w:rsidRDefault="00C120B2" w:rsidP="000E21B7">
      <w:pPr>
        <w:tabs>
          <w:tab w:val="left" w:pos="615"/>
        </w:tabs>
        <w:spacing w:before="1"/>
        <w:ind w:left="567" w:right="161"/>
        <w:jc w:val="both"/>
        <w:rPr>
          <w:color w:val="FF0000"/>
          <w:sz w:val="20"/>
          <w:szCs w:val="20"/>
        </w:rPr>
      </w:pPr>
    </w:p>
    <w:p w14:paraId="5AC9E0F2" w14:textId="77777777" w:rsidR="00C120B2" w:rsidRPr="001128E9" w:rsidRDefault="00C05ADF" w:rsidP="000E21B7">
      <w:pPr>
        <w:tabs>
          <w:tab w:val="left" w:pos="615"/>
        </w:tabs>
        <w:spacing w:before="1"/>
        <w:ind w:left="567" w:right="161"/>
        <w:jc w:val="both"/>
        <w:rPr>
          <w:sz w:val="20"/>
          <w:szCs w:val="20"/>
        </w:rPr>
      </w:pPr>
      <w:r w:rsidRPr="001128E9">
        <w:rPr>
          <w:sz w:val="20"/>
          <w:szCs w:val="20"/>
        </w:rPr>
        <w:t>BBVA establecerá el límite de inmuebles que pueden estar acogidos al Fondo Social de Viviendas. Este límite será revisado periódicamente por PSV, dando traslado de su modificación al Servicer vía correo electrónico.</w:t>
      </w:r>
    </w:p>
    <w:p w14:paraId="0DC77896" w14:textId="77777777" w:rsidR="00E15716" w:rsidRPr="001128E9" w:rsidRDefault="00E15716" w:rsidP="000E21B7">
      <w:pPr>
        <w:tabs>
          <w:tab w:val="left" w:pos="615"/>
        </w:tabs>
        <w:spacing w:before="1"/>
        <w:ind w:left="567" w:right="161"/>
        <w:jc w:val="both"/>
        <w:rPr>
          <w:sz w:val="20"/>
          <w:szCs w:val="20"/>
        </w:rPr>
      </w:pPr>
    </w:p>
    <w:p w14:paraId="3869CFB6" w14:textId="17332112" w:rsidR="00C120B2" w:rsidRPr="001128E9" w:rsidRDefault="00C05ADF" w:rsidP="000E21B7">
      <w:pPr>
        <w:tabs>
          <w:tab w:val="left" w:pos="567"/>
        </w:tabs>
        <w:spacing w:before="1"/>
        <w:ind w:left="567" w:right="161"/>
        <w:jc w:val="both"/>
        <w:rPr>
          <w:sz w:val="20"/>
          <w:szCs w:val="20"/>
        </w:rPr>
      </w:pPr>
      <w:r w:rsidRPr="001128E9">
        <w:rPr>
          <w:sz w:val="20"/>
          <w:szCs w:val="20"/>
        </w:rPr>
        <w:t>A 01/01/2020, BBVA se ha comprometido a aportar al Fondo Social de Viviendas 875 viviendas</w:t>
      </w:r>
      <w:r w:rsidR="00424277">
        <w:rPr>
          <w:sz w:val="20"/>
          <w:szCs w:val="20"/>
        </w:rPr>
        <w:t>.</w:t>
      </w:r>
      <w:r w:rsidRPr="00883156">
        <w:rPr>
          <w:color w:val="FF0000"/>
          <w:sz w:val="20"/>
          <w:szCs w:val="20"/>
        </w:rPr>
        <w:t xml:space="preserve"> </w:t>
      </w:r>
      <w:r w:rsidRPr="001128E9">
        <w:rPr>
          <w:sz w:val="20"/>
          <w:szCs w:val="20"/>
        </w:rPr>
        <w:t xml:space="preserve">Por tanto, BBVA fija en 875 el número máximo de contratos vigentes de arrendamiento a suscribir al amparo de FSV.  </w:t>
      </w:r>
    </w:p>
    <w:p w14:paraId="4E523BF4" w14:textId="77777777" w:rsidR="00C120B2" w:rsidRPr="001128E9" w:rsidRDefault="00C120B2" w:rsidP="000E21B7">
      <w:pPr>
        <w:tabs>
          <w:tab w:val="left" w:pos="615"/>
        </w:tabs>
        <w:spacing w:before="1"/>
        <w:ind w:left="567" w:right="161"/>
        <w:jc w:val="both"/>
        <w:rPr>
          <w:sz w:val="20"/>
          <w:szCs w:val="20"/>
        </w:rPr>
      </w:pPr>
    </w:p>
    <w:p w14:paraId="43D2DA61" w14:textId="77777777" w:rsidR="00C120B2" w:rsidRPr="001128E9" w:rsidRDefault="00C05ADF" w:rsidP="000E21B7">
      <w:pPr>
        <w:tabs>
          <w:tab w:val="left" w:pos="615"/>
        </w:tabs>
        <w:spacing w:before="40" w:after="40"/>
        <w:ind w:left="567" w:right="161"/>
        <w:jc w:val="both"/>
        <w:rPr>
          <w:sz w:val="20"/>
          <w:szCs w:val="20"/>
        </w:rPr>
      </w:pPr>
      <w:r w:rsidRPr="001128E9">
        <w:rPr>
          <w:sz w:val="20"/>
          <w:szCs w:val="20"/>
        </w:rPr>
        <w:t>Una vez se alcance el límite establecido, el Servicer comunicará a los solicitantes que no quedan viviendas disponibles y se informará de las posibilidades legales que tiene el deudor</w:t>
      </w:r>
      <w:r w:rsidR="001128E9" w:rsidRPr="001128E9">
        <w:rPr>
          <w:sz w:val="20"/>
          <w:szCs w:val="20"/>
        </w:rPr>
        <w:t xml:space="preserve"> (alternativas legales).</w:t>
      </w:r>
    </w:p>
    <w:p w14:paraId="0B1093CF" w14:textId="77777777" w:rsidR="00C120B2" w:rsidRDefault="00C120B2" w:rsidP="000E21B7">
      <w:pPr>
        <w:tabs>
          <w:tab w:val="left" w:pos="615"/>
        </w:tabs>
        <w:spacing w:before="40" w:after="40"/>
        <w:ind w:left="567" w:right="161"/>
        <w:jc w:val="both"/>
        <w:rPr>
          <w:color w:val="FF0000"/>
          <w:sz w:val="20"/>
          <w:szCs w:val="20"/>
        </w:rPr>
      </w:pPr>
    </w:p>
    <w:p w14:paraId="16031424" w14:textId="3B9E7764" w:rsidR="00C120B2" w:rsidRDefault="001D5E74" w:rsidP="000E21B7">
      <w:pPr>
        <w:pStyle w:val="Ttulo2"/>
        <w:ind w:left="567"/>
        <w:rPr>
          <w:b w:val="0"/>
          <w:sz w:val="24"/>
          <w:szCs w:val="24"/>
        </w:rPr>
      </w:pPr>
      <w:bookmarkStart w:id="55" w:name="_Toc52978418"/>
      <w:r>
        <w:rPr>
          <w:color w:val="00B0F0"/>
          <w:sz w:val="26"/>
          <w:szCs w:val="26"/>
        </w:rPr>
        <w:t>5</w:t>
      </w:r>
      <w:r w:rsidR="00C05ADF" w:rsidRPr="001128E9">
        <w:rPr>
          <w:color w:val="00B0F0"/>
          <w:sz w:val="26"/>
          <w:szCs w:val="26"/>
        </w:rPr>
        <w:t>.7.3 Ofrecimiento de vivienda para solicitantes que ya no residen en su vivienda habitual</w:t>
      </w:r>
      <w:bookmarkEnd w:id="55"/>
    </w:p>
    <w:p w14:paraId="0F285570" w14:textId="77777777" w:rsidR="00C120B2" w:rsidRPr="001128E9" w:rsidRDefault="00C05ADF" w:rsidP="000E21B7">
      <w:pPr>
        <w:tabs>
          <w:tab w:val="left" w:pos="615"/>
        </w:tabs>
        <w:spacing w:before="40" w:after="40"/>
        <w:ind w:left="567" w:right="161"/>
        <w:jc w:val="both"/>
        <w:rPr>
          <w:strike/>
          <w:sz w:val="20"/>
          <w:szCs w:val="20"/>
        </w:rPr>
      </w:pPr>
      <w:r w:rsidRPr="001128E9">
        <w:rPr>
          <w:sz w:val="20"/>
          <w:szCs w:val="20"/>
        </w:rPr>
        <w:t>En el caso de que un solicitante (deudor hipotecario y vulnerable) ya no resida en su vivienda habitual o bien su vivienda habitual ya no sea propiedad del banco, y el cupo del fondo no esté lleno, el Servicer verificará si BBVA dispone de alguna vivienda libre que cumpla con los c</w:t>
      </w:r>
      <w:r w:rsidR="001128E9" w:rsidRPr="001128E9">
        <w:rPr>
          <w:sz w:val="20"/>
          <w:szCs w:val="20"/>
        </w:rPr>
        <w:t xml:space="preserve">riterios de EGI en el municipio. </w:t>
      </w:r>
    </w:p>
    <w:p w14:paraId="1962718C" w14:textId="77777777" w:rsidR="00C120B2" w:rsidRPr="001128E9" w:rsidRDefault="00C120B2" w:rsidP="000E21B7">
      <w:pPr>
        <w:tabs>
          <w:tab w:val="left" w:pos="615"/>
        </w:tabs>
        <w:spacing w:before="40" w:after="40"/>
        <w:ind w:left="567" w:right="161"/>
        <w:jc w:val="both"/>
        <w:rPr>
          <w:sz w:val="20"/>
          <w:szCs w:val="20"/>
        </w:rPr>
      </w:pPr>
    </w:p>
    <w:p w14:paraId="70AAC2C0" w14:textId="15F79328" w:rsidR="00C120B2" w:rsidRPr="00025D2F" w:rsidRDefault="00C05ADF" w:rsidP="000E21B7">
      <w:pPr>
        <w:tabs>
          <w:tab w:val="left" w:pos="615"/>
        </w:tabs>
        <w:spacing w:before="40" w:after="40"/>
        <w:ind w:left="567" w:right="161"/>
        <w:jc w:val="both"/>
        <w:rPr>
          <w:sz w:val="20"/>
          <w:szCs w:val="20"/>
        </w:rPr>
      </w:pPr>
      <w:r w:rsidRPr="00025D2F">
        <w:rPr>
          <w:sz w:val="20"/>
          <w:szCs w:val="20"/>
        </w:rPr>
        <w:t xml:space="preserve">En caso de encontrarse una vivienda que </w:t>
      </w:r>
      <w:r w:rsidR="001128E9" w:rsidRPr="00025D2F">
        <w:rPr>
          <w:sz w:val="20"/>
          <w:szCs w:val="20"/>
        </w:rPr>
        <w:t>cumpla con los criterios de EGI</w:t>
      </w:r>
      <w:r w:rsidRPr="00025D2F">
        <w:rPr>
          <w:sz w:val="20"/>
          <w:szCs w:val="20"/>
        </w:rPr>
        <w:t xml:space="preserve"> se le comunicará al solicitante</w:t>
      </w:r>
      <w:r w:rsidR="00025D2F">
        <w:rPr>
          <w:sz w:val="20"/>
          <w:szCs w:val="20"/>
        </w:rPr>
        <w:t xml:space="preserve"> </w:t>
      </w:r>
      <w:r w:rsidR="00EE7B8B" w:rsidRPr="00025D2F">
        <w:rPr>
          <w:sz w:val="20"/>
          <w:szCs w:val="20"/>
        </w:rPr>
        <w:t>(vía telefónica, tal y como se ha hecho hasta el momento)</w:t>
      </w:r>
      <w:r w:rsidRPr="00025D2F">
        <w:rPr>
          <w:sz w:val="20"/>
          <w:szCs w:val="20"/>
        </w:rPr>
        <w:t xml:space="preserve"> la descripción de la vivienda, y en caso de aceptarla, se realizará el preceptivo informe de habitabilidad y se evaluará si es necesario hacer reforma alguna: </w:t>
      </w:r>
    </w:p>
    <w:p w14:paraId="61FE371C" w14:textId="77777777" w:rsidR="00095EA7" w:rsidRDefault="00095EA7" w:rsidP="000E21B7">
      <w:pPr>
        <w:tabs>
          <w:tab w:val="left" w:pos="615"/>
        </w:tabs>
        <w:spacing w:before="40" w:after="40"/>
        <w:ind w:left="567" w:right="161"/>
        <w:jc w:val="both"/>
        <w:rPr>
          <w:sz w:val="20"/>
          <w:szCs w:val="20"/>
        </w:rPr>
      </w:pPr>
    </w:p>
    <w:p w14:paraId="709514A5" w14:textId="77777777" w:rsidR="00C120B2" w:rsidRPr="001128E9" w:rsidRDefault="001128E9" w:rsidP="000E21B7">
      <w:pPr>
        <w:tabs>
          <w:tab w:val="left" w:pos="615"/>
        </w:tabs>
        <w:spacing w:before="40" w:after="40"/>
        <w:ind w:left="567" w:right="161"/>
        <w:jc w:val="both"/>
        <w:rPr>
          <w:sz w:val="20"/>
          <w:szCs w:val="20"/>
        </w:rPr>
      </w:pPr>
      <w:r w:rsidRPr="001128E9">
        <w:rPr>
          <w:sz w:val="20"/>
          <w:szCs w:val="20"/>
        </w:rPr>
        <w:t>L</w:t>
      </w:r>
      <w:r w:rsidR="00C05ADF" w:rsidRPr="001128E9">
        <w:rPr>
          <w:sz w:val="20"/>
          <w:szCs w:val="20"/>
        </w:rPr>
        <w:t xml:space="preserve">as </w:t>
      </w:r>
      <w:r w:rsidRPr="001128E9">
        <w:rPr>
          <w:sz w:val="20"/>
          <w:szCs w:val="20"/>
        </w:rPr>
        <w:t>facultades otorgadas a</w:t>
      </w:r>
      <w:r w:rsidR="00C05ADF" w:rsidRPr="001128E9">
        <w:rPr>
          <w:sz w:val="20"/>
          <w:szCs w:val="20"/>
        </w:rPr>
        <w:t>l Servicer para adecuaciones</w:t>
      </w:r>
      <w:r w:rsidRPr="001128E9">
        <w:rPr>
          <w:sz w:val="20"/>
          <w:szCs w:val="20"/>
        </w:rPr>
        <w:t xml:space="preserve"> en viviendas son</w:t>
      </w:r>
      <w:r w:rsidR="00C05ADF" w:rsidRPr="001128E9">
        <w:rPr>
          <w:sz w:val="20"/>
          <w:szCs w:val="20"/>
        </w:rPr>
        <w:t xml:space="preserve">: </w:t>
      </w:r>
    </w:p>
    <w:p w14:paraId="2245F83A" w14:textId="77777777" w:rsidR="00C120B2" w:rsidRPr="001128E9" w:rsidRDefault="00C05ADF" w:rsidP="008D62ED">
      <w:pPr>
        <w:pStyle w:val="Prrafodelista"/>
        <w:numPr>
          <w:ilvl w:val="0"/>
          <w:numId w:val="39"/>
        </w:numPr>
        <w:tabs>
          <w:tab w:val="left" w:pos="615"/>
        </w:tabs>
        <w:spacing w:before="40" w:after="40"/>
        <w:ind w:right="161"/>
      </w:pPr>
      <w:r w:rsidRPr="001128E9">
        <w:t>Si resulta habitable y la reforma es inferior a 6.000€: el Servicer ejecutará los trabajos y gestionará el contrato de alquiler social.</w:t>
      </w:r>
    </w:p>
    <w:p w14:paraId="71508D54" w14:textId="77777777" w:rsidR="00C120B2" w:rsidRPr="001128E9" w:rsidRDefault="00C05ADF" w:rsidP="008D62ED">
      <w:pPr>
        <w:pStyle w:val="Prrafodelista"/>
        <w:numPr>
          <w:ilvl w:val="0"/>
          <w:numId w:val="39"/>
        </w:numPr>
        <w:tabs>
          <w:tab w:val="left" w:pos="615"/>
        </w:tabs>
        <w:spacing w:before="40" w:after="40"/>
        <w:ind w:right="161"/>
      </w:pPr>
      <w:r w:rsidRPr="001128E9">
        <w:t xml:space="preserve">Si resulta habitable y </w:t>
      </w:r>
      <w:r w:rsidR="001128E9" w:rsidRPr="001128E9">
        <w:t xml:space="preserve">el presupuesto para </w:t>
      </w:r>
      <w:r w:rsidRPr="001128E9">
        <w:t>la</w:t>
      </w:r>
      <w:r w:rsidR="001128E9" w:rsidRPr="001128E9">
        <w:t xml:space="preserve"> reforma es superior a 6.000€: </w:t>
      </w:r>
      <w:r w:rsidRPr="001128E9">
        <w:t xml:space="preserve">el Servicer solicitará </w:t>
      </w:r>
      <w:r w:rsidR="001128E9" w:rsidRPr="001128E9">
        <w:t xml:space="preserve">autorización </w:t>
      </w:r>
      <w:r w:rsidRPr="001128E9">
        <w:t>a EGI.</w:t>
      </w:r>
    </w:p>
    <w:p w14:paraId="3A4ABB90" w14:textId="2AEC3977" w:rsidR="00E15716" w:rsidRDefault="00C05ADF" w:rsidP="008D62ED">
      <w:pPr>
        <w:pStyle w:val="Prrafodelista"/>
        <w:numPr>
          <w:ilvl w:val="0"/>
          <w:numId w:val="39"/>
        </w:numPr>
        <w:tabs>
          <w:tab w:val="left" w:pos="615"/>
        </w:tabs>
        <w:spacing w:before="40" w:after="40"/>
        <w:ind w:right="161"/>
      </w:pPr>
      <w:r w:rsidRPr="001128E9">
        <w:lastRenderedPageBreak/>
        <w:t>Si no es habitable y no hay otras alternativas en el municipio: se comunicará al solicitante que no hay viviendas disponibles en el fondo.</w:t>
      </w:r>
    </w:p>
    <w:p w14:paraId="436565A5" w14:textId="77777777" w:rsidR="00025D2F" w:rsidRPr="001128E9" w:rsidRDefault="00025D2F" w:rsidP="00025D2F">
      <w:pPr>
        <w:pStyle w:val="Prrafodelista"/>
        <w:tabs>
          <w:tab w:val="left" w:pos="615"/>
        </w:tabs>
        <w:spacing w:before="40" w:after="40"/>
        <w:ind w:left="1440" w:right="161"/>
      </w:pPr>
    </w:p>
    <w:p w14:paraId="600A5A74" w14:textId="5803DA38" w:rsidR="00E15716" w:rsidRPr="00025D2F" w:rsidRDefault="00025D2F" w:rsidP="00025D2F">
      <w:pPr>
        <w:tabs>
          <w:tab w:val="left" w:pos="615"/>
        </w:tabs>
        <w:spacing w:before="40" w:after="40"/>
        <w:ind w:left="567" w:right="161"/>
        <w:jc w:val="both"/>
        <w:rPr>
          <w:sz w:val="20"/>
          <w:szCs w:val="20"/>
        </w:rPr>
      </w:pPr>
      <w:r w:rsidRPr="007D3188">
        <w:rPr>
          <w:sz w:val="20"/>
          <w:szCs w:val="20"/>
        </w:rPr>
        <w:t>Para el resto de los casos</w:t>
      </w:r>
      <w:r w:rsidR="005638D5">
        <w:rPr>
          <w:sz w:val="20"/>
          <w:szCs w:val="20"/>
        </w:rPr>
        <w:t xml:space="preserve"> (cuando no hay cupo)</w:t>
      </w:r>
      <w:r w:rsidR="00251A67">
        <w:rPr>
          <w:sz w:val="20"/>
          <w:szCs w:val="20"/>
        </w:rPr>
        <w:t xml:space="preserve"> se comunicará vía burofax. </w:t>
      </w:r>
    </w:p>
    <w:p w14:paraId="083CF780" w14:textId="77777777" w:rsidR="00C120B2" w:rsidRDefault="00C120B2" w:rsidP="000E21B7">
      <w:pPr>
        <w:ind w:left="567"/>
        <w:rPr>
          <w:strike/>
          <w:color w:val="FF0000"/>
          <w:sz w:val="20"/>
          <w:szCs w:val="20"/>
        </w:rPr>
      </w:pPr>
    </w:p>
    <w:p w14:paraId="25EF976F" w14:textId="2B4BDB07" w:rsidR="00C120B2" w:rsidRDefault="001D5E74" w:rsidP="000E21B7">
      <w:pPr>
        <w:pStyle w:val="Ttulo2"/>
        <w:ind w:left="567" w:hanging="331"/>
      </w:pPr>
      <w:bookmarkStart w:id="56" w:name="_Toc52978419"/>
      <w:r>
        <w:rPr>
          <w:color w:val="00B0F0"/>
          <w:sz w:val="26"/>
          <w:szCs w:val="26"/>
        </w:rPr>
        <w:t>5</w:t>
      </w:r>
      <w:r w:rsidR="00C05ADF">
        <w:rPr>
          <w:color w:val="00B0F0"/>
          <w:sz w:val="26"/>
          <w:szCs w:val="26"/>
        </w:rPr>
        <w:t>.8 Criterios para evaluar el cupo de viviendas libres FSV</w:t>
      </w:r>
      <w:bookmarkEnd w:id="56"/>
    </w:p>
    <w:p w14:paraId="73913E0F" w14:textId="77777777" w:rsidR="00C120B2" w:rsidRPr="001128E9" w:rsidRDefault="00C05ADF" w:rsidP="000E21B7">
      <w:pPr>
        <w:pStyle w:val="Ttulo2"/>
        <w:ind w:left="567" w:firstLine="331"/>
      </w:pPr>
      <w:bookmarkStart w:id="57" w:name="_adkx3o6yy4ew" w:colFirst="0" w:colLast="0"/>
      <w:bookmarkEnd w:id="57"/>
      <w:r w:rsidRPr="001128E9">
        <w:t xml:space="preserve"> </w:t>
      </w:r>
    </w:p>
    <w:p w14:paraId="2606C341" w14:textId="77777777" w:rsidR="00C120B2" w:rsidRPr="008A111A" w:rsidRDefault="00C05ADF" w:rsidP="00F028BB">
      <w:pPr>
        <w:ind w:left="284"/>
        <w:rPr>
          <w:sz w:val="20"/>
        </w:rPr>
      </w:pPr>
      <w:r w:rsidRPr="008A111A">
        <w:rPr>
          <w:sz w:val="20"/>
        </w:rPr>
        <w:t>Tal y como se ha comentado anteriormente, BBVA establecerá periódicamente el límite de contratos de alquiler social que se pueden articular a través del Fondo Social de Viviendas, de modo que una vez alcanzado el límite, el Servicer no podrá conceder más alquileres sociales al amparo del FSV.</w:t>
      </w:r>
    </w:p>
    <w:p w14:paraId="6C7D6D8D" w14:textId="77777777" w:rsidR="00C120B2" w:rsidRPr="008A111A" w:rsidRDefault="00C05ADF" w:rsidP="00F028BB">
      <w:pPr>
        <w:pStyle w:val="Ttulo2"/>
        <w:ind w:left="284" w:firstLine="331"/>
        <w:rPr>
          <w:b w:val="0"/>
          <w:szCs w:val="22"/>
        </w:rPr>
      </w:pPr>
      <w:bookmarkStart w:id="58" w:name="_50ibs1j029tg" w:colFirst="0" w:colLast="0"/>
      <w:bookmarkEnd w:id="58"/>
      <w:r w:rsidRPr="008A111A">
        <w:rPr>
          <w:b w:val="0"/>
          <w:szCs w:val="22"/>
        </w:rPr>
        <w:t xml:space="preserve"> </w:t>
      </w:r>
    </w:p>
    <w:p w14:paraId="22E0AB5E" w14:textId="1132CC2B" w:rsidR="00C120B2" w:rsidRPr="008A111A" w:rsidRDefault="00C05ADF" w:rsidP="00F028BB">
      <w:pPr>
        <w:ind w:left="284"/>
        <w:rPr>
          <w:sz w:val="20"/>
        </w:rPr>
      </w:pPr>
      <w:r w:rsidRPr="008A111A">
        <w:rPr>
          <w:sz w:val="20"/>
        </w:rPr>
        <w:t>Para poder calcular el cupo de viviendas libres se realizará el siguiente cálculo:</w:t>
      </w:r>
    </w:p>
    <w:p w14:paraId="201AF36B" w14:textId="77777777" w:rsidR="00C120B2" w:rsidRPr="008A111A" w:rsidRDefault="00C05ADF" w:rsidP="00F028BB">
      <w:pPr>
        <w:ind w:left="284"/>
        <w:rPr>
          <w:sz w:val="20"/>
        </w:rPr>
      </w:pPr>
      <w:r w:rsidRPr="008A111A">
        <w:rPr>
          <w:sz w:val="20"/>
        </w:rPr>
        <w:t xml:space="preserve"> </w:t>
      </w:r>
    </w:p>
    <w:p w14:paraId="44F9012D" w14:textId="77777777" w:rsidR="00C120B2" w:rsidRPr="008A111A" w:rsidRDefault="00C05ADF" w:rsidP="00F028BB">
      <w:pPr>
        <w:ind w:left="284"/>
        <w:rPr>
          <w:sz w:val="20"/>
        </w:rPr>
      </w:pPr>
      <w:r w:rsidRPr="008A111A">
        <w:rPr>
          <w:sz w:val="20"/>
        </w:rPr>
        <w:t>Cupo disponible = [1] - [2] - [3] - [4] - [5] donde:</w:t>
      </w:r>
    </w:p>
    <w:p w14:paraId="1FAEE2C2" w14:textId="77777777" w:rsidR="00C120B2" w:rsidRPr="008A111A" w:rsidRDefault="00C05ADF" w:rsidP="00AF56D4">
      <w:pPr>
        <w:ind w:left="426"/>
        <w:rPr>
          <w:sz w:val="20"/>
        </w:rPr>
      </w:pPr>
      <w:r w:rsidRPr="008A111A">
        <w:rPr>
          <w:sz w:val="20"/>
        </w:rPr>
        <w:t xml:space="preserve">1. </w:t>
      </w:r>
      <w:r w:rsidRPr="008A111A">
        <w:rPr>
          <w:sz w:val="20"/>
        </w:rPr>
        <w:tab/>
        <w:t>Es el límite actualizado de alquileres BBVA al amparo de FSV (875 a 01/01/20)</w:t>
      </w:r>
    </w:p>
    <w:p w14:paraId="133DE3ED" w14:textId="77777777" w:rsidR="00C120B2" w:rsidRPr="008A111A" w:rsidRDefault="00C05ADF" w:rsidP="00AF56D4">
      <w:pPr>
        <w:ind w:left="426"/>
        <w:rPr>
          <w:sz w:val="20"/>
        </w:rPr>
      </w:pPr>
      <w:r w:rsidRPr="008A111A">
        <w:rPr>
          <w:sz w:val="20"/>
        </w:rPr>
        <w:t xml:space="preserve">2. </w:t>
      </w:r>
      <w:r w:rsidRPr="008A111A">
        <w:rPr>
          <w:sz w:val="20"/>
        </w:rPr>
        <w:tab/>
        <w:t>Viviendas con contrato FSV en trámite de cesión Generalitat</w:t>
      </w:r>
    </w:p>
    <w:p w14:paraId="485DBE75" w14:textId="77777777" w:rsidR="00C120B2" w:rsidRPr="008A111A" w:rsidRDefault="00C05ADF" w:rsidP="00AF56D4">
      <w:pPr>
        <w:ind w:left="426"/>
        <w:rPr>
          <w:sz w:val="20"/>
        </w:rPr>
      </w:pPr>
      <w:r w:rsidRPr="008A111A">
        <w:rPr>
          <w:sz w:val="20"/>
        </w:rPr>
        <w:t xml:space="preserve">3. </w:t>
      </w:r>
      <w:r w:rsidRPr="008A111A">
        <w:rPr>
          <w:sz w:val="20"/>
        </w:rPr>
        <w:tab/>
        <w:t>Resto de alquiler social BBVA con contrato FSV</w:t>
      </w:r>
    </w:p>
    <w:p w14:paraId="4F6073A8" w14:textId="77777777" w:rsidR="00C120B2" w:rsidRPr="008A111A" w:rsidRDefault="00C05ADF" w:rsidP="00AF56D4">
      <w:pPr>
        <w:ind w:left="426"/>
        <w:rPr>
          <w:sz w:val="20"/>
        </w:rPr>
      </w:pPr>
      <w:r w:rsidRPr="008A111A">
        <w:rPr>
          <w:sz w:val="20"/>
        </w:rPr>
        <w:t xml:space="preserve">4. </w:t>
      </w:r>
      <w:r w:rsidRPr="008A111A">
        <w:rPr>
          <w:sz w:val="20"/>
        </w:rPr>
        <w:tab/>
        <w:t>Viviendas aceptadas en el Convenio Generalitat con mismo inquilino (contrato FSV)</w:t>
      </w:r>
    </w:p>
    <w:p w14:paraId="4241D61D" w14:textId="77777777" w:rsidR="00C120B2" w:rsidRDefault="00C05ADF" w:rsidP="00AF56D4">
      <w:pPr>
        <w:ind w:left="426"/>
        <w:rPr>
          <w:ins w:id="59" w:author="Miguel Ángel Pérez Peñalva" w:date="2020-05-05T07:50:00Z"/>
          <w:sz w:val="20"/>
        </w:rPr>
      </w:pPr>
      <w:r w:rsidRPr="008A111A">
        <w:rPr>
          <w:sz w:val="20"/>
        </w:rPr>
        <w:t xml:space="preserve">5. </w:t>
      </w:r>
      <w:r w:rsidRPr="008A111A">
        <w:rPr>
          <w:sz w:val="20"/>
        </w:rPr>
        <w:tab/>
        <w:t>Viviendas en trámite FSV</w:t>
      </w:r>
    </w:p>
    <w:p w14:paraId="72BFE774" w14:textId="77777777" w:rsidR="00883156" w:rsidRDefault="00883156" w:rsidP="00AF56D4">
      <w:pPr>
        <w:ind w:left="426"/>
        <w:rPr>
          <w:ins w:id="60" w:author="Miguel Ángel Pérez Peñalva" w:date="2020-05-05T07:50:00Z"/>
          <w:sz w:val="20"/>
        </w:rPr>
      </w:pPr>
    </w:p>
    <w:p w14:paraId="17E3EF56" w14:textId="02143654" w:rsidR="00C120B2" w:rsidRPr="000108E1" w:rsidRDefault="000108E1" w:rsidP="000108E1">
      <w:pPr>
        <w:tabs>
          <w:tab w:val="left" w:pos="615"/>
        </w:tabs>
        <w:spacing w:before="40" w:after="40"/>
        <w:ind w:left="284" w:right="161"/>
        <w:jc w:val="both"/>
        <w:rPr>
          <w:sz w:val="20"/>
          <w:szCs w:val="20"/>
        </w:rPr>
      </w:pPr>
      <w:r w:rsidRPr="000108E1">
        <w:rPr>
          <w:sz w:val="20"/>
          <w:szCs w:val="20"/>
        </w:rPr>
        <w:t>E</w:t>
      </w:r>
      <w:r w:rsidR="00EE7B8B" w:rsidRPr="000108E1">
        <w:rPr>
          <w:sz w:val="20"/>
          <w:szCs w:val="20"/>
        </w:rPr>
        <w:t xml:space="preserve">l </w:t>
      </w:r>
      <w:proofErr w:type="spellStart"/>
      <w:r w:rsidR="00EE7B8B" w:rsidRPr="000108E1">
        <w:rPr>
          <w:sz w:val="20"/>
          <w:szCs w:val="20"/>
        </w:rPr>
        <w:t>Servicer</w:t>
      </w:r>
      <w:proofErr w:type="spellEnd"/>
      <w:r w:rsidR="00EE7B8B" w:rsidRPr="000108E1">
        <w:rPr>
          <w:sz w:val="20"/>
          <w:szCs w:val="20"/>
        </w:rPr>
        <w:t xml:space="preserve"> actuará de forma autónoma, informando a BBVA mensualmente del cupo de viviendas libres FSV.</w:t>
      </w:r>
      <w:r w:rsidRPr="000108E1">
        <w:rPr>
          <w:sz w:val="20"/>
          <w:szCs w:val="20"/>
        </w:rPr>
        <w:t xml:space="preserve"> L</w:t>
      </w:r>
      <w:r w:rsidR="002C1AEF" w:rsidRPr="000108E1">
        <w:rPr>
          <w:sz w:val="20"/>
          <w:szCs w:val="20"/>
        </w:rPr>
        <w:t xml:space="preserve">as comunicaciones con EGI BBVA serán a través del buzón </w:t>
      </w:r>
      <w:hyperlink r:id="rId39" w:history="1">
        <w:r w:rsidR="002C1AEF" w:rsidRPr="000108E1">
          <w:rPr>
            <w:rStyle w:val="Hipervnculo"/>
            <w:sz w:val="20"/>
            <w:szCs w:val="20"/>
          </w:rPr>
          <w:t>egi.psv@bbva.com</w:t>
        </w:r>
      </w:hyperlink>
      <w:r w:rsidR="002C1AEF" w:rsidRPr="000108E1">
        <w:rPr>
          <w:rStyle w:val="Hipervnculo"/>
          <w:sz w:val="20"/>
          <w:szCs w:val="20"/>
        </w:rPr>
        <w:t>.</w:t>
      </w:r>
    </w:p>
    <w:p w14:paraId="1E618538" w14:textId="77777777" w:rsidR="00C120B2" w:rsidRDefault="00C120B2" w:rsidP="000E21B7">
      <w:pPr>
        <w:ind w:left="567"/>
        <w:rPr>
          <w:color w:val="FF0000"/>
        </w:rPr>
      </w:pPr>
    </w:p>
    <w:p w14:paraId="1E407A0E" w14:textId="62FD289C" w:rsidR="00C120B2" w:rsidRDefault="00F028BB" w:rsidP="00F028BB">
      <w:pPr>
        <w:pStyle w:val="Ttulo2"/>
        <w:ind w:left="142"/>
        <w:rPr>
          <w:color w:val="00B0F0"/>
          <w:sz w:val="26"/>
          <w:szCs w:val="26"/>
        </w:rPr>
      </w:pPr>
      <w:r>
        <w:rPr>
          <w:color w:val="00B0F0"/>
          <w:sz w:val="26"/>
          <w:szCs w:val="26"/>
        </w:rPr>
        <w:t xml:space="preserve"> </w:t>
      </w:r>
      <w:bookmarkStart w:id="61" w:name="_Toc52978420"/>
      <w:r w:rsidR="001D5E74">
        <w:rPr>
          <w:color w:val="00B0F0"/>
          <w:sz w:val="26"/>
          <w:szCs w:val="26"/>
        </w:rPr>
        <w:t>5</w:t>
      </w:r>
      <w:r w:rsidR="00C05ADF">
        <w:rPr>
          <w:color w:val="00B0F0"/>
          <w:sz w:val="26"/>
          <w:szCs w:val="26"/>
        </w:rPr>
        <w:t>.9 Caso particular sanciones CPDH y Comité EGI</w:t>
      </w:r>
      <w:bookmarkEnd w:id="61"/>
    </w:p>
    <w:p w14:paraId="2A973438" w14:textId="77777777" w:rsidR="00C120B2" w:rsidRDefault="00C120B2" w:rsidP="000E21B7">
      <w:pPr>
        <w:ind w:left="567"/>
      </w:pPr>
    </w:p>
    <w:p w14:paraId="05BB069D" w14:textId="77777777" w:rsidR="00C120B2" w:rsidRPr="001128E9" w:rsidRDefault="00C05ADF" w:rsidP="00F028BB">
      <w:pPr>
        <w:ind w:left="142" w:right="161"/>
        <w:jc w:val="both"/>
        <w:rPr>
          <w:sz w:val="20"/>
          <w:szCs w:val="20"/>
        </w:rPr>
      </w:pPr>
      <w:r w:rsidRPr="001128E9">
        <w:rPr>
          <w:sz w:val="20"/>
          <w:szCs w:val="20"/>
        </w:rPr>
        <w:t xml:space="preserve">Los casos en los que o bien el Comité de Protección del Deudor Hipotecario o bien el Comité de EGI conceda alquiler social se tramitarán siguiendo las instrucciones dadas por el respectivo Comité, que especificará el tipo de contrato a realizar, la vivienda en la que se producirá el alquiler social, etc. </w:t>
      </w:r>
    </w:p>
    <w:p w14:paraId="72F96656" w14:textId="77777777" w:rsidR="00C120B2" w:rsidRDefault="00C120B2" w:rsidP="000E21B7">
      <w:pPr>
        <w:pBdr>
          <w:top w:val="nil"/>
          <w:left w:val="nil"/>
          <w:bottom w:val="nil"/>
          <w:right w:val="nil"/>
          <w:between w:val="nil"/>
        </w:pBdr>
        <w:spacing w:before="7"/>
        <w:ind w:left="567" w:right="161"/>
        <w:jc w:val="both"/>
        <w:rPr>
          <w:sz w:val="16"/>
          <w:szCs w:val="16"/>
        </w:rPr>
      </w:pPr>
    </w:p>
    <w:p w14:paraId="64D7DF03" w14:textId="77777777" w:rsidR="00C120B2" w:rsidRDefault="00C120B2" w:rsidP="000E21B7">
      <w:pPr>
        <w:pBdr>
          <w:top w:val="nil"/>
          <w:left w:val="nil"/>
          <w:bottom w:val="nil"/>
          <w:right w:val="nil"/>
          <w:between w:val="nil"/>
        </w:pBdr>
        <w:spacing w:before="7"/>
        <w:ind w:left="567" w:right="161"/>
        <w:jc w:val="both"/>
        <w:rPr>
          <w:sz w:val="16"/>
          <w:szCs w:val="16"/>
        </w:rPr>
      </w:pPr>
    </w:p>
    <w:p w14:paraId="489353FA" w14:textId="2C6A8E69" w:rsidR="00C120B2" w:rsidRDefault="001D5E74" w:rsidP="00F028BB">
      <w:pPr>
        <w:pStyle w:val="Ttulo1"/>
        <w:ind w:left="142" w:right="161" w:firstLine="0"/>
        <w:jc w:val="both"/>
        <w:rPr>
          <w:color w:val="00B0F0"/>
        </w:rPr>
      </w:pPr>
      <w:bookmarkStart w:id="62" w:name="_Toc52978421"/>
      <w:r>
        <w:rPr>
          <w:color w:val="00B0F0"/>
        </w:rPr>
        <w:t>6</w:t>
      </w:r>
      <w:r w:rsidR="00C05ADF">
        <w:rPr>
          <w:color w:val="00B0F0"/>
        </w:rPr>
        <w:t>. Ley Catalana de Sobreendeudamiento (LCS)</w:t>
      </w:r>
      <w:bookmarkEnd w:id="62"/>
    </w:p>
    <w:p w14:paraId="0EE60AA5" w14:textId="77777777" w:rsidR="001F66D4" w:rsidRPr="001F66D4" w:rsidRDefault="001F66D4" w:rsidP="001F66D4">
      <w:bookmarkStart w:id="63" w:name="_GoBack"/>
      <w:bookmarkEnd w:id="63"/>
    </w:p>
    <w:p w14:paraId="57096826" w14:textId="77777777" w:rsidR="00C120B2" w:rsidRDefault="00C05ADF" w:rsidP="000E21B7">
      <w:pPr>
        <w:pBdr>
          <w:top w:val="nil"/>
          <w:left w:val="nil"/>
          <w:bottom w:val="nil"/>
          <w:right w:val="nil"/>
          <w:between w:val="nil"/>
        </w:pBdr>
        <w:spacing w:line="244" w:lineRule="auto"/>
        <w:ind w:left="567" w:right="161" w:hanging="331"/>
        <w:jc w:val="both"/>
        <w:rPr>
          <w:b/>
          <w:color w:val="006FC0"/>
          <w:sz w:val="21"/>
          <w:szCs w:val="21"/>
        </w:rPr>
      </w:pPr>
      <w:r>
        <w:rPr>
          <w:b/>
          <w:color w:val="006FC0"/>
          <w:sz w:val="21"/>
          <w:szCs w:val="21"/>
        </w:rPr>
        <w:t>Introducción</w:t>
      </w:r>
    </w:p>
    <w:p w14:paraId="1EED5AD7" w14:textId="77777777" w:rsidR="00C120B2" w:rsidRDefault="00C120B2" w:rsidP="000E21B7">
      <w:pPr>
        <w:pBdr>
          <w:top w:val="nil"/>
          <w:left w:val="nil"/>
          <w:bottom w:val="nil"/>
          <w:right w:val="nil"/>
          <w:between w:val="nil"/>
        </w:pBdr>
        <w:spacing w:line="244" w:lineRule="auto"/>
        <w:ind w:left="567" w:right="161" w:hanging="331"/>
        <w:jc w:val="both"/>
        <w:rPr>
          <w:b/>
          <w:color w:val="006FC0"/>
          <w:sz w:val="20"/>
          <w:szCs w:val="20"/>
        </w:rPr>
      </w:pPr>
    </w:p>
    <w:p w14:paraId="12C2A633" w14:textId="77777777" w:rsidR="00C120B2" w:rsidRPr="00492CA5" w:rsidRDefault="00C05ADF" w:rsidP="00F028BB">
      <w:pPr>
        <w:pBdr>
          <w:top w:val="nil"/>
          <w:left w:val="nil"/>
          <w:bottom w:val="nil"/>
          <w:right w:val="nil"/>
          <w:between w:val="nil"/>
        </w:pBdr>
        <w:ind w:left="142" w:right="161"/>
        <w:jc w:val="both"/>
        <w:rPr>
          <w:sz w:val="20"/>
          <w:szCs w:val="20"/>
        </w:rPr>
      </w:pPr>
      <w:r w:rsidRPr="00492CA5">
        <w:rPr>
          <w:sz w:val="20"/>
          <w:szCs w:val="20"/>
        </w:rPr>
        <w:t xml:space="preserve">Definición del circuito a llevar por el Servicer para prestar servicio a BBVA con el fin de dar cumplimiento a la Ley 24/2015 de “Medidas Urgentes para afrontar la Emergencia en el ámbito de la Vivienda y la Pobreza Energética” </w:t>
      </w:r>
      <w:r w:rsidRPr="00492CA5">
        <w:rPr>
          <w:strike/>
          <w:sz w:val="20"/>
          <w:szCs w:val="20"/>
        </w:rPr>
        <w:t>y</w:t>
      </w:r>
      <w:r w:rsidRPr="00492CA5">
        <w:t xml:space="preserve">, </w:t>
      </w:r>
      <w:r w:rsidRPr="00492CA5">
        <w:rPr>
          <w:sz w:val="20"/>
          <w:szCs w:val="20"/>
        </w:rPr>
        <w:t>a la Ley 4/2016, de 23 de diciembre, de medidas de protección del derecho a la vivienda de las personas en riesgo de exclusión residencial y a los DL 17/2019 y DL 01/20</w:t>
      </w:r>
      <w:r w:rsidR="00D2752B">
        <w:rPr>
          <w:sz w:val="20"/>
          <w:szCs w:val="20"/>
        </w:rPr>
        <w:t>20</w:t>
      </w:r>
      <w:r w:rsidRPr="00492CA5">
        <w:rPr>
          <w:sz w:val="20"/>
          <w:szCs w:val="20"/>
        </w:rPr>
        <w:t xml:space="preserve"> de Catalunya de medidas urgentes para mejorar el acceso a la vivienda.</w:t>
      </w:r>
    </w:p>
    <w:p w14:paraId="506EBFED" w14:textId="77777777" w:rsidR="00C120B2" w:rsidRPr="00492CA5" w:rsidRDefault="00C120B2" w:rsidP="00F028BB">
      <w:pPr>
        <w:pBdr>
          <w:top w:val="nil"/>
          <w:left w:val="nil"/>
          <w:bottom w:val="nil"/>
          <w:right w:val="nil"/>
          <w:between w:val="nil"/>
        </w:pBdr>
        <w:spacing w:before="1"/>
        <w:ind w:left="142" w:right="161"/>
        <w:jc w:val="both"/>
        <w:rPr>
          <w:strike/>
          <w:sz w:val="20"/>
          <w:szCs w:val="20"/>
        </w:rPr>
      </w:pPr>
    </w:p>
    <w:p w14:paraId="43C5D94A" w14:textId="77777777" w:rsidR="00C120B2" w:rsidRPr="00492CA5" w:rsidRDefault="00C05ADF" w:rsidP="00F028BB">
      <w:pPr>
        <w:ind w:left="142" w:right="161"/>
        <w:jc w:val="both"/>
        <w:rPr>
          <w:sz w:val="20"/>
          <w:szCs w:val="20"/>
        </w:rPr>
      </w:pPr>
      <w:r w:rsidRPr="00492CA5">
        <w:rPr>
          <w:sz w:val="20"/>
          <w:szCs w:val="20"/>
        </w:rPr>
        <w:t>Esta operativa es de aplicación para:</w:t>
      </w:r>
    </w:p>
    <w:p w14:paraId="182DBED5" w14:textId="77777777" w:rsidR="00C120B2" w:rsidRPr="00383EF3" w:rsidRDefault="00C05ADF" w:rsidP="008D62ED">
      <w:pPr>
        <w:pStyle w:val="Prrafodelista"/>
        <w:numPr>
          <w:ilvl w:val="0"/>
          <w:numId w:val="23"/>
        </w:numPr>
        <w:pBdr>
          <w:top w:val="nil"/>
          <w:left w:val="nil"/>
          <w:bottom w:val="nil"/>
          <w:right w:val="nil"/>
          <w:between w:val="nil"/>
        </w:pBdr>
        <w:ind w:left="993" w:right="161" w:hanging="425"/>
      </w:pPr>
      <w:r w:rsidRPr="001128E9">
        <w:t>Deudores hipotecarios de BBVA con los que se ha llegado a un acuerdo de compensación de deudas o de dación en pago</w:t>
      </w:r>
      <w:r w:rsidR="00524D5C">
        <w:t xml:space="preserve"> </w:t>
      </w:r>
      <w:r w:rsidR="00524D5C" w:rsidRPr="00383EF3">
        <w:t>(ver apartado 5.1)</w:t>
      </w:r>
      <w:r w:rsidR="00F028BB">
        <w:t>.</w:t>
      </w:r>
    </w:p>
    <w:p w14:paraId="2DFEA7C7" w14:textId="77777777" w:rsidR="00C120B2" w:rsidRPr="00383EF3" w:rsidRDefault="00C05ADF" w:rsidP="008D62ED">
      <w:pPr>
        <w:pStyle w:val="Prrafodelista"/>
        <w:numPr>
          <w:ilvl w:val="0"/>
          <w:numId w:val="23"/>
        </w:numPr>
        <w:pBdr>
          <w:top w:val="nil"/>
          <w:left w:val="nil"/>
          <w:bottom w:val="nil"/>
          <w:right w:val="nil"/>
          <w:between w:val="nil"/>
        </w:pBdr>
        <w:ind w:left="993" w:right="161" w:hanging="425"/>
      </w:pPr>
      <w:r w:rsidRPr="00383EF3">
        <w:t>Deudores hipotecarios de BBVA a los que, tras no llegar a un acuerdo de refinanciación, prevé iniciar procedimiento judicial de ejecución hipotecario</w:t>
      </w:r>
      <w:r w:rsidR="001128E9" w:rsidRPr="00383EF3">
        <w:t xml:space="preserve"> </w:t>
      </w:r>
      <w:r w:rsidRPr="00383EF3">
        <w:rPr>
          <w:vertAlign w:val="superscript"/>
        </w:rPr>
        <w:t>(1)</w:t>
      </w:r>
      <w:r w:rsidRPr="00383EF3">
        <w:t>, o bien deudores hipotecarios cuyos procedimientos judiciales se hayan iniciado antes de la entrada en vigor del DL 17/2019 y se encuentren en tramitación</w:t>
      </w:r>
      <w:r w:rsidR="00524D5C" w:rsidRPr="00383EF3">
        <w:t xml:space="preserve"> (ver apartado 5.2)</w:t>
      </w:r>
      <w:r w:rsidR="00F028BB">
        <w:t>.</w:t>
      </w:r>
    </w:p>
    <w:p w14:paraId="1D775230" w14:textId="77777777" w:rsidR="00C120B2" w:rsidRPr="00383EF3" w:rsidRDefault="00C05ADF" w:rsidP="008D62ED">
      <w:pPr>
        <w:pStyle w:val="Prrafodelista"/>
        <w:numPr>
          <w:ilvl w:val="0"/>
          <w:numId w:val="23"/>
        </w:numPr>
        <w:pBdr>
          <w:top w:val="nil"/>
          <w:left w:val="nil"/>
          <w:bottom w:val="nil"/>
          <w:right w:val="nil"/>
          <w:between w:val="nil"/>
        </w:pBdr>
        <w:ind w:left="993" w:right="161" w:hanging="425"/>
      </w:pPr>
      <w:r w:rsidRPr="00383EF3">
        <w:t>Arrendatarios que pudieran ser desahuciados por impago de la renta de inmuebles propiedad del Grupo BBV</w:t>
      </w:r>
      <w:r w:rsidR="00524D5C" w:rsidRPr="00383EF3">
        <w:t>A (ver apartado 5.2)</w:t>
      </w:r>
      <w:r w:rsidR="00F028BB">
        <w:t>.</w:t>
      </w:r>
    </w:p>
    <w:p w14:paraId="0598CD90" w14:textId="77777777" w:rsidR="00C120B2" w:rsidRPr="00383EF3" w:rsidRDefault="00C05ADF" w:rsidP="008D62ED">
      <w:pPr>
        <w:pStyle w:val="Prrafodelista"/>
        <w:numPr>
          <w:ilvl w:val="0"/>
          <w:numId w:val="23"/>
        </w:numPr>
        <w:pBdr>
          <w:top w:val="nil"/>
          <w:left w:val="nil"/>
          <w:bottom w:val="nil"/>
          <w:right w:val="nil"/>
          <w:between w:val="nil"/>
        </w:pBdr>
        <w:ind w:left="993" w:right="161" w:hanging="425"/>
      </w:pPr>
      <w:r w:rsidRPr="00383EF3">
        <w:t>Arrendatarios que pudieran ser desahuciados por el vencimiento de la duración del título jurídico que habilita la ocupación de la vivienda, incluyendo también aquellos procedimientos que con entrada en vigor del DL 17/2019 estén en tramitación</w:t>
      </w:r>
      <w:r w:rsidR="00524D5C" w:rsidRPr="00383EF3">
        <w:t xml:space="preserve"> (ver apartado 5.2)</w:t>
      </w:r>
      <w:r w:rsidR="00F028BB">
        <w:t>.</w:t>
      </w:r>
    </w:p>
    <w:p w14:paraId="34EDD1E2" w14:textId="712199DA" w:rsidR="00C120B2" w:rsidRPr="009329EC" w:rsidRDefault="00C05ADF" w:rsidP="008D62ED">
      <w:pPr>
        <w:pStyle w:val="Prrafodelista"/>
        <w:numPr>
          <w:ilvl w:val="0"/>
          <w:numId w:val="23"/>
        </w:numPr>
        <w:pBdr>
          <w:top w:val="nil"/>
          <w:left w:val="nil"/>
          <w:bottom w:val="nil"/>
          <w:right w:val="nil"/>
          <w:between w:val="nil"/>
        </w:pBdr>
        <w:ind w:left="993" w:right="161" w:hanging="425"/>
      </w:pPr>
      <w:r w:rsidRPr="00383EF3">
        <w:lastRenderedPageBreak/>
        <w:t>Ocupantes ilegales que acrediten llevar en el inmueble más de 6 meses antes de la entrada en vigor del DL 17/2019, que justifiquen situación de vulnerabilidad y que no hayan rechazado ninguna opción de realojo social en los últimos 2 años ofrecida por cualquier administración pública</w:t>
      </w:r>
      <w:r w:rsidR="00524D5C" w:rsidRPr="00383EF3">
        <w:t xml:space="preserve"> (ver apartado 5.2)</w:t>
      </w:r>
      <w:r w:rsidR="00F028BB">
        <w:t>.</w:t>
      </w:r>
    </w:p>
    <w:p w14:paraId="2299991B" w14:textId="77777777" w:rsidR="00C120B2" w:rsidRPr="00492CA5" w:rsidRDefault="00C120B2" w:rsidP="000E21B7">
      <w:pPr>
        <w:pBdr>
          <w:top w:val="nil"/>
          <w:left w:val="nil"/>
          <w:bottom w:val="nil"/>
          <w:right w:val="nil"/>
          <w:between w:val="nil"/>
        </w:pBdr>
        <w:ind w:left="567" w:right="161"/>
        <w:jc w:val="both"/>
        <w:rPr>
          <w:sz w:val="20"/>
          <w:szCs w:val="20"/>
        </w:rPr>
      </w:pPr>
    </w:p>
    <w:p w14:paraId="799357A7" w14:textId="4405BBF9" w:rsidR="00C120B2" w:rsidRPr="00492CA5" w:rsidRDefault="00C05ADF" w:rsidP="0016262F">
      <w:pPr>
        <w:numPr>
          <w:ilvl w:val="0"/>
          <w:numId w:val="5"/>
        </w:numPr>
        <w:pBdr>
          <w:top w:val="nil"/>
          <w:left w:val="nil"/>
          <w:bottom w:val="nil"/>
          <w:right w:val="nil"/>
          <w:between w:val="nil"/>
        </w:pBdr>
        <w:ind w:left="567" w:right="161"/>
        <w:jc w:val="both"/>
        <w:rPr>
          <w:sz w:val="20"/>
          <w:szCs w:val="20"/>
        </w:rPr>
      </w:pPr>
      <w:r w:rsidRPr="00492CA5">
        <w:rPr>
          <w:sz w:val="20"/>
          <w:szCs w:val="20"/>
        </w:rPr>
        <w:t xml:space="preserve">BBVA, antes de presentar una demanda, en el mismo burofax/telegrama en el que comunique a los clientes la interposición de la demanda, hará mención </w:t>
      </w:r>
      <w:r w:rsidR="009329EC" w:rsidRPr="00492CA5">
        <w:rPr>
          <w:sz w:val="20"/>
          <w:szCs w:val="20"/>
        </w:rPr>
        <w:t>de</w:t>
      </w:r>
      <w:r w:rsidRPr="00492CA5">
        <w:rPr>
          <w:sz w:val="20"/>
          <w:szCs w:val="20"/>
        </w:rPr>
        <w:t xml:space="preserve"> la Ley 4/2016</w:t>
      </w:r>
      <w:r w:rsidR="009329EC">
        <w:rPr>
          <w:sz w:val="20"/>
          <w:szCs w:val="20"/>
        </w:rPr>
        <w:t xml:space="preserve">. </w:t>
      </w:r>
      <w:r w:rsidRPr="00492CA5">
        <w:rPr>
          <w:sz w:val="20"/>
          <w:szCs w:val="20"/>
        </w:rPr>
        <w:t xml:space="preserve">En el caso que el cliente aporte la documentación, BBVA Recuperaciones la analizará y, en caso de ser conforme le informará de que </w:t>
      </w:r>
      <w:r w:rsidRPr="00492CA5">
        <w:rPr>
          <w:i/>
          <w:sz w:val="20"/>
          <w:szCs w:val="20"/>
        </w:rPr>
        <w:t>“de conformidad con lo establecido en la norma citada, en caso de que BBVA llegara a adjudicarse su vivienda habitual como resultado de un procedimiento de ejecución hipotecaria, con carácter previo al lanzamiento, le ofrecerá el realojamiento en una vivienda de su titularidad bajo el régimen de alquiler y por plazo de siete (7) años, priorizando dicho realojamiento en la vivienda habitual afectada por la deuda ejecutada”.</w:t>
      </w:r>
    </w:p>
    <w:p w14:paraId="2496A060" w14:textId="77777777" w:rsidR="00C120B2" w:rsidRDefault="00C120B2" w:rsidP="000E21B7">
      <w:pPr>
        <w:pBdr>
          <w:top w:val="nil"/>
          <w:left w:val="nil"/>
          <w:bottom w:val="nil"/>
          <w:right w:val="nil"/>
          <w:between w:val="nil"/>
        </w:pBdr>
        <w:spacing w:before="1"/>
        <w:ind w:left="567" w:right="161"/>
        <w:jc w:val="both"/>
        <w:rPr>
          <w:strike/>
          <w:sz w:val="20"/>
          <w:szCs w:val="20"/>
        </w:rPr>
      </w:pPr>
    </w:p>
    <w:p w14:paraId="41933C58" w14:textId="77777777" w:rsidR="00C120B2" w:rsidRPr="00383EF3" w:rsidRDefault="00524D5C" w:rsidP="000E21B7">
      <w:pPr>
        <w:pBdr>
          <w:top w:val="nil"/>
          <w:left w:val="nil"/>
          <w:bottom w:val="nil"/>
          <w:right w:val="nil"/>
          <w:between w:val="nil"/>
        </w:pBdr>
        <w:ind w:left="567" w:right="161"/>
        <w:jc w:val="both"/>
        <w:rPr>
          <w:bCs/>
          <w:sz w:val="20"/>
          <w:szCs w:val="20"/>
        </w:rPr>
      </w:pPr>
      <w:r w:rsidRPr="00383EF3">
        <w:rPr>
          <w:bCs/>
          <w:sz w:val="20"/>
          <w:szCs w:val="20"/>
        </w:rPr>
        <w:t>Las casuísticas anteriores se va</w:t>
      </w:r>
      <w:r w:rsidR="00D2752B" w:rsidRPr="00383EF3">
        <w:rPr>
          <w:bCs/>
          <w:sz w:val="20"/>
          <w:szCs w:val="20"/>
        </w:rPr>
        <w:t>n</w:t>
      </w:r>
      <w:r w:rsidRPr="00383EF3">
        <w:rPr>
          <w:bCs/>
          <w:sz w:val="20"/>
          <w:szCs w:val="20"/>
        </w:rPr>
        <w:t xml:space="preserve"> a desarrollar en dos apartados, tratando por separado el caso de la dación en pago (es una </w:t>
      </w:r>
      <w:r w:rsidR="00D2752B" w:rsidRPr="00383EF3">
        <w:rPr>
          <w:bCs/>
          <w:sz w:val="20"/>
          <w:szCs w:val="20"/>
        </w:rPr>
        <w:t>gestión</w:t>
      </w:r>
      <w:r w:rsidRPr="00383EF3">
        <w:rPr>
          <w:bCs/>
          <w:sz w:val="20"/>
          <w:szCs w:val="20"/>
        </w:rPr>
        <w:t xml:space="preserve"> que lidera BBVA </w:t>
      </w:r>
      <w:r w:rsidR="00D2752B" w:rsidRPr="00383EF3">
        <w:rPr>
          <w:bCs/>
          <w:sz w:val="20"/>
          <w:szCs w:val="20"/>
        </w:rPr>
        <w:t>y que se apoya puntualmente en el Servicer para poder dar cumplimiento a los DL especificados) y el resto de casos (en los que el Servicer realiza el proceso de principio a fin).</w:t>
      </w:r>
      <w:r w:rsidRPr="00383EF3">
        <w:rPr>
          <w:bCs/>
          <w:sz w:val="20"/>
          <w:szCs w:val="20"/>
        </w:rPr>
        <w:t xml:space="preserve"> </w:t>
      </w:r>
    </w:p>
    <w:p w14:paraId="46B1C2CA" w14:textId="77777777" w:rsidR="00524D5C" w:rsidRDefault="00524D5C" w:rsidP="009329EC">
      <w:pPr>
        <w:pBdr>
          <w:top w:val="nil"/>
          <w:left w:val="nil"/>
          <w:bottom w:val="nil"/>
          <w:right w:val="nil"/>
          <w:between w:val="nil"/>
        </w:pBdr>
        <w:ind w:right="161"/>
        <w:jc w:val="both"/>
        <w:rPr>
          <w:color w:val="000000"/>
          <w:sz w:val="24"/>
          <w:szCs w:val="24"/>
        </w:rPr>
      </w:pPr>
    </w:p>
    <w:p w14:paraId="2C8AAB95" w14:textId="5ECBCA50" w:rsidR="00C120B2" w:rsidRDefault="001D5E74" w:rsidP="000E21B7">
      <w:pPr>
        <w:pStyle w:val="Ttulo2"/>
        <w:ind w:left="567" w:right="161"/>
        <w:jc w:val="both"/>
        <w:rPr>
          <w:color w:val="00B0F0"/>
          <w:sz w:val="26"/>
          <w:szCs w:val="26"/>
        </w:rPr>
      </w:pPr>
      <w:bookmarkStart w:id="64" w:name="_Toc52978422"/>
      <w:r>
        <w:rPr>
          <w:color w:val="00B0F0"/>
          <w:sz w:val="26"/>
          <w:szCs w:val="26"/>
        </w:rPr>
        <w:t>6</w:t>
      </w:r>
      <w:r w:rsidR="00C05ADF">
        <w:rPr>
          <w:color w:val="00B0F0"/>
          <w:sz w:val="26"/>
          <w:szCs w:val="26"/>
        </w:rPr>
        <w:t xml:space="preserve">.1 Daciones en </w:t>
      </w:r>
      <w:r w:rsidR="00C05ADF" w:rsidRPr="00383EF3">
        <w:rPr>
          <w:color w:val="00B0F0"/>
          <w:sz w:val="26"/>
          <w:szCs w:val="26"/>
        </w:rPr>
        <w:t>pago</w:t>
      </w:r>
      <w:r w:rsidR="00F1315A" w:rsidRPr="00383EF3">
        <w:rPr>
          <w:color w:val="00B0F0"/>
          <w:sz w:val="26"/>
          <w:szCs w:val="26"/>
        </w:rPr>
        <w:t xml:space="preserve"> (ofrecimiento alquiler social)</w:t>
      </w:r>
      <w:bookmarkEnd w:id="64"/>
    </w:p>
    <w:p w14:paraId="5EE531B1" w14:textId="77777777" w:rsidR="00C120B2" w:rsidRPr="00492CA5" w:rsidRDefault="00C05ADF" w:rsidP="000E21B7">
      <w:pPr>
        <w:pBdr>
          <w:top w:val="nil"/>
          <w:left w:val="nil"/>
          <w:bottom w:val="nil"/>
          <w:right w:val="nil"/>
          <w:between w:val="nil"/>
        </w:pBdr>
        <w:spacing w:before="60"/>
        <w:ind w:left="567" w:right="161"/>
        <w:jc w:val="both"/>
        <w:rPr>
          <w:sz w:val="20"/>
          <w:szCs w:val="20"/>
        </w:rPr>
      </w:pPr>
      <w:r w:rsidRPr="00492CA5">
        <w:rPr>
          <w:sz w:val="20"/>
          <w:szCs w:val="20"/>
        </w:rPr>
        <w:t xml:space="preserve">Referido a operaciones en las que BBVA se esté planteando conceder una dación en pago con alquiler social sólo se contempla en propia vivienda). En estos casos, el equipo de Recuperaciones DT (BBVA) realizará el estudio para verificar si en el cliente concurren las circunstancias establecidas por la Ley para que BBVA tenga la obligación de ofrecerle realojamiento con alquiler social. </w:t>
      </w:r>
    </w:p>
    <w:p w14:paraId="19B046D8" w14:textId="77777777" w:rsidR="00C120B2" w:rsidRPr="00492CA5" w:rsidRDefault="00C120B2" w:rsidP="000E21B7">
      <w:pPr>
        <w:pBdr>
          <w:top w:val="nil"/>
          <w:left w:val="nil"/>
          <w:bottom w:val="nil"/>
          <w:right w:val="nil"/>
          <w:between w:val="nil"/>
        </w:pBdr>
        <w:spacing w:before="60"/>
        <w:ind w:left="567" w:right="161"/>
        <w:jc w:val="both"/>
        <w:rPr>
          <w:sz w:val="20"/>
          <w:szCs w:val="20"/>
        </w:rPr>
      </w:pPr>
    </w:p>
    <w:p w14:paraId="58918AF9" w14:textId="77777777" w:rsidR="00026283" w:rsidRDefault="00C05ADF" w:rsidP="00026283">
      <w:pPr>
        <w:spacing w:after="200"/>
        <w:ind w:left="567"/>
        <w:jc w:val="both"/>
        <w:rPr>
          <w:sz w:val="20"/>
          <w:szCs w:val="20"/>
        </w:rPr>
      </w:pPr>
      <w:r w:rsidRPr="00492CA5">
        <w:rPr>
          <w:sz w:val="20"/>
          <w:szCs w:val="20"/>
        </w:rPr>
        <w:t>Si no se debe tramitar porque del estudio realizado por el equipo de Recuperaciones DT (BBVA) resulte que en el cliente no concurren las circunstancias para tener derecho al realojamiento con alquiler, Recuperaciones BBVA seguirá la tramitación de la dación por fuera de la LCS.</w:t>
      </w:r>
    </w:p>
    <w:p w14:paraId="34AF72A3" w14:textId="34214D66" w:rsidR="00C120B2" w:rsidRPr="00026283" w:rsidRDefault="00C05ADF" w:rsidP="00026283">
      <w:pPr>
        <w:spacing w:after="200"/>
        <w:ind w:left="567"/>
        <w:jc w:val="both"/>
        <w:rPr>
          <w:sz w:val="20"/>
          <w:szCs w:val="20"/>
        </w:rPr>
      </w:pPr>
      <w:r w:rsidRPr="00492CA5">
        <w:rPr>
          <w:sz w:val="20"/>
          <w:szCs w:val="20"/>
        </w:rPr>
        <w:t xml:space="preserve">Si se debe tramitar porque del estudio realizado por el equipo de Recuperaciones DT (BBVA)  resulte que en el cliente  concurren las circunstancias por las que BBVA está obligado a ofrecerle un realojamiento con alquiler social, el equipo de Recuperaciones DT (BBVA) enviará al buzón </w:t>
      </w:r>
      <w:hyperlink r:id="rId40">
        <w:r w:rsidRPr="001C7F69">
          <w:rPr>
            <w:rStyle w:val="Hipervnculo"/>
            <w:sz w:val="20"/>
            <w:szCs w:val="20"/>
          </w:rPr>
          <w:t>alquilersocial.catalunya@haya.es</w:t>
        </w:r>
      </w:hyperlink>
      <w:r w:rsidR="00026283" w:rsidRPr="001C7F69">
        <w:rPr>
          <w:sz w:val="20"/>
          <w:szCs w:val="20"/>
        </w:rPr>
        <w:t>,</w:t>
      </w:r>
      <w:r w:rsidR="00026283">
        <w:rPr>
          <w:sz w:val="20"/>
          <w:szCs w:val="20"/>
        </w:rPr>
        <w:t xml:space="preserve"> </w:t>
      </w:r>
      <w:r w:rsidR="00E9764F" w:rsidRPr="00026283">
        <w:rPr>
          <w:sz w:val="20"/>
          <w:szCs w:val="20"/>
        </w:rPr>
        <w:t xml:space="preserve">con copia </w:t>
      </w:r>
      <w:r w:rsidR="00026283" w:rsidRPr="00026283">
        <w:rPr>
          <w:sz w:val="20"/>
          <w:szCs w:val="20"/>
        </w:rPr>
        <w:t xml:space="preserve">siempre al buzón </w:t>
      </w:r>
      <w:hyperlink r:id="rId41" w:history="1">
        <w:r w:rsidR="00026283" w:rsidRPr="001C7F69">
          <w:rPr>
            <w:rStyle w:val="Hipervnculo"/>
            <w:sz w:val="20"/>
            <w:szCs w:val="20"/>
          </w:rPr>
          <w:t>solicitudalquiler@haya.es</w:t>
        </w:r>
      </w:hyperlink>
      <w:r w:rsidR="00026283">
        <w:rPr>
          <w:rStyle w:val="Refdecomentario"/>
        </w:rPr>
        <w:annotationRef/>
      </w:r>
      <w:r w:rsidR="00026283" w:rsidRPr="00026283">
        <w:rPr>
          <w:rStyle w:val="Hipervnculo"/>
          <w:u w:val="none"/>
        </w:rPr>
        <w:t xml:space="preserve"> </w:t>
      </w:r>
      <w:r w:rsidRPr="00492CA5">
        <w:rPr>
          <w:sz w:val="20"/>
          <w:szCs w:val="20"/>
        </w:rPr>
        <w:t>la solicitud de valoración de los criterios inmobiliarios establecidos por BBVA para que la vivienda pued</w:t>
      </w:r>
      <w:r w:rsidR="00383EF3">
        <w:rPr>
          <w:sz w:val="20"/>
          <w:szCs w:val="20"/>
        </w:rPr>
        <w:t>a ser objeto de alquiler social, e</w:t>
      </w:r>
      <w:r w:rsidR="00492CA5" w:rsidRPr="00492CA5">
        <w:rPr>
          <w:sz w:val="20"/>
          <w:szCs w:val="20"/>
        </w:rPr>
        <w:t>l Servicer v</w:t>
      </w:r>
      <w:r w:rsidRPr="00492CA5">
        <w:rPr>
          <w:sz w:val="20"/>
          <w:szCs w:val="20"/>
        </w:rPr>
        <w:t>alorará la vivienda en función de criterios EGI</w:t>
      </w:r>
      <w:r w:rsidR="00383EF3">
        <w:rPr>
          <w:sz w:val="20"/>
          <w:szCs w:val="20"/>
        </w:rPr>
        <w:t>.</w:t>
      </w:r>
      <w:r w:rsidRPr="00492CA5">
        <w:rPr>
          <w:sz w:val="20"/>
          <w:szCs w:val="20"/>
        </w:rPr>
        <w:t xml:space="preserve"> </w:t>
      </w:r>
    </w:p>
    <w:p w14:paraId="49CDB2DA" w14:textId="77777777" w:rsidR="00C120B2" w:rsidRPr="00D077F0" w:rsidRDefault="00C05ADF" w:rsidP="000E21B7">
      <w:pPr>
        <w:spacing w:after="200"/>
        <w:ind w:left="567"/>
        <w:jc w:val="both"/>
        <w:rPr>
          <w:strike/>
          <w:sz w:val="20"/>
          <w:szCs w:val="20"/>
        </w:rPr>
      </w:pPr>
      <w:r w:rsidRPr="00492CA5">
        <w:rPr>
          <w:sz w:val="20"/>
          <w:szCs w:val="20"/>
        </w:rPr>
        <w:t xml:space="preserve">Desde ese mismo buzón en el que Recuperaciones DT haya solicitado la valoración de la vivienda, el Servicer dará respuesta </w:t>
      </w:r>
      <w:r w:rsidRPr="00D077F0">
        <w:rPr>
          <w:sz w:val="20"/>
          <w:szCs w:val="20"/>
        </w:rPr>
        <w:t>al equipo de Recuperaciones DT sobre la idoneidad o no, en función del cumplimi</w:t>
      </w:r>
      <w:r w:rsidR="00383EF3" w:rsidRPr="00D077F0">
        <w:rPr>
          <w:sz w:val="20"/>
          <w:szCs w:val="20"/>
        </w:rPr>
        <w:t>ento o no de los criterios EGI,</w:t>
      </w:r>
      <w:r w:rsidRPr="00D077F0">
        <w:rPr>
          <w:sz w:val="20"/>
          <w:szCs w:val="20"/>
        </w:rPr>
        <w:t xml:space="preserve"> del alquiler social en la propia vivienda</w:t>
      </w:r>
      <w:r w:rsidR="00492CA5" w:rsidRPr="00D077F0">
        <w:rPr>
          <w:sz w:val="20"/>
          <w:szCs w:val="20"/>
        </w:rPr>
        <w:t>.</w:t>
      </w:r>
      <w:r w:rsidRPr="00D077F0">
        <w:rPr>
          <w:sz w:val="20"/>
          <w:szCs w:val="20"/>
        </w:rPr>
        <w:t xml:space="preserve"> </w:t>
      </w:r>
    </w:p>
    <w:p w14:paraId="735334A7" w14:textId="77777777" w:rsidR="00C120B2" w:rsidRPr="00D077F0" w:rsidRDefault="00C05ADF" w:rsidP="008D62ED">
      <w:pPr>
        <w:numPr>
          <w:ilvl w:val="0"/>
          <w:numId w:val="16"/>
        </w:numPr>
        <w:spacing w:line="244" w:lineRule="auto"/>
        <w:ind w:left="851" w:right="161" w:hanging="284"/>
        <w:jc w:val="both"/>
        <w:rPr>
          <w:sz w:val="20"/>
          <w:szCs w:val="20"/>
        </w:rPr>
      </w:pPr>
      <w:r w:rsidRPr="00D077F0">
        <w:rPr>
          <w:sz w:val="20"/>
          <w:szCs w:val="20"/>
        </w:rPr>
        <w:t xml:space="preserve">En caso de que la vivienda sea viable, el Servicer solicitará el informe técnico y CEE al área técnica del Servicer. La cédula de habitabilidad será aportada por BBVA.  </w:t>
      </w:r>
    </w:p>
    <w:p w14:paraId="5A17D43E" w14:textId="77777777" w:rsidR="00C120B2" w:rsidRPr="00D077F0" w:rsidRDefault="00C05ADF" w:rsidP="008D62ED">
      <w:pPr>
        <w:numPr>
          <w:ilvl w:val="0"/>
          <w:numId w:val="16"/>
        </w:numPr>
        <w:spacing w:line="244" w:lineRule="auto"/>
        <w:ind w:left="851" w:right="161" w:hanging="284"/>
        <w:jc w:val="both"/>
        <w:rPr>
          <w:sz w:val="20"/>
          <w:szCs w:val="20"/>
        </w:rPr>
      </w:pPr>
      <w:r w:rsidRPr="00D077F0">
        <w:rPr>
          <w:sz w:val="20"/>
          <w:szCs w:val="20"/>
        </w:rPr>
        <w:t>Las siguientes condiciones determinarán la no viabilidad de la vivienda</w:t>
      </w:r>
      <w:r w:rsidR="00492CA5" w:rsidRPr="00D077F0">
        <w:rPr>
          <w:sz w:val="20"/>
          <w:szCs w:val="20"/>
        </w:rPr>
        <w:t>:</w:t>
      </w:r>
    </w:p>
    <w:p w14:paraId="5F3625D0" w14:textId="77777777" w:rsidR="00C120B2" w:rsidRPr="00D077F0" w:rsidRDefault="00C05ADF" w:rsidP="00D077F0">
      <w:pPr>
        <w:numPr>
          <w:ilvl w:val="0"/>
          <w:numId w:val="1"/>
        </w:numPr>
        <w:tabs>
          <w:tab w:val="left" w:pos="1118"/>
          <w:tab w:val="left" w:pos="1119"/>
        </w:tabs>
        <w:spacing w:before="1"/>
        <w:ind w:left="1134" w:right="161" w:hanging="361"/>
        <w:jc w:val="both"/>
      </w:pPr>
      <w:r w:rsidRPr="00D077F0">
        <w:rPr>
          <w:sz w:val="20"/>
          <w:szCs w:val="20"/>
        </w:rPr>
        <w:t>No hay cédula de habitabilidad.</w:t>
      </w:r>
    </w:p>
    <w:p w14:paraId="3B558DDB" w14:textId="77777777" w:rsidR="00C120B2" w:rsidRDefault="00C05ADF" w:rsidP="00D077F0">
      <w:pPr>
        <w:numPr>
          <w:ilvl w:val="0"/>
          <w:numId w:val="1"/>
        </w:numPr>
        <w:tabs>
          <w:tab w:val="left" w:pos="1118"/>
          <w:tab w:val="left" w:pos="1119"/>
        </w:tabs>
        <w:spacing w:before="42" w:line="280" w:lineRule="auto"/>
        <w:ind w:left="1134" w:right="161"/>
        <w:jc w:val="both"/>
      </w:pPr>
      <w:r>
        <w:rPr>
          <w:sz w:val="20"/>
          <w:szCs w:val="20"/>
        </w:rPr>
        <w:t>Vivienda de un elevado valor (en función de la localidad en la que esté situado el inmueble). Utilización de los mismos criterios que para el resto de casos: si la vivienda no cumple requisitos es No Apta.</w:t>
      </w:r>
    </w:p>
    <w:p w14:paraId="5C2FD69C" w14:textId="77777777" w:rsidR="00C120B2" w:rsidRDefault="00C05ADF" w:rsidP="00D077F0">
      <w:pPr>
        <w:numPr>
          <w:ilvl w:val="0"/>
          <w:numId w:val="1"/>
        </w:numPr>
        <w:tabs>
          <w:tab w:val="left" w:pos="1118"/>
          <w:tab w:val="left" w:pos="1119"/>
        </w:tabs>
        <w:spacing w:before="8" w:line="280" w:lineRule="auto"/>
        <w:ind w:left="1134" w:right="161"/>
        <w:jc w:val="both"/>
      </w:pPr>
      <w:r>
        <w:rPr>
          <w:sz w:val="20"/>
          <w:szCs w:val="20"/>
        </w:rPr>
        <w:t>No disponer de los requisitos mínimos de habitabilidad. Este punto se determinará por un Informe Técnico desfavorable. Las principales causas pueden ser:</w:t>
      </w:r>
    </w:p>
    <w:p w14:paraId="32490686" w14:textId="77777777" w:rsidR="00C120B2" w:rsidRDefault="00C05ADF" w:rsidP="00D077F0">
      <w:pPr>
        <w:numPr>
          <w:ilvl w:val="1"/>
          <w:numId w:val="1"/>
        </w:numPr>
        <w:tabs>
          <w:tab w:val="left" w:pos="1463"/>
          <w:tab w:val="left" w:pos="1465"/>
        </w:tabs>
        <w:spacing w:before="8"/>
        <w:ind w:left="1418" w:right="161" w:hanging="282"/>
        <w:jc w:val="both"/>
      </w:pPr>
      <w:r>
        <w:rPr>
          <w:sz w:val="20"/>
          <w:szCs w:val="20"/>
        </w:rPr>
        <w:t>Humedades graves.</w:t>
      </w:r>
    </w:p>
    <w:p w14:paraId="368C1314" w14:textId="77777777" w:rsidR="00C120B2" w:rsidRDefault="00C05ADF" w:rsidP="00D077F0">
      <w:pPr>
        <w:numPr>
          <w:ilvl w:val="1"/>
          <w:numId w:val="1"/>
        </w:numPr>
        <w:tabs>
          <w:tab w:val="left" w:pos="1463"/>
          <w:tab w:val="left" w:pos="1465"/>
        </w:tabs>
        <w:spacing w:before="49"/>
        <w:ind w:left="1418" w:right="161" w:hanging="282"/>
        <w:jc w:val="both"/>
      </w:pPr>
      <w:r>
        <w:rPr>
          <w:sz w:val="20"/>
          <w:szCs w:val="20"/>
        </w:rPr>
        <w:t>Falta de caldera o termo de agua caliente.</w:t>
      </w:r>
    </w:p>
    <w:p w14:paraId="36C4BC49" w14:textId="77777777" w:rsidR="00C120B2" w:rsidRDefault="00C05ADF" w:rsidP="00D077F0">
      <w:pPr>
        <w:numPr>
          <w:ilvl w:val="1"/>
          <w:numId w:val="1"/>
        </w:numPr>
        <w:tabs>
          <w:tab w:val="left" w:pos="1463"/>
          <w:tab w:val="left" w:pos="1465"/>
        </w:tabs>
        <w:spacing w:before="49"/>
        <w:ind w:left="1418" w:right="161" w:hanging="282"/>
        <w:jc w:val="both"/>
      </w:pPr>
      <w:r>
        <w:rPr>
          <w:sz w:val="20"/>
          <w:szCs w:val="20"/>
        </w:rPr>
        <w:t>Falta de salida de gases.</w:t>
      </w:r>
    </w:p>
    <w:p w14:paraId="34780414" w14:textId="77777777" w:rsidR="00C120B2" w:rsidRDefault="00C05ADF" w:rsidP="00D077F0">
      <w:pPr>
        <w:numPr>
          <w:ilvl w:val="1"/>
          <w:numId w:val="1"/>
        </w:numPr>
        <w:tabs>
          <w:tab w:val="left" w:pos="1463"/>
          <w:tab w:val="left" w:pos="1465"/>
        </w:tabs>
        <w:spacing w:before="48"/>
        <w:ind w:left="1418" w:right="161" w:hanging="282"/>
        <w:jc w:val="both"/>
      </w:pPr>
      <w:r>
        <w:rPr>
          <w:sz w:val="20"/>
          <w:szCs w:val="20"/>
        </w:rPr>
        <w:t>Falta de acceso a los suministros.</w:t>
      </w:r>
    </w:p>
    <w:p w14:paraId="7B4138A5" w14:textId="77777777" w:rsidR="00C120B2" w:rsidRDefault="00C05ADF" w:rsidP="00D077F0">
      <w:pPr>
        <w:numPr>
          <w:ilvl w:val="1"/>
          <w:numId w:val="1"/>
        </w:numPr>
        <w:tabs>
          <w:tab w:val="left" w:pos="1463"/>
          <w:tab w:val="left" w:pos="1465"/>
        </w:tabs>
        <w:spacing w:before="49"/>
        <w:ind w:left="1418" w:right="161" w:hanging="282"/>
        <w:jc w:val="both"/>
      </w:pPr>
      <w:r>
        <w:rPr>
          <w:sz w:val="20"/>
          <w:szCs w:val="20"/>
        </w:rPr>
        <w:t>Habitaciones sin ventanas.</w:t>
      </w:r>
    </w:p>
    <w:p w14:paraId="102719CA" w14:textId="77777777" w:rsidR="00C120B2" w:rsidRDefault="00C05ADF" w:rsidP="00D077F0">
      <w:pPr>
        <w:numPr>
          <w:ilvl w:val="1"/>
          <w:numId w:val="1"/>
        </w:numPr>
        <w:tabs>
          <w:tab w:val="left" w:pos="1463"/>
          <w:tab w:val="left" w:pos="1465"/>
        </w:tabs>
        <w:spacing w:before="49"/>
        <w:ind w:left="1418" w:right="161" w:hanging="282"/>
        <w:jc w:val="both"/>
      </w:pPr>
      <w:r>
        <w:rPr>
          <w:sz w:val="20"/>
          <w:szCs w:val="20"/>
        </w:rPr>
        <w:t>No cubrir las necesidades de la unidad familiar (p.ej. no tener suficiente número de habitaciones, falta de accesibilidad para personas discapacitadas). Este punto se determinará por un Informe Técnico desfavorable.</w:t>
      </w:r>
    </w:p>
    <w:p w14:paraId="471519FF" w14:textId="77777777" w:rsidR="00C120B2" w:rsidRDefault="00C120B2" w:rsidP="000E21B7">
      <w:pPr>
        <w:ind w:left="567" w:right="161"/>
        <w:jc w:val="both"/>
        <w:rPr>
          <w:sz w:val="20"/>
          <w:szCs w:val="20"/>
        </w:rPr>
      </w:pPr>
    </w:p>
    <w:p w14:paraId="0F932DA5" w14:textId="77777777" w:rsidR="00C120B2" w:rsidRDefault="00C05ADF" w:rsidP="008D62ED">
      <w:pPr>
        <w:numPr>
          <w:ilvl w:val="0"/>
          <w:numId w:val="16"/>
        </w:numPr>
        <w:spacing w:line="244" w:lineRule="auto"/>
        <w:ind w:left="851" w:right="161" w:hanging="284"/>
        <w:jc w:val="both"/>
        <w:rPr>
          <w:sz w:val="20"/>
          <w:szCs w:val="20"/>
        </w:rPr>
      </w:pPr>
      <w:r w:rsidRPr="00D077F0">
        <w:rPr>
          <w:sz w:val="20"/>
          <w:szCs w:val="20"/>
        </w:rPr>
        <w:lastRenderedPageBreak/>
        <w:t>En caso de una respuesta afirmativa por parte del Servicer  (cumplimiento de criterios en propia vivienda</w:t>
      </w:r>
      <w:r w:rsidR="00492CA5" w:rsidRPr="00D077F0">
        <w:rPr>
          <w:sz w:val="20"/>
          <w:szCs w:val="20"/>
        </w:rPr>
        <w:t>,</w:t>
      </w:r>
      <w:r w:rsidRPr="00D077F0">
        <w:rPr>
          <w:sz w:val="20"/>
          <w:szCs w:val="20"/>
        </w:rPr>
        <w:t xml:space="preserve"> tanto de los criterios de EGI como del informe de habitabilidad), el equipo de Recuperaciones DT confeccionará y solicitará al buzón bzb00807@bbva.com el envío de telegramas a los clientes con el ofrecimiento de alquiler social con acuse de recibo. Desde el equipo que gestiona este buzón se remitirán telegramas al cliente, al Ayuntamiento y a la Agencia de la Vivienda de Cataluña.</w:t>
      </w:r>
    </w:p>
    <w:p w14:paraId="1C4ADCE6" w14:textId="77777777" w:rsidR="00D077F0" w:rsidRDefault="00C05ADF" w:rsidP="008D62ED">
      <w:pPr>
        <w:numPr>
          <w:ilvl w:val="0"/>
          <w:numId w:val="16"/>
        </w:numPr>
        <w:spacing w:line="244" w:lineRule="auto"/>
        <w:ind w:left="851" w:right="161" w:hanging="284"/>
        <w:jc w:val="both"/>
        <w:rPr>
          <w:sz w:val="20"/>
          <w:szCs w:val="20"/>
        </w:rPr>
      </w:pPr>
      <w:r w:rsidRPr="00D077F0">
        <w:rPr>
          <w:sz w:val="20"/>
          <w:szCs w:val="20"/>
        </w:rPr>
        <w:t>En caso de respuesta negativa (la propia vivienda no cumple con los criterios de EGI), la sanción será no formalizar la dación.</w:t>
      </w:r>
    </w:p>
    <w:p w14:paraId="7F0921BE" w14:textId="77777777" w:rsidR="00C120B2" w:rsidRDefault="00C05ADF" w:rsidP="008D62ED">
      <w:pPr>
        <w:numPr>
          <w:ilvl w:val="0"/>
          <w:numId w:val="16"/>
        </w:numPr>
        <w:spacing w:line="244" w:lineRule="auto"/>
        <w:ind w:left="851" w:right="161" w:hanging="284"/>
        <w:jc w:val="both"/>
        <w:rPr>
          <w:sz w:val="20"/>
          <w:szCs w:val="20"/>
        </w:rPr>
      </w:pPr>
      <w:r w:rsidRPr="00D077F0">
        <w:rPr>
          <w:sz w:val="20"/>
          <w:szCs w:val="20"/>
        </w:rPr>
        <w:t xml:space="preserve">En caso que BBVA decida realizar el ofrecimiento de alquiler social, el deudor tendrá un plazo de 30 días para contestar al ofrecimiento de alquiler social del banco. </w:t>
      </w:r>
    </w:p>
    <w:p w14:paraId="1C606D16" w14:textId="77777777" w:rsidR="00C120B2" w:rsidRPr="00D077F0" w:rsidRDefault="00C05ADF" w:rsidP="008D62ED">
      <w:pPr>
        <w:numPr>
          <w:ilvl w:val="0"/>
          <w:numId w:val="16"/>
        </w:numPr>
        <w:spacing w:line="244" w:lineRule="auto"/>
        <w:ind w:left="851" w:right="161" w:hanging="284"/>
        <w:jc w:val="both"/>
        <w:rPr>
          <w:sz w:val="20"/>
          <w:szCs w:val="20"/>
        </w:rPr>
      </w:pPr>
      <w:r w:rsidRPr="00D077F0">
        <w:rPr>
          <w:sz w:val="20"/>
          <w:szCs w:val="20"/>
        </w:rPr>
        <w:t>Alternativas posibles:</w:t>
      </w:r>
    </w:p>
    <w:p w14:paraId="3A45B098" w14:textId="1FD7ADCB" w:rsidR="00C120B2" w:rsidRPr="00492CA5" w:rsidRDefault="00C05ADF" w:rsidP="0016262F">
      <w:pPr>
        <w:numPr>
          <w:ilvl w:val="0"/>
          <w:numId w:val="11"/>
        </w:numPr>
        <w:pBdr>
          <w:top w:val="nil"/>
          <w:left w:val="nil"/>
          <w:bottom w:val="nil"/>
          <w:right w:val="nil"/>
          <w:between w:val="nil"/>
        </w:pBdr>
        <w:tabs>
          <w:tab w:val="left" w:pos="1134"/>
        </w:tabs>
        <w:spacing w:before="6"/>
        <w:ind w:left="1134" w:right="161"/>
        <w:jc w:val="both"/>
        <w:rPr>
          <w:sz w:val="20"/>
          <w:szCs w:val="20"/>
        </w:rPr>
      </w:pPr>
      <w:r w:rsidRPr="00492CA5">
        <w:rPr>
          <w:sz w:val="20"/>
          <w:szCs w:val="20"/>
        </w:rPr>
        <w:t>Acepta la vivienda. El solicitante dará su conformidad a BBVA, que a su vez lo comunic</w:t>
      </w:r>
      <w:r w:rsidR="00D077F0">
        <w:rPr>
          <w:sz w:val="20"/>
          <w:szCs w:val="20"/>
        </w:rPr>
        <w:t xml:space="preserve">ará al Servicer para que marque </w:t>
      </w:r>
      <w:r w:rsidRPr="00492CA5">
        <w:rPr>
          <w:sz w:val="20"/>
          <w:szCs w:val="20"/>
        </w:rPr>
        <w:t>el activo en el Sistema</w:t>
      </w:r>
      <w:r w:rsidR="00AA2EB6">
        <w:rPr>
          <w:sz w:val="20"/>
          <w:szCs w:val="20"/>
        </w:rPr>
        <w:t xml:space="preserve"> (una vez esté disponible para gestión)</w:t>
      </w:r>
      <w:r w:rsidRPr="00492CA5">
        <w:rPr>
          <w:sz w:val="20"/>
          <w:szCs w:val="20"/>
        </w:rPr>
        <w:t>. Se firmará dación junto con alquiler social.</w:t>
      </w:r>
    </w:p>
    <w:p w14:paraId="1E949BA0" w14:textId="77777777" w:rsidR="00C120B2" w:rsidRPr="00492CA5" w:rsidRDefault="00C05ADF" w:rsidP="0016262F">
      <w:pPr>
        <w:numPr>
          <w:ilvl w:val="0"/>
          <w:numId w:val="11"/>
        </w:numPr>
        <w:pBdr>
          <w:top w:val="nil"/>
          <w:left w:val="nil"/>
          <w:bottom w:val="nil"/>
          <w:right w:val="nil"/>
          <w:between w:val="nil"/>
        </w:pBdr>
        <w:tabs>
          <w:tab w:val="left" w:pos="1134"/>
        </w:tabs>
        <w:spacing w:before="6"/>
        <w:ind w:left="1134" w:right="161"/>
        <w:jc w:val="both"/>
        <w:rPr>
          <w:sz w:val="20"/>
          <w:szCs w:val="20"/>
        </w:rPr>
      </w:pPr>
      <w:r w:rsidRPr="00492CA5">
        <w:rPr>
          <w:sz w:val="20"/>
          <w:szCs w:val="20"/>
        </w:rPr>
        <w:t>Renuncia. Inicio de Procedimiento Judicial o firma de dación conforme al criterio de BBVA.</w:t>
      </w:r>
    </w:p>
    <w:p w14:paraId="46230BE3" w14:textId="77777777" w:rsidR="00492CA5" w:rsidRPr="00492CA5" w:rsidRDefault="00C05ADF" w:rsidP="0016262F">
      <w:pPr>
        <w:numPr>
          <w:ilvl w:val="0"/>
          <w:numId w:val="11"/>
        </w:numPr>
        <w:pBdr>
          <w:top w:val="nil"/>
          <w:left w:val="nil"/>
          <w:bottom w:val="nil"/>
          <w:right w:val="nil"/>
          <w:between w:val="nil"/>
        </w:pBdr>
        <w:tabs>
          <w:tab w:val="left" w:pos="1134"/>
        </w:tabs>
        <w:spacing w:before="6"/>
        <w:ind w:left="1134" w:right="161"/>
        <w:jc w:val="both"/>
        <w:rPr>
          <w:sz w:val="20"/>
          <w:szCs w:val="20"/>
        </w:rPr>
      </w:pPr>
      <w:r w:rsidRPr="00492CA5">
        <w:rPr>
          <w:sz w:val="20"/>
          <w:szCs w:val="20"/>
        </w:rPr>
        <w:t xml:space="preserve">No se obtiene respuesta. </w:t>
      </w:r>
    </w:p>
    <w:p w14:paraId="498BD73C" w14:textId="77777777" w:rsidR="00C120B2" w:rsidRPr="000E62F9" w:rsidRDefault="00C05ADF" w:rsidP="0016262F">
      <w:pPr>
        <w:numPr>
          <w:ilvl w:val="0"/>
          <w:numId w:val="11"/>
        </w:numPr>
        <w:pBdr>
          <w:top w:val="nil"/>
          <w:left w:val="nil"/>
          <w:bottom w:val="nil"/>
          <w:right w:val="nil"/>
          <w:between w:val="nil"/>
        </w:pBdr>
        <w:tabs>
          <w:tab w:val="left" w:pos="1134"/>
        </w:tabs>
        <w:spacing w:before="6"/>
        <w:ind w:left="1134" w:right="161"/>
        <w:jc w:val="both"/>
        <w:rPr>
          <w:sz w:val="20"/>
          <w:szCs w:val="20"/>
        </w:rPr>
      </w:pPr>
      <w:r w:rsidRPr="00492CA5">
        <w:rPr>
          <w:sz w:val="20"/>
          <w:szCs w:val="20"/>
        </w:rPr>
        <w:t>Recuperaciones seguirá con la tramitación según protocolo establecido.</w:t>
      </w:r>
    </w:p>
    <w:p w14:paraId="14CCF57C" w14:textId="77777777" w:rsidR="00C120B2" w:rsidRPr="00492CA5" w:rsidRDefault="00C120B2" w:rsidP="000E21B7">
      <w:pPr>
        <w:pBdr>
          <w:top w:val="nil"/>
          <w:left w:val="nil"/>
          <w:bottom w:val="nil"/>
          <w:right w:val="nil"/>
          <w:between w:val="nil"/>
        </w:pBdr>
        <w:spacing w:before="4"/>
        <w:ind w:left="567" w:right="161"/>
        <w:jc w:val="both"/>
        <w:rPr>
          <w:sz w:val="20"/>
          <w:szCs w:val="20"/>
        </w:rPr>
      </w:pPr>
    </w:p>
    <w:p w14:paraId="15F263FA" w14:textId="77777777" w:rsidR="00C120B2" w:rsidRPr="00492CA5" w:rsidRDefault="00C05ADF" w:rsidP="008D62ED">
      <w:pPr>
        <w:numPr>
          <w:ilvl w:val="0"/>
          <w:numId w:val="16"/>
        </w:numPr>
        <w:spacing w:line="244" w:lineRule="auto"/>
        <w:ind w:left="851" w:right="161" w:hanging="284"/>
        <w:jc w:val="both"/>
        <w:rPr>
          <w:sz w:val="20"/>
          <w:szCs w:val="20"/>
        </w:rPr>
      </w:pPr>
      <w:r w:rsidRPr="00492CA5">
        <w:rPr>
          <w:sz w:val="20"/>
          <w:szCs w:val="20"/>
        </w:rPr>
        <w:t>En el caso de aceptación del ofrecimiento de alquiler social por parte del deudor, adicionalmente, el Servicer:</w:t>
      </w:r>
    </w:p>
    <w:p w14:paraId="0EF21DB4" w14:textId="77777777" w:rsidR="00C120B2" w:rsidRPr="00492CA5" w:rsidRDefault="00C05ADF" w:rsidP="0016262F">
      <w:pPr>
        <w:numPr>
          <w:ilvl w:val="0"/>
          <w:numId w:val="11"/>
        </w:numPr>
        <w:pBdr>
          <w:top w:val="nil"/>
          <w:left w:val="nil"/>
          <w:bottom w:val="nil"/>
          <w:right w:val="nil"/>
          <w:between w:val="nil"/>
        </w:pBdr>
        <w:tabs>
          <w:tab w:val="left" w:pos="1134"/>
        </w:tabs>
        <w:spacing w:before="6"/>
        <w:ind w:left="1134" w:right="161"/>
        <w:jc w:val="both"/>
        <w:rPr>
          <w:sz w:val="20"/>
          <w:szCs w:val="20"/>
        </w:rPr>
      </w:pPr>
      <w:r w:rsidRPr="00492CA5">
        <w:rPr>
          <w:sz w:val="20"/>
          <w:szCs w:val="20"/>
        </w:rPr>
        <w:t>Solicitará al arrendatario el abono de una fianza equivalente a un mes de renta, a abonar en la firma del Contrato de Arrendamiento.</w:t>
      </w:r>
    </w:p>
    <w:p w14:paraId="796A387C" w14:textId="77777777" w:rsidR="00C120B2" w:rsidRPr="000E62F9" w:rsidRDefault="00C05ADF" w:rsidP="0016262F">
      <w:pPr>
        <w:numPr>
          <w:ilvl w:val="0"/>
          <w:numId w:val="11"/>
        </w:numPr>
        <w:pBdr>
          <w:top w:val="nil"/>
          <w:left w:val="nil"/>
          <w:bottom w:val="nil"/>
          <w:right w:val="nil"/>
          <w:between w:val="nil"/>
        </w:pBdr>
        <w:tabs>
          <w:tab w:val="left" w:pos="1134"/>
        </w:tabs>
        <w:spacing w:before="6"/>
        <w:ind w:left="1134" w:right="161"/>
        <w:jc w:val="both"/>
        <w:rPr>
          <w:sz w:val="20"/>
          <w:szCs w:val="20"/>
        </w:rPr>
      </w:pPr>
      <w:r w:rsidRPr="000E62F9">
        <w:rPr>
          <w:sz w:val="20"/>
          <w:szCs w:val="20"/>
        </w:rPr>
        <w:t>Comunicará al arrendatario que los gastos de suministros (luz, agua, gas, electricidad) deberán ser abonados por su parte y los de propiedad (impuestos, tasas y comunidad de propietarios) serán de cuenta del propietario.</w:t>
      </w:r>
    </w:p>
    <w:p w14:paraId="7B05F2CA" w14:textId="77777777" w:rsidR="00C120B2" w:rsidRPr="000E62F9" w:rsidRDefault="00C05ADF" w:rsidP="0016262F">
      <w:pPr>
        <w:numPr>
          <w:ilvl w:val="0"/>
          <w:numId w:val="11"/>
        </w:numPr>
        <w:pBdr>
          <w:top w:val="nil"/>
          <w:left w:val="nil"/>
          <w:bottom w:val="nil"/>
          <w:right w:val="nil"/>
          <w:between w:val="nil"/>
        </w:pBdr>
        <w:tabs>
          <w:tab w:val="left" w:pos="1134"/>
        </w:tabs>
        <w:spacing w:before="6"/>
        <w:ind w:left="1134" w:right="161"/>
        <w:jc w:val="both"/>
        <w:rPr>
          <w:sz w:val="20"/>
          <w:szCs w:val="20"/>
        </w:rPr>
      </w:pPr>
      <w:r w:rsidRPr="000E62F9">
        <w:rPr>
          <w:sz w:val="20"/>
          <w:szCs w:val="20"/>
        </w:rPr>
        <w:t>Indicará al arrendatario que ha de destinar el inmueble a vivienda habitual y conservarlo en las mismas condiciones de uso y habitabilidad en que se encuentra en el momento de la firma del contrato de arrendamiento, salvo el deterioro normal por el uso.</w:t>
      </w:r>
    </w:p>
    <w:p w14:paraId="2E40386E" w14:textId="77777777" w:rsidR="00C120B2" w:rsidRPr="000E62F9" w:rsidRDefault="00C05ADF" w:rsidP="0016262F">
      <w:pPr>
        <w:numPr>
          <w:ilvl w:val="0"/>
          <w:numId w:val="11"/>
        </w:numPr>
        <w:pBdr>
          <w:top w:val="nil"/>
          <w:left w:val="nil"/>
          <w:bottom w:val="nil"/>
          <w:right w:val="nil"/>
          <w:between w:val="nil"/>
        </w:pBdr>
        <w:tabs>
          <w:tab w:val="left" w:pos="1134"/>
        </w:tabs>
        <w:spacing w:before="6"/>
        <w:ind w:left="1134" w:right="161"/>
        <w:jc w:val="both"/>
        <w:rPr>
          <w:sz w:val="20"/>
          <w:szCs w:val="20"/>
        </w:rPr>
      </w:pPr>
      <w:r w:rsidRPr="000E62F9">
        <w:rPr>
          <w:sz w:val="20"/>
          <w:szCs w:val="20"/>
        </w:rPr>
        <w:t>Solicitará a BBVA la inscripción en el Registro de Demandantes (se requerirá si procede).</w:t>
      </w:r>
    </w:p>
    <w:p w14:paraId="70C18FFA" w14:textId="77777777" w:rsidR="00C120B2" w:rsidRDefault="00C120B2" w:rsidP="000E21B7">
      <w:pPr>
        <w:pBdr>
          <w:top w:val="nil"/>
          <w:left w:val="nil"/>
          <w:bottom w:val="nil"/>
          <w:right w:val="nil"/>
          <w:between w:val="nil"/>
        </w:pBdr>
        <w:spacing w:before="8"/>
        <w:ind w:left="567" w:right="161"/>
        <w:jc w:val="both"/>
        <w:rPr>
          <w:color w:val="000000"/>
          <w:sz w:val="19"/>
          <w:szCs w:val="19"/>
        </w:rPr>
      </w:pPr>
    </w:p>
    <w:p w14:paraId="16B0BB5A" w14:textId="6AE2C6B8" w:rsidR="00C120B2" w:rsidRDefault="00C05ADF" w:rsidP="008D62ED">
      <w:pPr>
        <w:numPr>
          <w:ilvl w:val="0"/>
          <w:numId w:val="16"/>
        </w:numPr>
        <w:spacing w:line="244" w:lineRule="auto"/>
        <w:ind w:left="851" w:right="161" w:hanging="284"/>
        <w:jc w:val="both"/>
        <w:rPr>
          <w:sz w:val="20"/>
          <w:szCs w:val="20"/>
        </w:rPr>
      </w:pPr>
      <w:r w:rsidRPr="007014B2">
        <w:rPr>
          <w:sz w:val="20"/>
          <w:szCs w:val="20"/>
        </w:rPr>
        <w:t xml:space="preserve">Firma de contrato de alquiler: BBVA indicará la fecha acordada para la firma, en coordinación con el Servicer que realizará el encargo a la Gestoría y enviará la documentación y firmas autorizadas. </w:t>
      </w:r>
      <w:r w:rsidR="00AF490A">
        <w:rPr>
          <w:sz w:val="20"/>
          <w:szCs w:val="20"/>
        </w:rPr>
        <w:t>Este proceso se realizará a través de la plataforma digital, como excepción, si la firma no pudiera ser digital, entonces en representación del Servicer acudirá al acto de firma la gestoría externa correspondiente</w:t>
      </w:r>
      <w:r w:rsidR="00526C16">
        <w:rPr>
          <w:sz w:val="20"/>
          <w:szCs w:val="20"/>
        </w:rPr>
        <w:t xml:space="preserve"> junto al inquilino</w:t>
      </w:r>
      <w:r w:rsidR="00AF490A">
        <w:rPr>
          <w:sz w:val="20"/>
          <w:szCs w:val="20"/>
        </w:rPr>
        <w:t>.</w:t>
      </w:r>
    </w:p>
    <w:p w14:paraId="71BE032C" w14:textId="77777777" w:rsidR="007014B2" w:rsidRPr="007014B2" w:rsidRDefault="007014B2" w:rsidP="007014B2">
      <w:pPr>
        <w:spacing w:line="244" w:lineRule="auto"/>
        <w:ind w:left="851" w:right="161"/>
        <w:jc w:val="both"/>
        <w:rPr>
          <w:sz w:val="20"/>
          <w:szCs w:val="20"/>
        </w:rPr>
      </w:pPr>
    </w:p>
    <w:p w14:paraId="41BB9FC3" w14:textId="30BF971D" w:rsidR="00D41E03" w:rsidRPr="000108E1" w:rsidRDefault="00C05ADF" w:rsidP="000108E1">
      <w:pPr>
        <w:numPr>
          <w:ilvl w:val="0"/>
          <w:numId w:val="16"/>
        </w:numPr>
        <w:spacing w:line="244" w:lineRule="auto"/>
        <w:ind w:left="851" w:right="161" w:hanging="284"/>
        <w:jc w:val="both"/>
        <w:rPr>
          <w:sz w:val="20"/>
          <w:szCs w:val="20"/>
        </w:rPr>
      </w:pPr>
      <w:r w:rsidRPr="000E62F9">
        <w:rPr>
          <w:sz w:val="20"/>
          <w:szCs w:val="20"/>
        </w:rPr>
        <w:t>Por último, tras la firma, las gestorías subirán la documentación al Sistema, donde el área de Operaciones del Servicer podrá visualizar los contratos, que quedar</w:t>
      </w:r>
      <w:r>
        <w:rPr>
          <w:sz w:val="20"/>
          <w:szCs w:val="20"/>
        </w:rPr>
        <w:t>á</w:t>
      </w:r>
      <w:r w:rsidRPr="000E62F9">
        <w:rPr>
          <w:sz w:val="20"/>
          <w:szCs w:val="20"/>
        </w:rPr>
        <w:t>n alojados en el Gestor Documental. Adicionalmente se custodiará la copia física de cada contrato</w:t>
      </w:r>
      <w:r w:rsidR="00EB1BFC">
        <w:rPr>
          <w:sz w:val="20"/>
          <w:szCs w:val="20"/>
        </w:rPr>
        <w:t>, si existiera</w:t>
      </w:r>
      <w:r w:rsidR="00B22333">
        <w:rPr>
          <w:sz w:val="20"/>
          <w:szCs w:val="20"/>
        </w:rPr>
        <w:t xml:space="preserve"> y solo en aquellos casos en los que no se realice la firma digital</w:t>
      </w:r>
      <w:r w:rsidR="007014B2">
        <w:rPr>
          <w:sz w:val="20"/>
          <w:szCs w:val="20"/>
        </w:rPr>
        <w:t>.</w:t>
      </w:r>
    </w:p>
    <w:p w14:paraId="55ECD800" w14:textId="77777777" w:rsidR="00D41E03" w:rsidRDefault="00D41E03" w:rsidP="009329EC">
      <w:pPr>
        <w:pBdr>
          <w:top w:val="nil"/>
          <w:left w:val="nil"/>
          <w:bottom w:val="nil"/>
          <w:right w:val="nil"/>
          <w:between w:val="nil"/>
        </w:pBdr>
        <w:tabs>
          <w:tab w:val="left" w:pos="692"/>
        </w:tabs>
        <w:ind w:right="161"/>
        <w:jc w:val="both"/>
        <w:rPr>
          <w:sz w:val="20"/>
          <w:szCs w:val="20"/>
        </w:rPr>
      </w:pPr>
    </w:p>
    <w:p w14:paraId="7A2761DF" w14:textId="77777777" w:rsidR="00D41E03" w:rsidRDefault="00D41E03" w:rsidP="009329EC">
      <w:pPr>
        <w:pBdr>
          <w:top w:val="nil"/>
          <w:left w:val="nil"/>
          <w:bottom w:val="nil"/>
          <w:right w:val="nil"/>
          <w:between w:val="nil"/>
        </w:pBdr>
        <w:tabs>
          <w:tab w:val="left" w:pos="692"/>
        </w:tabs>
        <w:ind w:right="161"/>
        <w:jc w:val="both"/>
        <w:rPr>
          <w:sz w:val="20"/>
          <w:szCs w:val="20"/>
        </w:rPr>
      </w:pPr>
    </w:p>
    <w:p w14:paraId="6796DAD3" w14:textId="3FA8F337" w:rsidR="00C120B2" w:rsidRPr="00450B78" w:rsidRDefault="001D5E74" w:rsidP="000E21B7">
      <w:pPr>
        <w:pStyle w:val="Ttulo2"/>
        <w:ind w:left="567" w:right="161"/>
        <w:jc w:val="both"/>
        <w:rPr>
          <w:color w:val="00B0F0"/>
          <w:sz w:val="26"/>
          <w:szCs w:val="26"/>
        </w:rPr>
      </w:pPr>
      <w:bookmarkStart w:id="65" w:name="_Toc52978423"/>
      <w:r>
        <w:rPr>
          <w:color w:val="00B0F0"/>
          <w:sz w:val="26"/>
          <w:szCs w:val="26"/>
        </w:rPr>
        <w:t>6</w:t>
      </w:r>
      <w:r w:rsidR="00C05ADF" w:rsidRPr="00450B78">
        <w:rPr>
          <w:color w:val="00B0F0"/>
          <w:sz w:val="26"/>
          <w:szCs w:val="26"/>
        </w:rPr>
        <w:t xml:space="preserve">.2 </w:t>
      </w:r>
      <w:r w:rsidR="00F1315A" w:rsidRPr="00383EF3">
        <w:rPr>
          <w:color w:val="00B0F0"/>
          <w:sz w:val="26"/>
          <w:szCs w:val="26"/>
        </w:rPr>
        <w:t>Resto de casos (</w:t>
      </w:r>
      <w:r w:rsidR="00C05ADF" w:rsidRPr="00383EF3">
        <w:rPr>
          <w:color w:val="00B0F0"/>
          <w:sz w:val="26"/>
          <w:szCs w:val="26"/>
        </w:rPr>
        <w:t xml:space="preserve">Ofrecimiento </w:t>
      </w:r>
      <w:r w:rsidR="00450B78" w:rsidRPr="00F1315A">
        <w:rPr>
          <w:color w:val="00B0F0"/>
          <w:sz w:val="26"/>
          <w:szCs w:val="26"/>
        </w:rPr>
        <w:t>Alquiler Social DL 17.2019</w:t>
      </w:r>
      <w:r w:rsidR="00F1315A" w:rsidRPr="00F1315A">
        <w:rPr>
          <w:color w:val="00B0F0"/>
          <w:sz w:val="26"/>
          <w:szCs w:val="26"/>
        </w:rPr>
        <w:t>)</w:t>
      </w:r>
      <w:bookmarkEnd w:id="65"/>
    </w:p>
    <w:p w14:paraId="2155C6D1" w14:textId="77777777" w:rsidR="00D31254" w:rsidRDefault="00D31254" w:rsidP="000E21B7">
      <w:pPr>
        <w:pStyle w:val="Ttulo2"/>
        <w:ind w:left="567"/>
        <w:rPr>
          <w:color w:val="00B0F0"/>
          <w:sz w:val="26"/>
          <w:szCs w:val="26"/>
        </w:rPr>
      </w:pPr>
    </w:p>
    <w:p w14:paraId="72B9048F" w14:textId="1453B23C" w:rsidR="00734F54" w:rsidRPr="00D31254" w:rsidRDefault="001D5E74" w:rsidP="000E21B7">
      <w:pPr>
        <w:pStyle w:val="Ttulo2"/>
        <w:ind w:left="567"/>
        <w:rPr>
          <w:color w:val="00B0F0"/>
          <w:sz w:val="26"/>
          <w:szCs w:val="26"/>
        </w:rPr>
      </w:pPr>
      <w:bookmarkStart w:id="66" w:name="_Toc52978424"/>
      <w:r>
        <w:rPr>
          <w:color w:val="00B0F0"/>
          <w:sz w:val="26"/>
          <w:szCs w:val="26"/>
        </w:rPr>
        <w:t>6</w:t>
      </w:r>
      <w:r w:rsidR="00D31254" w:rsidRPr="00D31254">
        <w:rPr>
          <w:color w:val="00B0F0"/>
          <w:sz w:val="26"/>
          <w:szCs w:val="26"/>
        </w:rPr>
        <w:t xml:space="preserve">.2.1 </w:t>
      </w:r>
      <w:r w:rsidR="00734F54" w:rsidRPr="00D31254">
        <w:rPr>
          <w:color w:val="00B0F0"/>
          <w:sz w:val="26"/>
          <w:szCs w:val="26"/>
        </w:rPr>
        <w:t>Objeto</w:t>
      </w:r>
      <w:bookmarkEnd w:id="66"/>
    </w:p>
    <w:p w14:paraId="3EF0CA79" w14:textId="77777777" w:rsidR="00734F54" w:rsidRPr="00AF56D4" w:rsidRDefault="00734F54" w:rsidP="000E21B7">
      <w:pPr>
        <w:ind w:left="567"/>
        <w:jc w:val="both"/>
        <w:rPr>
          <w:sz w:val="20"/>
        </w:rPr>
      </w:pPr>
      <w:r w:rsidRPr="00AF56D4">
        <w:rPr>
          <w:sz w:val="20"/>
        </w:rPr>
        <w:t>Asegurar la correcta identificación de las obligaciones de ofrecimiento de alquiler social en Cataluña en base a las directrices marcadas en el DL 17/2019 y DL 1/20, haciendo seguimiento desde la identificación de la obligación, solicitud de documentación, análisis de la acreditación y ofrecimiento del alquiler social cuando corresponde.</w:t>
      </w:r>
    </w:p>
    <w:p w14:paraId="36946CC8" w14:textId="77777777" w:rsidR="002B47C9" w:rsidRDefault="002B47C9" w:rsidP="000E21B7">
      <w:pPr>
        <w:ind w:left="567"/>
        <w:jc w:val="both"/>
      </w:pPr>
    </w:p>
    <w:p w14:paraId="771E12EA" w14:textId="3AFD1FF8" w:rsidR="00734F54" w:rsidRPr="00D31254" w:rsidRDefault="001D5E74" w:rsidP="000E21B7">
      <w:pPr>
        <w:pStyle w:val="Ttulo2"/>
        <w:ind w:left="567"/>
        <w:rPr>
          <w:color w:val="00B0F0"/>
          <w:sz w:val="26"/>
          <w:szCs w:val="26"/>
        </w:rPr>
      </w:pPr>
      <w:bookmarkStart w:id="67" w:name="_Toc52978425"/>
      <w:r>
        <w:rPr>
          <w:color w:val="00B0F0"/>
          <w:sz w:val="26"/>
          <w:szCs w:val="26"/>
        </w:rPr>
        <w:t>6</w:t>
      </w:r>
      <w:r w:rsidR="00D31254" w:rsidRPr="00D31254">
        <w:rPr>
          <w:color w:val="00B0F0"/>
          <w:sz w:val="26"/>
          <w:szCs w:val="26"/>
        </w:rPr>
        <w:t xml:space="preserve">.2.2 </w:t>
      </w:r>
      <w:r w:rsidR="00734F54" w:rsidRPr="00D31254">
        <w:rPr>
          <w:color w:val="00B0F0"/>
          <w:sz w:val="26"/>
          <w:szCs w:val="26"/>
        </w:rPr>
        <w:t>Alcance</w:t>
      </w:r>
      <w:bookmarkEnd w:id="67"/>
    </w:p>
    <w:p w14:paraId="57C8882D" w14:textId="77777777" w:rsidR="00734F54" w:rsidRPr="00AF56D4" w:rsidRDefault="00734F54" w:rsidP="000E21B7">
      <w:pPr>
        <w:ind w:left="567"/>
        <w:jc w:val="both"/>
        <w:rPr>
          <w:sz w:val="20"/>
        </w:rPr>
      </w:pPr>
      <w:r w:rsidRPr="00AF56D4">
        <w:rPr>
          <w:sz w:val="20"/>
        </w:rPr>
        <w:t>Comienza con la identificación de la obligación de solicitud de acreditación al beneficiario para acceder al ofrecimiento de alquiler social y finaliza con la realización por parte del Servicer (al amparo de BBVA) del ofrecimiento del alquiler social en los plazos definidos y, la formalización en caso de ser aceptada o continuación de las actuaciones judiciales correspondientes en caso de denegación de la oferta.</w:t>
      </w:r>
    </w:p>
    <w:p w14:paraId="431D1936" w14:textId="77777777" w:rsidR="00734F54" w:rsidRPr="00AF56D4" w:rsidRDefault="00734F54" w:rsidP="000E21B7">
      <w:pPr>
        <w:ind w:left="567"/>
        <w:jc w:val="both"/>
        <w:rPr>
          <w:sz w:val="20"/>
        </w:rPr>
      </w:pPr>
      <w:r w:rsidRPr="00AF56D4">
        <w:rPr>
          <w:sz w:val="20"/>
        </w:rPr>
        <w:t xml:space="preserve">El ofrecimiento se realizará antes del lanzamiento y los activos susceptibles de ser ofrecidos formarán parte del balance de BBVA y contarán </w:t>
      </w:r>
      <w:r w:rsidR="00F1315A" w:rsidRPr="00AF56D4">
        <w:rPr>
          <w:sz w:val="20"/>
        </w:rPr>
        <w:t xml:space="preserve">con </w:t>
      </w:r>
      <w:r w:rsidRPr="00AF56D4">
        <w:rPr>
          <w:sz w:val="20"/>
        </w:rPr>
        <w:t xml:space="preserve">el Decreto y Testimonio de adjudicación, además de estar inscritos a favor del banco. </w:t>
      </w:r>
    </w:p>
    <w:p w14:paraId="4E5D17EA" w14:textId="77777777" w:rsidR="002B47C9" w:rsidRDefault="002B47C9" w:rsidP="000E21B7">
      <w:pPr>
        <w:ind w:left="567"/>
        <w:jc w:val="both"/>
      </w:pPr>
    </w:p>
    <w:p w14:paraId="646B4A0A" w14:textId="3A31B336" w:rsidR="00734F54" w:rsidRPr="00D31254" w:rsidRDefault="001D5E74" w:rsidP="000E21B7">
      <w:pPr>
        <w:pStyle w:val="Ttulo2"/>
        <w:ind w:left="567"/>
        <w:rPr>
          <w:color w:val="00B0F0"/>
          <w:sz w:val="26"/>
          <w:szCs w:val="26"/>
        </w:rPr>
      </w:pPr>
      <w:bookmarkStart w:id="68" w:name="_Toc52978426"/>
      <w:r>
        <w:rPr>
          <w:color w:val="00B0F0"/>
          <w:sz w:val="26"/>
          <w:szCs w:val="26"/>
        </w:rPr>
        <w:t>6</w:t>
      </w:r>
      <w:r w:rsidR="00D31254" w:rsidRPr="00D31254">
        <w:rPr>
          <w:color w:val="00B0F0"/>
          <w:sz w:val="26"/>
          <w:szCs w:val="26"/>
        </w:rPr>
        <w:t xml:space="preserve">.2.3 </w:t>
      </w:r>
      <w:r w:rsidR="00734F54" w:rsidRPr="00D31254">
        <w:rPr>
          <w:color w:val="00B0F0"/>
          <w:sz w:val="26"/>
          <w:szCs w:val="26"/>
        </w:rPr>
        <w:t>Descripción del proceso</w:t>
      </w:r>
      <w:bookmarkEnd w:id="68"/>
    </w:p>
    <w:p w14:paraId="03046044" w14:textId="77777777" w:rsidR="00734F54" w:rsidRPr="00AF56D4" w:rsidRDefault="00F035DC" w:rsidP="000E21B7">
      <w:pPr>
        <w:pBdr>
          <w:top w:val="nil"/>
          <w:left w:val="nil"/>
          <w:bottom w:val="nil"/>
          <w:right w:val="nil"/>
          <w:between w:val="nil"/>
        </w:pBdr>
        <w:ind w:left="567" w:hanging="360"/>
        <w:jc w:val="both"/>
        <w:rPr>
          <w:color w:val="000000"/>
          <w:sz w:val="20"/>
        </w:rPr>
      </w:pPr>
      <w:r w:rsidRPr="00AF56D4">
        <w:rPr>
          <w:color w:val="000000"/>
          <w:sz w:val="20"/>
        </w:rPr>
        <w:lastRenderedPageBreak/>
        <w:t xml:space="preserve"> </w:t>
      </w:r>
      <w:r w:rsidR="000E62F9" w:rsidRPr="00AF56D4">
        <w:rPr>
          <w:color w:val="000000"/>
          <w:sz w:val="20"/>
        </w:rPr>
        <w:t xml:space="preserve">      </w:t>
      </w:r>
      <w:r w:rsidR="00734F54" w:rsidRPr="00AF56D4">
        <w:rPr>
          <w:color w:val="000000"/>
          <w:sz w:val="20"/>
        </w:rPr>
        <w:t xml:space="preserve">El proceso de ofrecimiento de alquiler social es el siguiente: </w:t>
      </w:r>
    </w:p>
    <w:p w14:paraId="59EDC321" w14:textId="77777777" w:rsidR="00F035DC" w:rsidRDefault="00F035DC" w:rsidP="000E21B7">
      <w:pPr>
        <w:pBdr>
          <w:top w:val="nil"/>
          <w:left w:val="nil"/>
          <w:bottom w:val="nil"/>
          <w:right w:val="nil"/>
          <w:between w:val="nil"/>
        </w:pBdr>
        <w:ind w:left="567" w:hanging="360"/>
        <w:jc w:val="both"/>
        <w:rPr>
          <w:color w:val="000000"/>
        </w:rPr>
      </w:pPr>
    </w:p>
    <w:p w14:paraId="1163AC33" w14:textId="77777777" w:rsidR="00734F54" w:rsidRPr="00AF56D4" w:rsidRDefault="00734F54" w:rsidP="008D62ED">
      <w:pPr>
        <w:widowControl/>
        <w:numPr>
          <w:ilvl w:val="0"/>
          <w:numId w:val="18"/>
        </w:numPr>
        <w:pBdr>
          <w:top w:val="nil"/>
          <w:left w:val="nil"/>
          <w:bottom w:val="nil"/>
          <w:right w:val="nil"/>
          <w:between w:val="nil"/>
        </w:pBdr>
        <w:spacing w:after="120"/>
        <w:ind w:left="851" w:hanging="284"/>
        <w:jc w:val="both"/>
        <w:rPr>
          <w:b/>
          <w:color w:val="000000"/>
          <w:sz w:val="20"/>
          <w:u w:val="single"/>
        </w:rPr>
      </w:pPr>
      <w:r w:rsidRPr="00AF56D4">
        <w:rPr>
          <w:b/>
          <w:color w:val="000000"/>
          <w:sz w:val="20"/>
          <w:u w:val="single"/>
        </w:rPr>
        <w:t xml:space="preserve">Identificación de obligación de solicitud documentación </w:t>
      </w:r>
    </w:p>
    <w:p w14:paraId="37D1D787" w14:textId="77777777" w:rsidR="00734F54" w:rsidRPr="00AF56D4" w:rsidRDefault="00734F54" w:rsidP="000E21B7">
      <w:pPr>
        <w:pBdr>
          <w:top w:val="nil"/>
          <w:left w:val="nil"/>
          <w:bottom w:val="nil"/>
          <w:right w:val="nil"/>
          <w:between w:val="nil"/>
        </w:pBdr>
        <w:tabs>
          <w:tab w:val="left" w:pos="0"/>
        </w:tabs>
        <w:ind w:left="567"/>
        <w:jc w:val="both"/>
        <w:rPr>
          <w:sz w:val="20"/>
        </w:rPr>
      </w:pPr>
      <w:r w:rsidRPr="00AF56D4">
        <w:rPr>
          <w:color w:val="000000"/>
          <w:sz w:val="20"/>
        </w:rPr>
        <w:t>El Servicer  será responsable de detectar la obligación de envío de burofax de solicitud de documentación al beneficiario (deu</w:t>
      </w:r>
      <w:r w:rsidRPr="00AF56D4">
        <w:rPr>
          <w:sz w:val="20"/>
        </w:rPr>
        <w:t>dor, hipotecante no deudo</w:t>
      </w:r>
      <w:r w:rsidR="002B47C9" w:rsidRPr="00AF56D4">
        <w:rPr>
          <w:sz w:val="20"/>
        </w:rPr>
        <w:t xml:space="preserve">r, </w:t>
      </w:r>
      <w:r w:rsidRPr="00AF56D4">
        <w:rPr>
          <w:sz w:val="20"/>
        </w:rPr>
        <w:t>avalistas que ofrecen primera vivienda como aval</w:t>
      </w:r>
      <w:r w:rsidR="002B47C9" w:rsidRPr="00AF56D4">
        <w:rPr>
          <w:sz w:val="20"/>
        </w:rPr>
        <w:t>, arrendadores, ocupantes ilegales...</w:t>
      </w:r>
      <w:r w:rsidRPr="00AF56D4">
        <w:rPr>
          <w:sz w:val="20"/>
        </w:rPr>
        <w:t xml:space="preserve">) para acreditar el posible derecho a alquiler social. </w:t>
      </w:r>
    </w:p>
    <w:p w14:paraId="084615F6" w14:textId="77777777" w:rsidR="00734F54" w:rsidRPr="00AF56D4" w:rsidRDefault="00734F54" w:rsidP="000E21B7">
      <w:pPr>
        <w:widowControl/>
        <w:pBdr>
          <w:top w:val="nil"/>
          <w:left w:val="nil"/>
          <w:bottom w:val="nil"/>
          <w:right w:val="nil"/>
          <w:between w:val="nil"/>
        </w:pBdr>
        <w:spacing w:after="120"/>
        <w:ind w:left="567"/>
        <w:jc w:val="both"/>
        <w:rPr>
          <w:sz w:val="20"/>
        </w:rPr>
      </w:pPr>
      <w:r w:rsidRPr="00AF56D4">
        <w:rPr>
          <w:sz w:val="20"/>
        </w:rPr>
        <w:t xml:space="preserve">Casuísticas: </w:t>
      </w:r>
    </w:p>
    <w:p w14:paraId="03C52F86" w14:textId="085D33D1" w:rsidR="00734F54" w:rsidRPr="00AF56D4" w:rsidRDefault="00734F54" w:rsidP="008D62ED">
      <w:pPr>
        <w:widowControl/>
        <w:numPr>
          <w:ilvl w:val="1"/>
          <w:numId w:val="19"/>
        </w:numPr>
        <w:pBdr>
          <w:top w:val="nil"/>
          <w:left w:val="nil"/>
          <w:bottom w:val="nil"/>
          <w:right w:val="nil"/>
          <w:between w:val="nil"/>
        </w:pBdr>
        <w:spacing w:after="120"/>
        <w:jc w:val="both"/>
        <w:rPr>
          <w:sz w:val="20"/>
        </w:rPr>
      </w:pPr>
      <w:r w:rsidRPr="00AF56D4">
        <w:rPr>
          <w:sz w:val="20"/>
        </w:rPr>
        <w:t>4 meses antes de expiración de alquiler en vigor</w:t>
      </w:r>
      <w:r w:rsidR="00823141">
        <w:rPr>
          <w:sz w:val="20"/>
        </w:rPr>
        <w:t xml:space="preserve"> </w:t>
      </w:r>
      <w:r w:rsidR="002E3A62">
        <w:rPr>
          <w:sz w:val="20"/>
        </w:rPr>
        <w:t xml:space="preserve">se </w:t>
      </w:r>
      <w:r w:rsidR="006B0FC9" w:rsidRPr="0077251B">
        <w:rPr>
          <w:sz w:val="20"/>
        </w:rPr>
        <w:t>haga</w:t>
      </w:r>
      <w:r w:rsidR="002E3A62" w:rsidRPr="0077251B">
        <w:rPr>
          <w:sz w:val="20"/>
        </w:rPr>
        <w:t xml:space="preserve"> el</w:t>
      </w:r>
      <w:r w:rsidR="006B0FC9" w:rsidRPr="0077251B">
        <w:rPr>
          <w:sz w:val="20"/>
        </w:rPr>
        <w:t xml:space="preserve"> ofrecimiento.</w:t>
      </w:r>
      <w:r w:rsidR="006B0FC9">
        <w:rPr>
          <w:sz w:val="20"/>
        </w:rPr>
        <w:t xml:space="preserve"> </w:t>
      </w:r>
    </w:p>
    <w:p w14:paraId="1FF67FBF" w14:textId="6930F546" w:rsidR="00734F54" w:rsidRPr="002E3A62" w:rsidRDefault="00734F54" w:rsidP="008D62ED">
      <w:pPr>
        <w:widowControl/>
        <w:numPr>
          <w:ilvl w:val="1"/>
          <w:numId w:val="19"/>
        </w:numPr>
        <w:pBdr>
          <w:top w:val="nil"/>
          <w:left w:val="nil"/>
          <w:bottom w:val="nil"/>
          <w:right w:val="nil"/>
          <w:between w:val="nil"/>
        </w:pBdr>
        <w:spacing w:after="120"/>
        <w:jc w:val="both"/>
        <w:rPr>
          <w:sz w:val="20"/>
        </w:rPr>
      </w:pPr>
      <w:r w:rsidRPr="002E3A62">
        <w:rPr>
          <w:sz w:val="20"/>
        </w:rPr>
        <w:t>casos judicializados de posiciones de deuda hipotecaria una vez obtenido el testimonio</w:t>
      </w:r>
      <w:r w:rsidR="00F1315A" w:rsidRPr="002E3A62">
        <w:rPr>
          <w:sz w:val="20"/>
        </w:rPr>
        <w:t xml:space="preserve"> de adjudicación</w:t>
      </w:r>
      <w:r w:rsidR="002E3A62" w:rsidRPr="002E3A62">
        <w:rPr>
          <w:sz w:val="20"/>
        </w:rPr>
        <w:t xml:space="preserve">. </w:t>
      </w:r>
    </w:p>
    <w:p w14:paraId="4E8F8B71" w14:textId="77777777" w:rsidR="00734F54" w:rsidRPr="00AF56D4" w:rsidRDefault="00734F54" w:rsidP="000E21B7">
      <w:pPr>
        <w:pBdr>
          <w:top w:val="nil"/>
          <w:left w:val="nil"/>
          <w:bottom w:val="nil"/>
          <w:right w:val="nil"/>
          <w:between w:val="nil"/>
        </w:pBdr>
        <w:ind w:left="567"/>
        <w:jc w:val="both"/>
        <w:rPr>
          <w:color w:val="000000"/>
          <w:sz w:val="20"/>
        </w:rPr>
      </w:pPr>
      <w:r w:rsidRPr="00AF56D4">
        <w:rPr>
          <w:color w:val="000000"/>
          <w:sz w:val="20"/>
        </w:rPr>
        <w:t>En los casos ya judicializados, no se procederá a la suspensión del procedimiento realizándose de forma simultánea el ofrecimiento y la continuación de la tramitación en vía judicial del procedimiento de ocupación/desahucio. Como excepción de lo anterior, se procederá a la suspensión de aquellos procedimientos judiciales que tuvieran lanzamiento señalado en un plazo no superior a 2 meses, periodo que se estima suficiente para dar cumplimiento al proceso que se detalla a continuación.</w:t>
      </w:r>
    </w:p>
    <w:p w14:paraId="73E54BB5" w14:textId="77777777" w:rsidR="00734F54" w:rsidRPr="00AF56D4" w:rsidRDefault="00734F54" w:rsidP="000E21B7">
      <w:pPr>
        <w:pBdr>
          <w:top w:val="nil"/>
          <w:left w:val="nil"/>
          <w:bottom w:val="nil"/>
          <w:right w:val="nil"/>
          <w:between w:val="nil"/>
        </w:pBdr>
        <w:ind w:left="567"/>
        <w:jc w:val="both"/>
        <w:rPr>
          <w:sz w:val="20"/>
        </w:rPr>
      </w:pPr>
    </w:p>
    <w:p w14:paraId="3E9660E8" w14:textId="772F3A81" w:rsidR="00734F54" w:rsidRPr="00AF56D4" w:rsidRDefault="00734F54" w:rsidP="000E21B7">
      <w:pPr>
        <w:pBdr>
          <w:top w:val="nil"/>
          <w:left w:val="nil"/>
          <w:bottom w:val="nil"/>
          <w:right w:val="nil"/>
          <w:between w:val="nil"/>
        </w:pBdr>
        <w:ind w:left="567"/>
        <w:jc w:val="both"/>
        <w:rPr>
          <w:sz w:val="20"/>
        </w:rPr>
      </w:pPr>
      <w:r w:rsidRPr="00AF56D4">
        <w:rPr>
          <w:sz w:val="20"/>
        </w:rPr>
        <w:t xml:space="preserve">Una vez que la demanda </w:t>
      </w:r>
      <w:r w:rsidR="00740CE8">
        <w:rPr>
          <w:sz w:val="20"/>
        </w:rPr>
        <w:t xml:space="preserve">(ejecución hipotecaria) </w:t>
      </w:r>
      <w:r w:rsidRPr="00AF56D4">
        <w:rPr>
          <w:sz w:val="20"/>
        </w:rPr>
        <w:t>ha sido interpuesta, BBVA considera que la obligación de ofrecer el realojamiento con alquiler social procede una vez obtenido el Testimonio del Decreto de Adjudicación y con carácter previo al lanzamiento. Este ofrecimiento se realizará en todos los supuestos con independencia de que el ofrecimiento se haya hecho con carácter previo a la interposición de la demanda o no.</w:t>
      </w:r>
    </w:p>
    <w:p w14:paraId="2A106B64" w14:textId="77777777" w:rsidR="00734F54" w:rsidRDefault="00734F54" w:rsidP="000E21B7">
      <w:pPr>
        <w:pBdr>
          <w:top w:val="nil"/>
          <w:left w:val="nil"/>
          <w:bottom w:val="nil"/>
          <w:right w:val="nil"/>
          <w:between w:val="nil"/>
        </w:pBdr>
        <w:ind w:left="567" w:hanging="360"/>
        <w:jc w:val="both"/>
        <w:rPr>
          <w:color w:val="000000"/>
        </w:rPr>
      </w:pPr>
    </w:p>
    <w:p w14:paraId="52F49D44" w14:textId="749E91FB" w:rsidR="00AF56D4" w:rsidRPr="00AF56D4" w:rsidRDefault="00734F54" w:rsidP="008D62ED">
      <w:pPr>
        <w:widowControl/>
        <w:numPr>
          <w:ilvl w:val="0"/>
          <w:numId w:val="18"/>
        </w:numPr>
        <w:pBdr>
          <w:top w:val="nil"/>
          <w:left w:val="nil"/>
          <w:bottom w:val="nil"/>
          <w:right w:val="nil"/>
          <w:between w:val="nil"/>
        </w:pBdr>
        <w:spacing w:after="120"/>
        <w:ind w:left="851" w:hanging="284"/>
        <w:jc w:val="both"/>
        <w:rPr>
          <w:b/>
          <w:color w:val="000000"/>
          <w:sz w:val="20"/>
          <w:u w:val="single"/>
        </w:rPr>
      </w:pPr>
      <w:r w:rsidRPr="00AF56D4">
        <w:rPr>
          <w:b/>
          <w:color w:val="000000"/>
          <w:sz w:val="20"/>
          <w:u w:val="single"/>
        </w:rPr>
        <w:t xml:space="preserve">Envío </w:t>
      </w:r>
      <w:r w:rsidR="00AF56D4" w:rsidRPr="00AF56D4">
        <w:rPr>
          <w:b/>
          <w:color w:val="000000"/>
          <w:sz w:val="20"/>
          <w:u w:val="single"/>
        </w:rPr>
        <w:t>burofax solicitud documentación</w:t>
      </w:r>
    </w:p>
    <w:p w14:paraId="3A0E9784" w14:textId="0781210F" w:rsidR="00734F54" w:rsidRPr="00AF56D4" w:rsidRDefault="00734F54" w:rsidP="0030454A">
      <w:pPr>
        <w:pBdr>
          <w:top w:val="nil"/>
          <w:left w:val="nil"/>
          <w:bottom w:val="nil"/>
          <w:right w:val="nil"/>
          <w:between w:val="nil"/>
        </w:pBdr>
        <w:ind w:left="567"/>
        <w:jc w:val="both"/>
        <w:rPr>
          <w:color w:val="000000"/>
          <w:sz w:val="20"/>
          <w:szCs w:val="20"/>
        </w:rPr>
      </w:pPr>
      <w:r w:rsidRPr="00AF56D4">
        <w:rPr>
          <w:color w:val="000000"/>
          <w:sz w:val="20"/>
          <w:szCs w:val="20"/>
        </w:rPr>
        <w:t>El Servicer</w:t>
      </w:r>
      <w:r w:rsidR="00164A3F" w:rsidRPr="00AF56D4">
        <w:rPr>
          <w:color w:val="000000"/>
          <w:sz w:val="20"/>
          <w:szCs w:val="20"/>
        </w:rPr>
        <w:t xml:space="preserve"> </w:t>
      </w:r>
      <w:r w:rsidRPr="00AF56D4">
        <w:rPr>
          <w:color w:val="000000"/>
          <w:sz w:val="20"/>
          <w:szCs w:val="20"/>
        </w:rPr>
        <w:t>realizará el envío del burofax</w:t>
      </w:r>
      <w:r w:rsidR="009C0E6F">
        <w:rPr>
          <w:color w:val="000000"/>
          <w:sz w:val="20"/>
          <w:szCs w:val="20"/>
        </w:rPr>
        <w:t xml:space="preserve"> (consultar Anexo 5 – Ofrecimiento de Alquiler Social – circuito Servicer)</w:t>
      </w:r>
      <w:r w:rsidRPr="00AF56D4">
        <w:rPr>
          <w:color w:val="000000"/>
          <w:sz w:val="20"/>
          <w:szCs w:val="20"/>
        </w:rPr>
        <w:t xml:space="preserve"> con acuse de recibo y certificación de contenido (esta certificación puede solicitarse en el plazo de 6 meses desde su envío), en el que se informa que, en aplicación de la normativa actual vigente, la entidad ofrecerá alquiler social siempre que se cumplan los requisitos contenidos en la norma y a tal efecto se concede el plazo de un mes desde la recepción para que se aporte la documentación pertinente acreditativa de su situación personal/familiar y económica.</w:t>
      </w:r>
    </w:p>
    <w:p w14:paraId="5CD76CC2" w14:textId="77777777" w:rsidR="002B47C9" w:rsidRPr="00AF56D4" w:rsidRDefault="002B47C9" w:rsidP="000E21B7">
      <w:pPr>
        <w:pBdr>
          <w:top w:val="nil"/>
          <w:left w:val="nil"/>
          <w:bottom w:val="nil"/>
          <w:right w:val="nil"/>
          <w:between w:val="nil"/>
        </w:pBdr>
        <w:ind w:left="567" w:hanging="76"/>
        <w:jc w:val="both"/>
        <w:rPr>
          <w:color w:val="000000"/>
          <w:sz w:val="20"/>
          <w:szCs w:val="20"/>
        </w:rPr>
      </w:pPr>
    </w:p>
    <w:p w14:paraId="4F742518" w14:textId="77777777" w:rsidR="00734F54" w:rsidRPr="00AF56D4" w:rsidRDefault="00164A3F" w:rsidP="008D62ED">
      <w:pPr>
        <w:pStyle w:val="Prrafodelista"/>
        <w:widowControl w:val="0"/>
        <w:numPr>
          <w:ilvl w:val="0"/>
          <w:numId w:val="21"/>
        </w:numPr>
        <w:pBdr>
          <w:top w:val="nil"/>
          <w:left w:val="nil"/>
          <w:bottom w:val="nil"/>
          <w:right w:val="nil"/>
          <w:between w:val="nil"/>
        </w:pBdr>
        <w:spacing w:after="0"/>
        <w:ind w:left="993"/>
        <w:rPr>
          <w:rFonts w:ascii="Arial" w:eastAsia="Arial" w:hAnsi="Arial" w:cs="Arial"/>
        </w:rPr>
      </w:pPr>
      <w:r w:rsidRPr="00AF56D4">
        <w:t xml:space="preserve">Nota 1: </w:t>
      </w:r>
      <w:r w:rsidR="00734F54" w:rsidRPr="00AF56D4">
        <w:t xml:space="preserve">En el caso de los arrendamientos, por impago rentas y vencimientos de contrato se realizará el envío del burofax a la atención de arrendatario. </w:t>
      </w:r>
    </w:p>
    <w:p w14:paraId="35BFE2A9" w14:textId="77777777" w:rsidR="00734F54" w:rsidRPr="00AF56D4" w:rsidRDefault="00164A3F" w:rsidP="008D62ED">
      <w:pPr>
        <w:pStyle w:val="Prrafodelista"/>
        <w:numPr>
          <w:ilvl w:val="0"/>
          <w:numId w:val="21"/>
        </w:numPr>
        <w:pBdr>
          <w:top w:val="nil"/>
          <w:left w:val="nil"/>
          <w:bottom w:val="nil"/>
          <w:right w:val="nil"/>
          <w:between w:val="nil"/>
        </w:pBdr>
        <w:ind w:left="993"/>
      </w:pPr>
      <w:r w:rsidRPr="00AF56D4">
        <w:t xml:space="preserve">Nota 2: </w:t>
      </w:r>
      <w:r w:rsidR="00734F54" w:rsidRPr="00AF56D4">
        <w:t xml:space="preserve">En el caso de las ocupaciones ilegales (sin título), el Servicer: </w:t>
      </w:r>
    </w:p>
    <w:p w14:paraId="1D67382D" w14:textId="77777777" w:rsidR="00734F54" w:rsidRPr="00AF56D4" w:rsidRDefault="00734F54" w:rsidP="008D62ED">
      <w:pPr>
        <w:pStyle w:val="Prrafodelista"/>
        <w:numPr>
          <w:ilvl w:val="1"/>
          <w:numId w:val="21"/>
        </w:numPr>
        <w:ind w:left="1276" w:hanging="283"/>
      </w:pPr>
      <w:r w:rsidRPr="00AF56D4">
        <w:t xml:space="preserve">Reflejará dicha situación en sus sistemas de gestión e iniciará las acciones legales oportunas. </w:t>
      </w:r>
    </w:p>
    <w:p w14:paraId="1BE2D477" w14:textId="311BF72E" w:rsidR="00734F54" w:rsidRPr="00AF56D4" w:rsidRDefault="00EB3D15" w:rsidP="008D62ED">
      <w:pPr>
        <w:pStyle w:val="Prrafodelista"/>
        <w:numPr>
          <w:ilvl w:val="1"/>
          <w:numId w:val="21"/>
        </w:numPr>
        <w:ind w:left="1276" w:hanging="283"/>
      </w:pPr>
      <w:r>
        <w:t>En caso de solicitarlo BBVA, d</w:t>
      </w:r>
      <w:r w:rsidR="00734F54" w:rsidRPr="00AF56D4">
        <w:t xml:space="preserve">ará de alta un nuevo expediente de ofrecimiento en sus sistemas, archivando toda la documentación relativa al mismo.  </w:t>
      </w:r>
    </w:p>
    <w:p w14:paraId="67FDA2F5" w14:textId="77777777" w:rsidR="00734F54" w:rsidRPr="00AF56D4" w:rsidRDefault="00734F54" w:rsidP="008D62ED">
      <w:pPr>
        <w:pStyle w:val="Prrafodelista"/>
        <w:numPr>
          <w:ilvl w:val="1"/>
          <w:numId w:val="21"/>
        </w:numPr>
        <w:pBdr>
          <w:top w:val="nil"/>
          <w:left w:val="nil"/>
          <w:bottom w:val="nil"/>
          <w:right w:val="nil"/>
          <w:between w:val="nil"/>
        </w:pBdr>
        <w:ind w:left="1276" w:hanging="283"/>
      </w:pPr>
      <w:r w:rsidRPr="00AF56D4">
        <w:t>Realizará el envío del burofax a los ocupantes ilegales si se tiene constancia de sus datos.</w:t>
      </w:r>
    </w:p>
    <w:p w14:paraId="08618705" w14:textId="77777777" w:rsidR="002B47C9" w:rsidRPr="00AF56D4" w:rsidRDefault="002B47C9" w:rsidP="008D62ED">
      <w:pPr>
        <w:pStyle w:val="Prrafodelista"/>
        <w:widowControl w:val="0"/>
        <w:numPr>
          <w:ilvl w:val="0"/>
          <w:numId w:val="21"/>
        </w:numPr>
        <w:pBdr>
          <w:top w:val="nil"/>
          <w:left w:val="nil"/>
          <w:bottom w:val="nil"/>
          <w:right w:val="nil"/>
          <w:between w:val="nil"/>
        </w:pBdr>
        <w:spacing w:after="0"/>
        <w:ind w:left="993"/>
        <w:rPr>
          <w:rFonts w:ascii="Arial" w:eastAsia="Arial" w:hAnsi="Arial" w:cs="Arial"/>
        </w:rPr>
      </w:pPr>
      <w:r w:rsidRPr="00AF56D4">
        <w:t>Nota 3: En los casos judicializados de deuda hipotecaria en los que ya se dispone del testimonio de adjudicación, se realizará el envío del burofax a la atención del deudor hipotecario, hipotecante no deudor y avalistas que ofrecieron primera vivienda como aval</w:t>
      </w:r>
      <w:r w:rsidR="00383EF3" w:rsidRPr="00AF56D4">
        <w:t>.</w:t>
      </w:r>
    </w:p>
    <w:p w14:paraId="20858184" w14:textId="1CA4EDCA" w:rsidR="00734F54" w:rsidRPr="00D1485B" w:rsidRDefault="00734F54" w:rsidP="000E21B7">
      <w:pPr>
        <w:pBdr>
          <w:top w:val="nil"/>
          <w:left w:val="nil"/>
          <w:bottom w:val="nil"/>
          <w:right w:val="nil"/>
          <w:between w:val="nil"/>
        </w:pBdr>
        <w:tabs>
          <w:tab w:val="left" w:pos="142"/>
        </w:tabs>
        <w:spacing w:before="240"/>
        <w:ind w:left="567"/>
        <w:jc w:val="both"/>
        <w:rPr>
          <w:color w:val="000000"/>
          <w:sz w:val="20"/>
          <w:szCs w:val="20"/>
        </w:rPr>
      </w:pPr>
      <w:r w:rsidRPr="00B9617D">
        <w:rPr>
          <w:color w:val="000000"/>
          <w:sz w:val="20"/>
        </w:rPr>
        <w:t xml:space="preserve">La contestación, el envío de documentación y cualquier tipo de comunicación con los beneficiarios se realizará exclusivamente mediante los siguientes </w:t>
      </w:r>
      <w:r w:rsidRPr="00D1485B">
        <w:rPr>
          <w:color w:val="000000"/>
          <w:sz w:val="20"/>
          <w:szCs w:val="20"/>
        </w:rPr>
        <w:t xml:space="preserve">buzones de correo: </w:t>
      </w:r>
      <w:r w:rsidR="00D1485B" w:rsidRPr="00D1485B">
        <w:rPr>
          <w:rStyle w:val="Hipervnculo"/>
          <w:rFonts w:eastAsia="Times New Roman"/>
          <w:sz w:val="20"/>
          <w:szCs w:val="20"/>
        </w:rPr>
        <w:t>ofrecimientosleycatalana@haya.es</w:t>
      </w:r>
      <w:r w:rsidRPr="00D1485B">
        <w:rPr>
          <w:rStyle w:val="Hipervnculo"/>
          <w:rFonts w:eastAsia="Times New Roman"/>
          <w:sz w:val="20"/>
          <w:szCs w:val="20"/>
        </w:rPr>
        <w:t>.</w:t>
      </w:r>
      <w:ins w:id="69" w:author="Daniel Leganes Ferreras" w:date="2020-06-23T15:34:00Z">
        <w:r w:rsidR="00737ADB" w:rsidRPr="00D1485B">
          <w:rPr>
            <w:color w:val="000000"/>
            <w:sz w:val="20"/>
            <w:szCs w:val="20"/>
          </w:rPr>
          <w:t xml:space="preserve"> </w:t>
        </w:r>
      </w:ins>
    </w:p>
    <w:p w14:paraId="14FB7B8F" w14:textId="77777777" w:rsidR="001E1F6B" w:rsidRDefault="00734F54" w:rsidP="001E1F6B">
      <w:pPr>
        <w:pBdr>
          <w:top w:val="nil"/>
          <w:left w:val="nil"/>
          <w:bottom w:val="nil"/>
          <w:right w:val="nil"/>
          <w:between w:val="nil"/>
        </w:pBdr>
        <w:tabs>
          <w:tab w:val="left" w:pos="142"/>
        </w:tabs>
        <w:spacing w:before="240"/>
        <w:ind w:left="567"/>
        <w:jc w:val="both"/>
        <w:rPr>
          <w:sz w:val="20"/>
        </w:rPr>
      </w:pPr>
      <w:r w:rsidRPr="00B9617D">
        <w:rPr>
          <w:color w:val="000000"/>
          <w:sz w:val="20"/>
        </w:rPr>
        <w:t xml:space="preserve">El Servicer registrará la fecha de envío del burofax de solicitud de documentación en sus sistemas de </w:t>
      </w:r>
      <w:r w:rsidRPr="00B9617D">
        <w:rPr>
          <w:sz w:val="20"/>
        </w:rPr>
        <w:t>gestión</w:t>
      </w:r>
      <w:r w:rsidR="00164A3F" w:rsidRPr="00B9617D">
        <w:rPr>
          <w:sz w:val="20"/>
        </w:rPr>
        <w:t>.</w:t>
      </w:r>
      <w:r w:rsidRPr="00B9617D">
        <w:rPr>
          <w:sz w:val="20"/>
        </w:rPr>
        <w:t xml:space="preserve"> </w:t>
      </w:r>
      <w:r w:rsidR="00BA1D99" w:rsidRPr="00B9617D">
        <w:rPr>
          <w:sz w:val="20"/>
        </w:rPr>
        <w:t>A partir de la recepción</w:t>
      </w:r>
      <w:r w:rsidR="00D221BC">
        <w:rPr>
          <w:sz w:val="20"/>
        </w:rPr>
        <w:t xml:space="preserve"> (o no recepción) </w:t>
      </w:r>
      <w:r w:rsidR="00BA1D99" w:rsidRPr="00B9617D">
        <w:rPr>
          <w:sz w:val="20"/>
        </w:rPr>
        <w:t xml:space="preserve">del burofax </w:t>
      </w:r>
      <w:r w:rsidRPr="00B9617D">
        <w:rPr>
          <w:sz w:val="20"/>
        </w:rPr>
        <w:t xml:space="preserve">comenzará a </w:t>
      </w:r>
      <w:r w:rsidR="00DC6EBA" w:rsidRPr="00B9617D">
        <w:rPr>
          <w:sz w:val="20"/>
        </w:rPr>
        <w:t>contar el</w:t>
      </w:r>
      <w:r w:rsidRPr="00B9617D">
        <w:rPr>
          <w:sz w:val="20"/>
        </w:rPr>
        <w:t xml:space="preserve"> plazo</w:t>
      </w:r>
      <w:r w:rsidR="00164A3F" w:rsidRPr="00B9617D">
        <w:rPr>
          <w:sz w:val="20"/>
        </w:rPr>
        <w:t xml:space="preserve"> </w:t>
      </w:r>
      <w:r w:rsidRPr="00B9617D">
        <w:rPr>
          <w:sz w:val="20"/>
        </w:rPr>
        <w:t>de un (1) mes para la contestación y el envío de la documentación por el beneficiario.</w:t>
      </w:r>
    </w:p>
    <w:p w14:paraId="4D2E210C" w14:textId="7181A09C" w:rsidR="00734F54" w:rsidRPr="001E1F6B" w:rsidRDefault="00DF4107" w:rsidP="001E1F6B">
      <w:pPr>
        <w:pBdr>
          <w:top w:val="nil"/>
          <w:left w:val="nil"/>
          <w:bottom w:val="nil"/>
          <w:right w:val="nil"/>
          <w:between w:val="nil"/>
        </w:pBdr>
        <w:tabs>
          <w:tab w:val="left" w:pos="142"/>
        </w:tabs>
        <w:spacing w:before="240"/>
        <w:ind w:left="567"/>
        <w:jc w:val="both"/>
        <w:rPr>
          <w:sz w:val="20"/>
        </w:rPr>
      </w:pPr>
      <w:r w:rsidRPr="00B9617D">
        <w:rPr>
          <w:color w:val="000000"/>
          <w:sz w:val="20"/>
        </w:rPr>
        <w:t>L</w:t>
      </w:r>
      <w:r w:rsidR="00734F54" w:rsidRPr="00B9617D">
        <w:rPr>
          <w:color w:val="000000"/>
          <w:sz w:val="20"/>
        </w:rPr>
        <w:t>a documentación a solicitar es la siguiente:</w:t>
      </w:r>
    </w:p>
    <w:p w14:paraId="7DB6B255" w14:textId="77777777" w:rsidR="00B9617D" w:rsidRPr="00B9617D" w:rsidRDefault="00B9617D" w:rsidP="000E21B7">
      <w:pPr>
        <w:pBdr>
          <w:top w:val="nil"/>
          <w:left w:val="nil"/>
          <w:bottom w:val="nil"/>
          <w:right w:val="nil"/>
          <w:between w:val="nil"/>
        </w:pBdr>
        <w:ind w:left="567" w:hanging="360"/>
        <w:jc w:val="both"/>
        <w:rPr>
          <w:color w:val="000000"/>
          <w:sz w:val="20"/>
        </w:rPr>
      </w:pPr>
    </w:p>
    <w:p w14:paraId="64E45313" w14:textId="77777777" w:rsidR="00734F54" w:rsidRDefault="00734F54" w:rsidP="000E21B7">
      <w:pPr>
        <w:pBdr>
          <w:top w:val="nil"/>
          <w:left w:val="nil"/>
          <w:bottom w:val="nil"/>
          <w:right w:val="nil"/>
          <w:between w:val="nil"/>
        </w:pBdr>
        <w:ind w:left="567" w:hanging="360"/>
        <w:jc w:val="center"/>
        <w:rPr>
          <w:color w:val="000000"/>
        </w:rPr>
      </w:pPr>
      <w:r>
        <w:rPr>
          <w:noProof/>
          <w:color w:val="000000"/>
        </w:rPr>
        <w:lastRenderedPageBreak/>
        <w:drawing>
          <wp:inline distT="0" distB="0" distL="0" distR="0" wp14:anchorId="1A291857" wp14:editId="359792D4">
            <wp:extent cx="5676487" cy="4385310"/>
            <wp:effectExtent l="0" t="0" r="635"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2"/>
                    <a:srcRect/>
                    <a:stretch>
                      <a:fillRect/>
                    </a:stretch>
                  </pic:blipFill>
                  <pic:spPr>
                    <a:xfrm>
                      <a:off x="0" y="0"/>
                      <a:ext cx="5680070" cy="4388078"/>
                    </a:xfrm>
                    <a:prstGeom prst="rect">
                      <a:avLst/>
                    </a:prstGeom>
                    <a:ln/>
                  </pic:spPr>
                </pic:pic>
              </a:graphicData>
            </a:graphic>
          </wp:inline>
        </w:drawing>
      </w:r>
    </w:p>
    <w:p w14:paraId="2653E4D5" w14:textId="1E86B23D" w:rsidR="00734F54" w:rsidRPr="00B9617D" w:rsidRDefault="00346626" w:rsidP="00592C17">
      <w:pPr>
        <w:pBdr>
          <w:top w:val="nil"/>
          <w:left w:val="nil"/>
          <w:bottom w:val="nil"/>
          <w:right w:val="nil"/>
          <w:between w:val="nil"/>
        </w:pBdr>
        <w:spacing w:before="240"/>
        <w:ind w:left="567"/>
        <w:jc w:val="both"/>
        <w:rPr>
          <w:color w:val="000000"/>
          <w:sz w:val="20"/>
        </w:rPr>
      </w:pPr>
      <w:r>
        <w:rPr>
          <w:color w:val="000000"/>
        </w:rPr>
        <w:t xml:space="preserve"> </w:t>
      </w:r>
      <w:r w:rsidR="00734F54" w:rsidRPr="00B9617D">
        <w:rPr>
          <w:sz w:val="20"/>
        </w:rPr>
        <w:t xml:space="preserve">En </w:t>
      </w:r>
      <w:r w:rsidR="00164A3F" w:rsidRPr="00B9617D">
        <w:rPr>
          <w:sz w:val="20"/>
        </w:rPr>
        <w:t xml:space="preserve">el caso particular de las </w:t>
      </w:r>
      <w:r w:rsidR="00734F54" w:rsidRPr="00B9617D">
        <w:rPr>
          <w:color w:val="000000"/>
          <w:sz w:val="20"/>
          <w:u w:val="single"/>
        </w:rPr>
        <w:t xml:space="preserve">ocupaciones </w:t>
      </w:r>
      <w:r w:rsidR="00D9252B" w:rsidRPr="00B9617D">
        <w:rPr>
          <w:color w:val="000000"/>
          <w:sz w:val="20"/>
          <w:u w:val="single"/>
        </w:rPr>
        <w:t>ilegales</w:t>
      </w:r>
      <w:r w:rsidR="00D9252B">
        <w:rPr>
          <w:color w:val="000000"/>
          <w:sz w:val="20"/>
          <w:u w:val="single"/>
        </w:rPr>
        <w:t xml:space="preserve"> (*)</w:t>
      </w:r>
      <w:r w:rsidR="00734F54" w:rsidRPr="00B9617D">
        <w:rPr>
          <w:color w:val="000000"/>
          <w:sz w:val="20"/>
        </w:rPr>
        <w:t xml:space="preserve"> existen una serie de criterios adicionales. Todos deben ser cumplidos para que el resultado del análisis sea apto:</w:t>
      </w:r>
    </w:p>
    <w:p w14:paraId="7B7E8C8D" w14:textId="77777777" w:rsidR="00734F54" w:rsidRPr="00B9617D" w:rsidRDefault="00734F54" w:rsidP="008D62ED">
      <w:pPr>
        <w:widowControl/>
        <w:numPr>
          <w:ilvl w:val="0"/>
          <w:numId w:val="34"/>
        </w:numPr>
        <w:pBdr>
          <w:top w:val="nil"/>
          <w:left w:val="nil"/>
          <w:bottom w:val="nil"/>
          <w:right w:val="nil"/>
          <w:between w:val="nil"/>
        </w:pBdr>
        <w:spacing w:after="120"/>
        <w:ind w:left="1134" w:hanging="283"/>
        <w:jc w:val="both"/>
        <w:rPr>
          <w:color w:val="000000"/>
          <w:sz w:val="20"/>
        </w:rPr>
      </w:pPr>
      <w:r w:rsidRPr="00B9617D">
        <w:rPr>
          <w:color w:val="000000"/>
          <w:sz w:val="20"/>
        </w:rPr>
        <w:t>Que la vivienda se encuentre desocupada de forma permanente durante un plazo de más de 2 años.</w:t>
      </w:r>
    </w:p>
    <w:p w14:paraId="40E300DF" w14:textId="77777777" w:rsidR="00734F54" w:rsidRPr="00B9617D" w:rsidRDefault="00734F54" w:rsidP="008D62ED">
      <w:pPr>
        <w:widowControl/>
        <w:numPr>
          <w:ilvl w:val="0"/>
          <w:numId w:val="34"/>
        </w:numPr>
        <w:pBdr>
          <w:top w:val="nil"/>
          <w:left w:val="nil"/>
          <w:bottom w:val="nil"/>
          <w:right w:val="nil"/>
          <w:between w:val="nil"/>
        </w:pBdr>
        <w:spacing w:after="120"/>
        <w:ind w:left="1134" w:hanging="283"/>
        <w:jc w:val="both"/>
        <w:rPr>
          <w:color w:val="000000"/>
          <w:sz w:val="20"/>
        </w:rPr>
      </w:pPr>
      <w:r w:rsidRPr="00B9617D">
        <w:rPr>
          <w:color w:val="000000"/>
          <w:sz w:val="20"/>
        </w:rPr>
        <w:t xml:space="preserve">Que los ocupantes acrediten por cualquier medio admitido en derecho que la ocupación sin título se inició, como mínimo, seis meses antes de la entrada en vigor del Decreto Ley de 23 de diciembre de 2019, de medidas urgentes para mejorar el acceso a la vivienda., es decir, desde 1 de julio de 2019. </w:t>
      </w:r>
    </w:p>
    <w:p w14:paraId="5FA54A65" w14:textId="77777777" w:rsidR="00734F54" w:rsidRPr="00B9617D" w:rsidRDefault="00734F54" w:rsidP="008D62ED">
      <w:pPr>
        <w:widowControl/>
        <w:numPr>
          <w:ilvl w:val="0"/>
          <w:numId w:val="34"/>
        </w:numPr>
        <w:pBdr>
          <w:top w:val="nil"/>
          <w:left w:val="nil"/>
          <w:bottom w:val="nil"/>
          <w:right w:val="nil"/>
          <w:between w:val="nil"/>
        </w:pBdr>
        <w:spacing w:after="120"/>
        <w:ind w:left="1134" w:hanging="283"/>
        <w:jc w:val="both"/>
        <w:rPr>
          <w:color w:val="000000"/>
          <w:sz w:val="20"/>
        </w:rPr>
      </w:pPr>
      <w:r w:rsidRPr="00B9617D">
        <w:rPr>
          <w:color w:val="000000"/>
          <w:sz w:val="20"/>
        </w:rPr>
        <w:t xml:space="preserve">Que los ocupantes no hayan rechazado ninguna opción de realojo social en los últimos dos años ofrecida por cualquier administración pública.  </w:t>
      </w:r>
    </w:p>
    <w:p w14:paraId="6323E74C" w14:textId="77777777" w:rsidR="00734F54" w:rsidRPr="00B9617D" w:rsidRDefault="00734F54" w:rsidP="008D62ED">
      <w:pPr>
        <w:widowControl/>
        <w:numPr>
          <w:ilvl w:val="0"/>
          <w:numId w:val="34"/>
        </w:numPr>
        <w:pBdr>
          <w:top w:val="nil"/>
          <w:left w:val="nil"/>
          <w:bottom w:val="nil"/>
          <w:right w:val="nil"/>
          <w:between w:val="nil"/>
        </w:pBdr>
        <w:spacing w:after="120"/>
        <w:ind w:left="1134" w:hanging="283"/>
        <w:jc w:val="both"/>
        <w:rPr>
          <w:color w:val="000000"/>
          <w:sz w:val="20"/>
        </w:rPr>
      </w:pPr>
      <w:r w:rsidRPr="00B9617D">
        <w:rPr>
          <w:color w:val="000000"/>
          <w:sz w:val="20"/>
        </w:rPr>
        <w:t>Que los servicios municipales emitan informe favorable sobre el cumplimiento, por parte de los ocupantes, de los parámetros de riesgo de exclusión residencial y sobre el arraigo y la convivencia en el entorno vecinal.</w:t>
      </w:r>
    </w:p>
    <w:p w14:paraId="736D29F2" w14:textId="20C979E3" w:rsidR="00734F54" w:rsidRDefault="00D9252B" w:rsidP="00D9252B">
      <w:pPr>
        <w:pBdr>
          <w:top w:val="nil"/>
          <w:left w:val="nil"/>
          <w:bottom w:val="nil"/>
          <w:right w:val="nil"/>
          <w:between w:val="nil"/>
        </w:pBdr>
        <w:ind w:left="567"/>
        <w:jc w:val="both"/>
        <w:rPr>
          <w:color w:val="000000"/>
          <w:sz w:val="20"/>
        </w:rPr>
      </w:pPr>
      <w:r>
        <w:rPr>
          <w:color w:val="000000"/>
          <w:sz w:val="20"/>
        </w:rPr>
        <w:t>(*) Para las situaciones de ocupaciones ilegales, será BBVA el que solicite cualquier acción al Servicer.</w:t>
      </w:r>
    </w:p>
    <w:p w14:paraId="6C55CAFC" w14:textId="77777777" w:rsidR="00AC1BE7" w:rsidRPr="00B9617D" w:rsidRDefault="00AC1BE7" w:rsidP="00D9252B">
      <w:pPr>
        <w:pBdr>
          <w:top w:val="nil"/>
          <w:left w:val="nil"/>
          <w:bottom w:val="nil"/>
          <w:right w:val="nil"/>
          <w:between w:val="nil"/>
        </w:pBdr>
        <w:ind w:left="567"/>
        <w:jc w:val="both"/>
        <w:rPr>
          <w:color w:val="000000"/>
          <w:sz w:val="20"/>
        </w:rPr>
      </w:pPr>
    </w:p>
    <w:p w14:paraId="3DEF12DD" w14:textId="77777777" w:rsidR="00734F54" w:rsidRPr="00B9617D" w:rsidRDefault="00734F54" w:rsidP="008D62ED">
      <w:pPr>
        <w:widowControl/>
        <w:numPr>
          <w:ilvl w:val="0"/>
          <w:numId w:val="18"/>
        </w:numPr>
        <w:pBdr>
          <w:top w:val="nil"/>
          <w:left w:val="nil"/>
          <w:bottom w:val="nil"/>
          <w:right w:val="nil"/>
          <w:between w:val="nil"/>
        </w:pBdr>
        <w:spacing w:after="120"/>
        <w:ind w:left="851" w:hanging="284"/>
        <w:jc w:val="both"/>
        <w:rPr>
          <w:b/>
          <w:color w:val="000000"/>
          <w:sz w:val="20"/>
          <w:u w:val="single"/>
        </w:rPr>
      </w:pPr>
      <w:r w:rsidRPr="00B9617D">
        <w:rPr>
          <w:b/>
          <w:color w:val="000000"/>
          <w:sz w:val="20"/>
          <w:u w:val="single"/>
        </w:rPr>
        <w:t>Análisis de la documentación</w:t>
      </w:r>
      <w:ins w:id="70" w:author="Daniel Leganes Ferreras" w:date="2020-06-23T15:35:00Z">
        <w:r w:rsidR="009B07F0">
          <w:rPr>
            <w:b/>
            <w:color w:val="000000"/>
            <w:sz w:val="20"/>
            <w:u w:val="single"/>
          </w:rPr>
          <w:t xml:space="preserve"> </w:t>
        </w:r>
      </w:ins>
    </w:p>
    <w:p w14:paraId="14BA188E" w14:textId="77777777" w:rsidR="00E638E5" w:rsidRDefault="00734F54" w:rsidP="00E638E5">
      <w:pPr>
        <w:pStyle w:val="Textocomentario"/>
        <w:ind w:left="567"/>
        <w:rPr>
          <w:color w:val="000000"/>
        </w:rPr>
      </w:pPr>
      <w:r w:rsidRPr="00B9617D">
        <w:rPr>
          <w:color w:val="000000"/>
        </w:rPr>
        <w:t>Toda la documentación debe ser enviada por el beneficiario a los citados buzones antes de la finalización del plazo de un (1) mes.</w:t>
      </w:r>
    </w:p>
    <w:p w14:paraId="6A255D76" w14:textId="2773D1BD" w:rsidR="000004D4" w:rsidRPr="00E638E5" w:rsidRDefault="00E638E5" w:rsidP="00E638E5">
      <w:pPr>
        <w:pStyle w:val="Textocomentario"/>
        <w:ind w:left="567"/>
        <w:rPr>
          <w:color w:val="000000"/>
        </w:rPr>
      </w:pPr>
      <w:r w:rsidRPr="00E638E5">
        <w:rPr>
          <w:color w:val="000000"/>
        </w:rPr>
        <w:t xml:space="preserve">El buzón </w:t>
      </w:r>
      <w:r w:rsidR="00EB7BD5" w:rsidRPr="00E638E5">
        <w:rPr>
          <w:color w:val="000000"/>
        </w:rPr>
        <w:t xml:space="preserve">de mail habilitado y en base a lo acordado en el Anexo 2 sobre el tratamiento de los datos de carácter personal </w:t>
      </w:r>
      <w:r w:rsidRPr="00E638E5">
        <w:rPr>
          <w:color w:val="000000"/>
        </w:rPr>
        <w:t>es</w:t>
      </w:r>
      <w:r>
        <w:rPr>
          <w:rFonts w:eastAsia="Times New Roman"/>
          <w:color w:val="1F497D"/>
        </w:rPr>
        <w:t xml:space="preserve"> </w:t>
      </w:r>
      <w:r w:rsidRPr="00E638E5">
        <w:rPr>
          <w:rStyle w:val="Hipervnculo"/>
          <w:rFonts w:eastAsia="Times New Roman"/>
        </w:rPr>
        <w:t>ofrecimientosleycatalana@haya.es</w:t>
      </w:r>
      <w:r>
        <w:rPr>
          <w:rStyle w:val="Hipervnculo"/>
          <w:rFonts w:eastAsia="Times New Roman"/>
        </w:rPr>
        <w:t>.</w:t>
      </w:r>
    </w:p>
    <w:p w14:paraId="73856276" w14:textId="60B06526" w:rsidR="00DB5FEE" w:rsidRDefault="00734F54" w:rsidP="00DB5FEE">
      <w:pPr>
        <w:pStyle w:val="Textocomentario"/>
        <w:ind w:left="567"/>
        <w:rPr>
          <w:color w:val="000000"/>
        </w:rPr>
      </w:pPr>
      <w:r w:rsidRPr="00B9617D">
        <w:rPr>
          <w:color w:val="000000"/>
        </w:rPr>
        <w:t xml:space="preserve">Solo si el beneficiario contesta en plazo y aporta la totalidad de la documentación requerida por normativa se procederá al ofrecimiento del alquiler social (si cumpliera los requisitos descritos). </w:t>
      </w:r>
    </w:p>
    <w:p w14:paraId="38B640BF" w14:textId="4F6B2789" w:rsidR="00734F54" w:rsidRPr="00DB5FEE" w:rsidRDefault="00734F54" w:rsidP="00DB5FEE">
      <w:pPr>
        <w:pStyle w:val="Textocomentario"/>
        <w:ind w:left="567"/>
        <w:rPr>
          <w:u w:val="single"/>
        </w:rPr>
      </w:pPr>
      <w:r w:rsidRPr="00B9617D">
        <w:rPr>
          <w:color w:val="000000"/>
        </w:rPr>
        <w:t xml:space="preserve">En caso </w:t>
      </w:r>
      <w:r w:rsidR="000004D4" w:rsidRPr="00B9617D">
        <w:rPr>
          <w:color w:val="000000"/>
        </w:rPr>
        <w:t>contrario, esto</w:t>
      </w:r>
      <w:r w:rsidRPr="00B9617D">
        <w:rPr>
          <w:color w:val="000000"/>
        </w:rPr>
        <w:t xml:space="preserve"> es, no aporta toda la documentación o lo hace fuera de plazo, o bien por el resultado del análisis se considera no apto. </w:t>
      </w:r>
    </w:p>
    <w:p w14:paraId="42DEB601" w14:textId="77777777" w:rsidR="00734F54" w:rsidRPr="00B9617D" w:rsidRDefault="00346626" w:rsidP="00B9617D">
      <w:pPr>
        <w:pBdr>
          <w:top w:val="nil"/>
          <w:left w:val="nil"/>
          <w:bottom w:val="nil"/>
          <w:right w:val="nil"/>
          <w:between w:val="nil"/>
        </w:pBdr>
        <w:spacing w:before="240"/>
        <w:ind w:left="567" w:hanging="360"/>
        <w:jc w:val="both"/>
        <w:rPr>
          <w:color w:val="000000"/>
          <w:sz w:val="20"/>
          <w:szCs w:val="20"/>
        </w:rPr>
      </w:pPr>
      <w:r w:rsidRPr="00B9617D">
        <w:rPr>
          <w:color w:val="000000"/>
          <w:sz w:val="20"/>
          <w:szCs w:val="20"/>
        </w:rPr>
        <w:lastRenderedPageBreak/>
        <w:t xml:space="preserve">  </w:t>
      </w:r>
      <w:r w:rsidR="00DF4107" w:rsidRPr="00B9617D">
        <w:rPr>
          <w:color w:val="000000"/>
          <w:sz w:val="20"/>
          <w:szCs w:val="20"/>
        </w:rPr>
        <w:t xml:space="preserve">      </w:t>
      </w:r>
      <w:r w:rsidR="00734F54" w:rsidRPr="00B9617D">
        <w:rPr>
          <w:color w:val="000000"/>
          <w:sz w:val="20"/>
          <w:szCs w:val="20"/>
        </w:rPr>
        <w:t xml:space="preserve">Posibles escenarios: </w:t>
      </w:r>
    </w:p>
    <w:p w14:paraId="74F91D4D" w14:textId="77777777" w:rsidR="00734F54" w:rsidRPr="00B9617D" w:rsidRDefault="00164A3F" w:rsidP="008D62ED">
      <w:pPr>
        <w:widowControl/>
        <w:numPr>
          <w:ilvl w:val="0"/>
          <w:numId w:val="20"/>
        </w:numPr>
        <w:pBdr>
          <w:top w:val="nil"/>
          <w:left w:val="nil"/>
          <w:bottom w:val="nil"/>
          <w:right w:val="nil"/>
          <w:between w:val="nil"/>
        </w:pBdr>
        <w:spacing w:before="240" w:after="120"/>
        <w:ind w:left="993" w:hanging="426"/>
        <w:jc w:val="both"/>
        <w:rPr>
          <w:color w:val="000000"/>
          <w:sz w:val="20"/>
          <w:szCs w:val="20"/>
        </w:rPr>
      </w:pPr>
      <w:r w:rsidRPr="00B9617D">
        <w:rPr>
          <w:sz w:val="20"/>
          <w:szCs w:val="20"/>
        </w:rPr>
        <w:t xml:space="preserve">Escenario 1: </w:t>
      </w:r>
      <w:r w:rsidR="00734F54" w:rsidRPr="00B9617D">
        <w:rPr>
          <w:sz w:val="20"/>
          <w:szCs w:val="20"/>
        </w:rPr>
        <w:t xml:space="preserve">No se recibe </w:t>
      </w:r>
      <w:r w:rsidR="00734F54" w:rsidRPr="00B9617D">
        <w:rPr>
          <w:color w:val="000000"/>
          <w:sz w:val="20"/>
          <w:szCs w:val="20"/>
        </w:rPr>
        <w:t>la totalidad de la documentación o, a pesar de ser recibida, no cumple los requisitos, el Servicer realizará las siguientes tareas:</w:t>
      </w:r>
    </w:p>
    <w:p w14:paraId="13E6041E" w14:textId="77777777" w:rsidR="00734F54" w:rsidRPr="00B9617D" w:rsidRDefault="00DF4107" w:rsidP="008D62ED">
      <w:pPr>
        <w:widowControl/>
        <w:numPr>
          <w:ilvl w:val="0"/>
          <w:numId w:val="35"/>
        </w:numPr>
        <w:pBdr>
          <w:top w:val="nil"/>
          <w:left w:val="nil"/>
          <w:bottom w:val="nil"/>
          <w:right w:val="nil"/>
          <w:between w:val="nil"/>
        </w:pBdr>
        <w:spacing w:before="240" w:after="120"/>
        <w:ind w:left="1418" w:hanging="425"/>
        <w:jc w:val="both"/>
        <w:rPr>
          <w:color w:val="000000"/>
          <w:sz w:val="20"/>
          <w:szCs w:val="20"/>
        </w:rPr>
      </w:pPr>
      <w:r w:rsidRPr="00B9617D">
        <w:rPr>
          <w:color w:val="000000"/>
          <w:sz w:val="20"/>
          <w:szCs w:val="20"/>
        </w:rPr>
        <w:t>E</w:t>
      </w:r>
      <w:r w:rsidR="00734F54" w:rsidRPr="00B9617D">
        <w:rPr>
          <w:color w:val="000000"/>
          <w:sz w:val="20"/>
          <w:szCs w:val="20"/>
        </w:rPr>
        <w:t>nvío de un segundo burofax al beneficiario informando de que no procede realizar el ofrecimiento de alquiler social por no quedar acreditado el cumplimiento de las condiciones que la ley establece para ser beneficiario (Segundo Burofax-no cumple)</w:t>
      </w:r>
      <w:r w:rsidRPr="00B9617D">
        <w:rPr>
          <w:color w:val="000000"/>
          <w:sz w:val="20"/>
          <w:szCs w:val="20"/>
        </w:rPr>
        <w:t>.</w:t>
      </w:r>
    </w:p>
    <w:p w14:paraId="7A38B129" w14:textId="77777777" w:rsidR="00734F54" w:rsidRPr="00B9617D" w:rsidRDefault="00DF4107" w:rsidP="008D62ED">
      <w:pPr>
        <w:widowControl/>
        <w:numPr>
          <w:ilvl w:val="0"/>
          <w:numId w:val="35"/>
        </w:numPr>
        <w:pBdr>
          <w:top w:val="nil"/>
          <w:left w:val="nil"/>
          <w:bottom w:val="nil"/>
          <w:right w:val="nil"/>
          <w:between w:val="nil"/>
        </w:pBdr>
        <w:spacing w:before="240" w:after="120"/>
        <w:ind w:left="1418" w:hanging="425"/>
        <w:jc w:val="both"/>
        <w:rPr>
          <w:color w:val="000000"/>
          <w:sz w:val="20"/>
          <w:szCs w:val="20"/>
        </w:rPr>
      </w:pPr>
      <w:r w:rsidRPr="00B9617D">
        <w:rPr>
          <w:color w:val="000000"/>
          <w:sz w:val="20"/>
          <w:szCs w:val="20"/>
        </w:rPr>
        <w:t>R</w:t>
      </w:r>
      <w:r w:rsidR="00734F54" w:rsidRPr="00B9617D">
        <w:rPr>
          <w:color w:val="000000"/>
          <w:sz w:val="20"/>
          <w:szCs w:val="20"/>
        </w:rPr>
        <w:t xml:space="preserve">egistro del motivo y de la fecha de envío y recepción del Segundo Burofax en sus sistemas de gestión. </w:t>
      </w:r>
    </w:p>
    <w:p w14:paraId="6BF16FEC" w14:textId="77777777" w:rsidR="00734F54" w:rsidRPr="00B9617D" w:rsidRDefault="00DF4107" w:rsidP="008D62ED">
      <w:pPr>
        <w:widowControl/>
        <w:numPr>
          <w:ilvl w:val="0"/>
          <w:numId w:val="35"/>
        </w:numPr>
        <w:pBdr>
          <w:top w:val="nil"/>
          <w:left w:val="nil"/>
          <w:bottom w:val="nil"/>
          <w:right w:val="nil"/>
          <w:between w:val="nil"/>
        </w:pBdr>
        <w:spacing w:before="240" w:after="120"/>
        <w:ind w:left="1418" w:hanging="425"/>
        <w:jc w:val="both"/>
        <w:rPr>
          <w:color w:val="000000"/>
          <w:sz w:val="20"/>
          <w:szCs w:val="20"/>
        </w:rPr>
      </w:pPr>
      <w:r w:rsidRPr="00B9617D">
        <w:rPr>
          <w:color w:val="000000"/>
          <w:sz w:val="20"/>
          <w:szCs w:val="20"/>
        </w:rPr>
        <w:t>U</w:t>
      </w:r>
      <w:r w:rsidR="00734F54" w:rsidRPr="00B9617D">
        <w:rPr>
          <w:color w:val="000000"/>
          <w:sz w:val="20"/>
          <w:szCs w:val="20"/>
        </w:rPr>
        <w:t>na vez cerrado el expediente archivará toda la documentación de forma segura en sus sistemas  (a efectos de control, auditorí</w:t>
      </w:r>
      <w:r w:rsidRPr="00B9617D">
        <w:rPr>
          <w:color w:val="000000"/>
          <w:sz w:val="20"/>
          <w:szCs w:val="20"/>
        </w:rPr>
        <w:t>a y/o requerimientos legales).</w:t>
      </w:r>
    </w:p>
    <w:p w14:paraId="285F9EA8" w14:textId="77777777" w:rsidR="00734F54" w:rsidRPr="00B9617D" w:rsidRDefault="00DF4107" w:rsidP="008D62ED">
      <w:pPr>
        <w:widowControl/>
        <w:numPr>
          <w:ilvl w:val="0"/>
          <w:numId w:val="35"/>
        </w:numPr>
        <w:pBdr>
          <w:top w:val="nil"/>
          <w:left w:val="nil"/>
          <w:bottom w:val="nil"/>
          <w:right w:val="nil"/>
          <w:between w:val="nil"/>
        </w:pBdr>
        <w:spacing w:before="240" w:after="120"/>
        <w:ind w:left="1418" w:hanging="425"/>
        <w:jc w:val="both"/>
        <w:rPr>
          <w:color w:val="000000"/>
          <w:sz w:val="20"/>
          <w:szCs w:val="20"/>
        </w:rPr>
      </w:pPr>
      <w:r w:rsidRPr="00B9617D">
        <w:rPr>
          <w:color w:val="000000"/>
          <w:sz w:val="20"/>
          <w:szCs w:val="20"/>
        </w:rPr>
        <w:t>I</w:t>
      </w:r>
      <w:r w:rsidR="00734F54" w:rsidRPr="00B9617D">
        <w:rPr>
          <w:color w:val="000000"/>
          <w:sz w:val="20"/>
          <w:szCs w:val="20"/>
        </w:rPr>
        <w:t xml:space="preserve">niciará las acciones judiciales oportunas. </w:t>
      </w:r>
    </w:p>
    <w:p w14:paraId="7756587D" w14:textId="77777777" w:rsidR="00734F54" w:rsidRPr="00B9617D" w:rsidRDefault="00164A3F" w:rsidP="008D62ED">
      <w:pPr>
        <w:widowControl/>
        <w:numPr>
          <w:ilvl w:val="0"/>
          <w:numId w:val="20"/>
        </w:numPr>
        <w:pBdr>
          <w:top w:val="nil"/>
          <w:left w:val="nil"/>
          <w:bottom w:val="nil"/>
          <w:right w:val="nil"/>
          <w:between w:val="nil"/>
        </w:pBdr>
        <w:spacing w:before="240" w:after="120"/>
        <w:ind w:left="993" w:hanging="426"/>
        <w:jc w:val="both"/>
        <w:rPr>
          <w:sz w:val="20"/>
          <w:szCs w:val="20"/>
        </w:rPr>
      </w:pPr>
      <w:r w:rsidRPr="00B9617D">
        <w:rPr>
          <w:sz w:val="20"/>
          <w:szCs w:val="20"/>
        </w:rPr>
        <w:t xml:space="preserve">Escenario 2: </w:t>
      </w:r>
      <w:r w:rsidR="00734F54" w:rsidRPr="00B9617D">
        <w:rPr>
          <w:sz w:val="20"/>
          <w:szCs w:val="20"/>
        </w:rPr>
        <w:t>Sí se cumplen los requisitos. El Servicer realizará las siguientes tareas:</w:t>
      </w:r>
    </w:p>
    <w:p w14:paraId="468D9BDC" w14:textId="77777777" w:rsidR="00164A3F" w:rsidRPr="00B9617D" w:rsidRDefault="00164A3F" w:rsidP="008D62ED">
      <w:pPr>
        <w:widowControl/>
        <w:numPr>
          <w:ilvl w:val="1"/>
          <w:numId w:val="20"/>
        </w:numPr>
        <w:spacing w:before="240" w:after="120"/>
        <w:ind w:left="567"/>
        <w:jc w:val="both"/>
        <w:rPr>
          <w:sz w:val="20"/>
          <w:szCs w:val="20"/>
        </w:rPr>
      </w:pPr>
      <w:r w:rsidRPr="00B9617D">
        <w:rPr>
          <w:sz w:val="20"/>
          <w:szCs w:val="20"/>
        </w:rPr>
        <w:t>Análisis preliminar de la vivienda:</w:t>
      </w:r>
    </w:p>
    <w:p w14:paraId="41A128DA" w14:textId="2E60D38E" w:rsidR="00164A3F" w:rsidRPr="00191084" w:rsidRDefault="00164A3F" w:rsidP="008D62ED">
      <w:pPr>
        <w:widowControl/>
        <w:numPr>
          <w:ilvl w:val="2"/>
          <w:numId w:val="36"/>
        </w:numPr>
        <w:spacing w:before="240" w:after="120"/>
        <w:ind w:left="993" w:hanging="284"/>
        <w:jc w:val="both"/>
        <w:rPr>
          <w:sz w:val="20"/>
          <w:szCs w:val="20"/>
          <w:u w:val="single"/>
        </w:rPr>
      </w:pPr>
      <w:r w:rsidRPr="00B9617D">
        <w:rPr>
          <w:b/>
          <w:bCs/>
          <w:sz w:val="20"/>
          <w:szCs w:val="20"/>
        </w:rPr>
        <w:t>Para los casos de ocupación</w:t>
      </w:r>
      <w:r w:rsidR="00191084">
        <w:rPr>
          <w:b/>
          <w:bCs/>
          <w:sz w:val="20"/>
          <w:szCs w:val="20"/>
        </w:rPr>
        <w:t xml:space="preserve"> (*)</w:t>
      </w:r>
      <w:r w:rsidRPr="00B9617D">
        <w:rPr>
          <w:sz w:val="20"/>
          <w:szCs w:val="20"/>
        </w:rPr>
        <w:t xml:space="preserve">: se </w:t>
      </w:r>
      <w:r w:rsidRPr="002E4233">
        <w:rPr>
          <w:sz w:val="20"/>
          <w:szCs w:val="20"/>
        </w:rPr>
        <w:t xml:space="preserve">realizará un análisis de la vivienda ocupada, previo anterior al envío del segundo burofax. Si no cumpliera los criterios de asignación vivienda establecidos por EGI BBVA se deberá incluir en el burofax una propuesta alternativa </w:t>
      </w:r>
      <w:r w:rsidR="00B67735" w:rsidRPr="002E4233">
        <w:rPr>
          <w:sz w:val="20"/>
          <w:szCs w:val="20"/>
        </w:rPr>
        <w:t xml:space="preserve">(según criterios indicados en </w:t>
      </w:r>
      <w:r w:rsidR="002E4233" w:rsidRPr="002E4233">
        <w:rPr>
          <w:sz w:val="20"/>
          <w:szCs w:val="20"/>
        </w:rPr>
        <w:t>5</w:t>
      </w:r>
      <w:r w:rsidR="00B67735" w:rsidRPr="002E4233">
        <w:rPr>
          <w:sz w:val="20"/>
          <w:szCs w:val="20"/>
        </w:rPr>
        <w:t xml:space="preserve">.1.5.7) </w:t>
      </w:r>
      <w:r w:rsidRPr="002E4233">
        <w:rPr>
          <w:sz w:val="20"/>
          <w:szCs w:val="20"/>
        </w:rPr>
        <w:t>de vivienda que esté situada en el mismo municipio si fuera posible.</w:t>
      </w:r>
    </w:p>
    <w:p w14:paraId="53A0C893" w14:textId="13FBCDD9" w:rsidR="00191084" w:rsidRPr="00191084" w:rsidRDefault="00191084" w:rsidP="00191084">
      <w:pPr>
        <w:pBdr>
          <w:top w:val="nil"/>
          <w:left w:val="nil"/>
          <w:bottom w:val="nil"/>
          <w:right w:val="nil"/>
          <w:between w:val="nil"/>
        </w:pBdr>
        <w:ind w:left="993"/>
        <w:jc w:val="both"/>
        <w:rPr>
          <w:color w:val="000000"/>
          <w:sz w:val="20"/>
        </w:rPr>
      </w:pPr>
      <w:r>
        <w:rPr>
          <w:color w:val="000000"/>
          <w:sz w:val="20"/>
        </w:rPr>
        <w:t>(*) Para las situaciones de ocupaciones ilegales, será BBVA el que solicite cualquier acción al Servicer.</w:t>
      </w:r>
    </w:p>
    <w:p w14:paraId="5EA91C8B" w14:textId="3865A3A4" w:rsidR="00164A3F" w:rsidRPr="009962FF" w:rsidRDefault="00164A3F" w:rsidP="008D62ED">
      <w:pPr>
        <w:widowControl/>
        <w:numPr>
          <w:ilvl w:val="2"/>
          <w:numId w:val="36"/>
        </w:numPr>
        <w:spacing w:before="240" w:after="120"/>
        <w:ind w:left="993" w:hanging="284"/>
        <w:jc w:val="both"/>
        <w:rPr>
          <w:sz w:val="20"/>
          <w:szCs w:val="20"/>
        </w:rPr>
      </w:pPr>
      <w:r w:rsidRPr="00B9617D">
        <w:rPr>
          <w:b/>
          <w:bCs/>
          <w:sz w:val="20"/>
          <w:szCs w:val="20"/>
        </w:rPr>
        <w:t>Resto de casos</w:t>
      </w:r>
      <w:r w:rsidRPr="00B9617D">
        <w:rPr>
          <w:sz w:val="20"/>
          <w:szCs w:val="20"/>
        </w:rPr>
        <w:t xml:space="preserve">: </w:t>
      </w:r>
      <w:r w:rsidRPr="009962FF">
        <w:rPr>
          <w:sz w:val="20"/>
          <w:szCs w:val="20"/>
        </w:rPr>
        <w:t>Se analizará si la vivienda cumple los criterios definidos por EGI BBVA. Si la vivienda no cumple algunos de los parámetros, se buscará en la cartera de viviendas del Banco una vivienda alternativa</w:t>
      </w:r>
      <w:r w:rsidR="00B67735" w:rsidRPr="009962FF">
        <w:rPr>
          <w:sz w:val="20"/>
          <w:szCs w:val="20"/>
        </w:rPr>
        <w:t xml:space="preserve"> (según criterios indicados en </w:t>
      </w:r>
      <w:r w:rsidR="009962FF" w:rsidRPr="009962FF">
        <w:rPr>
          <w:sz w:val="20"/>
          <w:szCs w:val="20"/>
        </w:rPr>
        <w:t>5</w:t>
      </w:r>
      <w:r w:rsidR="00B67735" w:rsidRPr="009962FF">
        <w:rPr>
          <w:sz w:val="20"/>
          <w:szCs w:val="20"/>
        </w:rPr>
        <w:t>.1.5.7</w:t>
      </w:r>
      <w:r w:rsidR="009962FF" w:rsidRPr="009962FF">
        <w:rPr>
          <w:sz w:val="20"/>
          <w:szCs w:val="20"/>
        </w:rPr>
        <w:t xml:space="preserve">). </w:t>
      </w:r>
      <w:r w:rsidRPr="009962FF">
        <w:rPr>
          <w:sz w:val="20"/>
          <w:szCs w:val="20"/>
        </w:rPr>
        <w:t>En caso de no encontrarse vivienda alternativa, el ofrecimiento se realizará en la vivienda “actual” del “beneficiario”</w:t>
      </w:r>
      <w:r w:rsidR="009E11D6" w:rsidRPr="009962FF">
        <w:rPr>
          <w:sz w:val="20"/>
          <w:szCs w:val="20"/>
        </w:rPr>
        <w:t xml:space="preserve">. </w:t>
      </w:r>
    </w:p>
    <w:p w14:paraId="18B8E92C" w14:textId="77777777" w:rsidR="00734F54" w:rsidRPr="00B9617D" w:rsidRDefault="00164A3F" w:rsidP="008D62ED">
      <w:pPr>
        <w:widowControl/>
        <w:numPr>
          <w:ilvl w:val="1"/>
          <w:numId w:val="20"/>
        </w:numPr>
        <w:pBdr>
          <w:top w:val="nil"/>
          <w:left w:val="nil"/>
          <w:bottom w:val="nil"/>
          <w:right w:val="nil"/>
          <w:between w:val="nil"/>
        </w:pBdr>
        <w:spacing w:before="240" w:after="120"/>
        <w:ind w:left="567" w:hanging="353"/>
        <w:jc w:val="both"/>
        <w:rPr>
          <w:sz w:val="20"/>
          <w:szCs w:val="20"/>
        </w:rPr>
      </w:pPr>
      <w:r w:rsidRPr="00B9617D">
        <w:rPr>
          <w:sz w:val="20"/>
          <w:szCs w:val="20"/>
        </w:rPr>
        <w:t xml:space="preserve">Envío </w:t>
      </w:r>
      <w:r w:rsidR="00D31254" w:rsidRPr="00B9617D">
        <w:rPr>
          <w:sz w:val="20"/>
          <w:szCs w:val="20"/>
        </w:rPr>
        <w:t xml:space="preserve">de </w:t>
      </w:r>
      <w:r w:rsidR="00734F54" w:rsidRPr="00B9617D">
        <w:rPr>
          <w:sz w:val="20"/>
          <w:szCs w:val="20"/>
        </w:rPr>
        <w:t>segundo burofax en el que se informa que al concurrir los requisitos exigidos por la normativa vigente se procede a ofrecer el alquiler social (en el caso de ser en vivienda alternativa, se informará si procede la adecuación y tiempo estimado de entrega), y se requiere la conformidad a dicha propuesta mediante el envío de una aceptación expresa y emplazamiento para firma del contrat</w:t>
      </w:r>
      <w:r w:rsidR="00346626" w:rsidRPr="00B9617D">
        <w:rPr>
          <w:sz w:val="20"/>
          <w:szCs w:val="20"/>
        </w:rPr>
        <w:t>o en un nuevo plazo de 1 mes (s</w:t>
      </w:r>
      <w:r w:rsidR="00734F54" w:rsidRPr="00B9617D">
        <w:rPr>
          <w:sz w:val="20"/>
          <w:szCs w:val="20"/>
        </w:rPr>
        <w:t>egundo burofax-aceptación)</w:t>
      </w:r>
      <w:r w:rsidR="00DF4107" w:rsidRPr="00B9617D">
        <w:rPr>
          <w:sz w:val="20"/>
          <w:szCs w:val="20"/>
        </w:rPr>
        <w:t>.</w:t>
      </w:r>
    </w:p>
    <w:p w14:paraId="08D60D50" w14:textId="77777777" w:rsidR="00734F54" w:rsidRPr="00B9617D" w:rsidRDefault="00734F54" w:rsidP="000E21B7">
      <w:pPr>
        <w:pBdr>
          <w:top w:val="nil"/>
          <w:left w:val="nil"/>
          <w:bottom w:val="nil"/>
          <w:right w:val="nil"/>
          <w:between w:val="nil"/>
        </w:pBdr>
        <w:spacing w:before="240"/>
        <w:ind w:left="567"/>
        <w:jc w:val="both"/>
        <w:rPr>
          <w:sz w:val="20"/>
          <w:szCs w:val="20"/>
        </w:rPr>
      </w:pPr>
      <w:r w:rsidRPr="00B9617D">
        <w:rPr>
          <w:color w:val="000000"/>
          <w:sz w:val="20"/>
          <w:szCs w:val="20"/>
        </w:rPr>
        <w:t xml:space="preserve">Transcurridos los plazos mencionados en el párrafo anterior, sin haber aceptado el ofrecimiento, se rechaza el ofrecimiento, se registra el rechazo en los sistemas del Servicer y se da por cumplida la </w:t>
      </w:r>
      <w:r w:rsidRPr="00B9617D">
        <w:rPr>
          <w:sz w:val="20"/>
          <w:szCs w:val="20"/>
        </w:rPr>
        <w:t xml:space="preserve">obligación. </w:t>
      </w:r>
    </w:p>
    <w:p w14:paraId="16C95EC0" w14:textId="77777777" w:rsidR="00734F54" w:rsidRPr="00B9617D" w:rsidRDefault="00734F54" w:rsidP="000E21B7">
      <w:pPr>
        <w:pBdr>
          <w:top w:val="nil"/>
          <w:left w:val="nil"/>
          <w:bottom w:val="nil"/>
          <w:right w:val="nil"/>
          <w:between w:val="nil"/>
        </w:pBdr>
        <w:spacing w:before="240"/>
        <w:ind w:left="567"/>
        <w:jc w:val="both"/>
        <w:rPr>
          <w:color w:val="000000"/>
          <w:sz w:val="20"/>
          <w:szCs w:val="20"/>
        </w:rPr>
      </w:pPr>
      <w:r w:rsidRPr="00B9617D">
        <w:rPr>
          <w:color w:val="000000"/>
          <w:sz w:val="20"/>
          <w:szCs w:val="20"/>
        </w:rPr>
        <w:t>En consecuencia, se iniciará procedimiento judicial hasta la recuperación de la posesión de la vivienda.</w:t>
      </w:r>
    </w:p>
    <w:p w14:paraId="4644B76D" w14:textId="77777777" w:rsidR="00734F54" w:rsidRPr="00B9617D" w:rsidRDefault="00DF4107" w:rsidP="008D62ED">
      <w:pPr>
        <w:widowControl/>
        <w:numPr>
          <w:ilvl w:val="1"/>
          <w:numId w:val="20"/>
        </w:numPr>
        <w:pBdr>
          <w:top w:val="nil"/>
          <w:left w:val="nil"/>
          <w:bottom w:val="nil"/>
          <w:right w:val="nil"/>
          <w:between w:val="nil"/>
        </w:pBdr>
        <w:spacing w:before="240" w:after="120"/>
        <w:ind w:left="567" w:hanging="353"/>
        <w:jc w:val="both"/>
        <w:rPr>
          <w:sz w:val="20"/>
          <w:szCs w:val="20"/>
        </w:rPr>
      </w:pPr>
      <w:r w:rsidRPr="00B9617D">
        <w:rPr>
          <w:sz w:val="20"/>
          <w:szCs w:val="20"/>
        </w:rPr>
        <w:t>E</w:t>
      </w:r>
      <w:r w:rsidR="00734F54" w:rsidRPr="00B9617D">
        <w:rPr>
          <w:sz w:val="20"/>
          <w:szCs w:val="20"/>
        </w:rPr>
        <w:t xml:space="preserve">n los 3 días hábiles siguientes al envío del Segundo burofax de aceptación, se comunicará al Ayuntamiento del municipio en que radica el inmueble y a la Agencia Catalana de </w:t>
      </w:r>
      <w:proofErr w:type="spellStart"/>
      <w:r w:rsidR="00734F54" w:rsidRPr="00B9617D">
        <w:rPr>
          <w:sz w:val="20"/>
          <w:szCs w:val="20"/>
        </w:rPr>
        <w:t>Habitatge</w:t>
      </w:r>
      <w:proofErr w:type="spellEnd"/>
      <w:r w:rsidR="00734F54" w:rsidRPr="00B9617D">
        <w:rPr>
          <w:sz w:val="20"/>
          <w:szCs w:val="20"/>
        </w:rPr>
        <w:t xml:space="preserve"> el ofrecimiento del alquiler social. </w:t>
      </w:r>
    </w:p>
    <w:p w14:paraId="553DBBF8" w14:textId="77777777" w:rsidR="00734F54" w:rsidRPr="00B9617D" w:rsidRDefault="00DF4107" w:rsidP="008D62ED">
      <w:pPr>
        <w:widowControl/>
        <w:numPr>
          <w:ilvl w:val="1"/>
          <w:numId w:val="20"/>
        </w:numPr>
        <w:pBdr>
          <w:top w:val="nil"/>
          <w:left w:val="nil"/>
          <w:bottom w:val="nil"/>
          <w:right w:val="nil"/>
          <w:between w:val="nil"/>
        </w:pBdr>
        <w:spacing w:before="240" w:after="120"/>
        <w:ind w:left="567" w:hanging="353"/>
        <w:jc w:val="both"/>
        <w:rPr>
          <w:sz w:val="20"/>
          <w:szCs w:val="20"/>
        </w:rPr>
      </w:pPr>
      <w:r w:rsidRPr="00B9617D">
        <w:rPr>
          <w:sz w:val="20"/>
          <w:szCs w:val="20"/>
        </w:rPr>
        <w:t>R</w:t>
      </w:r>
      <w:r w:rsidR="00734F54" w:rsidRPr="00B9617D">
        <w:rPr>
          <w:sz w:val="20"/>
          <w:szCs w:val="20"/>
        </w:rPr>
        <w:t>egistro del envío y recepción de la aceptación en los sistemas del Servicer</w:t>
      </w:r>
      <w:r w:rsidRPr="00B9617D">
        <w:rPr>
          <w:sz w:val="20"/>
          <w:szCs w:val="20"/>
        </w:rPr>
        <w:t>.</w:t>
      </w:r>
      <w:r w:rsidR="00734F54" w:rsidRPr="00B9617D">
        <w:rPr>
          <w:sz w:val="20"/>
          <w:szCs w:val="20"/>
        </w:rPr>
        <w:t xml:space="preserve"> </w:t>
      </w:r>
    </w:p>
    <w:p w14:paraId="57F330FB" w14:textId="4BBA75F7" w:rsidR="00EE7EB2" w:rsidRDefault="00DF4107" w:rsidP="008D62ED">
      <w:pPr>
        <w:widowControl/>
        <w:numPr>
          <w:ilvl w:val="1"/>
          <w:numId w:val="20"/>
        </w:numPr>
        <w:pBdr>
          <w:top w:val="nil"/>
          <w:left w:val="nil"/>
          <w:bottom w:val="nil"/>
          <w:right w:val="nil"/>
          <w:between w:val="nil"/>
        </w:pBdr>
        <w:spacing w:before="240" w:after="120"/>
        <w:ind w:left="567" w:hanging="353"/>
        <w:jc w:val="both"/>
        <w:rPr>
          <w:sz w:val="20"/>
          <w:szCs w:val="20"/>
        </w:rPr>
      </w:pPr>
      <w:r w:rsidRPr="00B9617D">
        <w:rPr>
          <w:sz w:val="20"/>
          <w:szCs w:val="20"/>
        </w:rPr>
        <w:t>U</w:t>
      </w:r>
      <w:r w:rsidR="00734F54" w:rsidRPr="00B9617D">
        <w:rPr>
          <w:sz w:val="20"/>
          <w:szCs w:val="20"/>
        </w:rPr>
        <w:t>na vez cerrado el expediente archivará toda la documentación de forma segura en sus sistemas (a efectos de control, auditoría y/o requerimientos legales)</w:t>
      </w:r>
      <w:r w:rsidR="0040508A">
        <w:rPr>
          <w:sz w:val="20"/>
          <w:szCs w:val="20"/>
        </w:rPr>
        <w:t xml:space="preserve"> y conforme al procedimiento de ley de protección de datos incorporado en el Anexo 2.</w:t>
      </w:r>
    </w:p>
    <w:p w14:paraId="66897BFA" w14:textId="548F5C22" w:rsidR="004658E8" w:rsidRPr="00A775F2" w:rsidRDefault="00DF4107" w:rsidP="00A775F2">
      <w:pPr>
        <w:widowControl/>
        <w:numPr>
          <w:ilvl w:val="1"/>
          <w:numId w:val="20"/>
        </w:numPr>
        <w:pBdr>
          <w:top w:val="nil"/>
          <w:left w:val="nil"/>
          <w:bottom w:val="nil"/>
          <w:right w:val="nil"/>
          <w:between w:val="nil"/>
        </w:pBdr>
        <w:spacing w:before="240" w:after="120"/>
        <w:ind w:left="567" w:hanging="353"/>
        <w:jc w:val="both"/>
        <w:rPr>
          <w:sz w:val="20"/>
          <w:szCs w:val="20"/>
        </w:rPr>
      </w:pPr>
      <w:r w:rsidRPr="00EE7EB2">
        <w:rPr>
          <w:sz w:val="20"/>
          <w:szCs w:val="20"/>
        </w:rPr>
        <w:t>E</w:t>
      </w:r>
      <w:r w:rsidR="00734F54" w:rsidRPr="00EE7EB2">
        <w:rPr>
          <w:sz w:val="20"/>
          <w:szCs w:val="20"/>
        </w:rPr>
        <w:t xml:space="preserve">n los casos </w:t>
      </w:r>
      <w:r w:rsidR="00EE7EB2" w:rsidRPr="00EE7EB2">
        <w:rPr>
          <w:sz w:val="20"/>
          <w:szCs w:val="20"/>
        </w:rPr>
        <w:t>que en</w:t>
      </w:r>
      <w:r w:rsidR="00734F54" w:rsidRPr="00EE7EB2">
        <w:rPr>
          <w:sz w:val="20"/>
          <w:szCs w:val="20"/>
        </w:rPr>
        <w:t xml:space="preserve"> que </w:t>
      </w:r>
      <w:r w:rsidR="004658E8" w:rsidRPr="00EE7EB2">
        <w:rPr>
          <w:sz w:val="20"/>
          <w:szCs w:val="20"/>
        </w:rPr>
        <w:t>haya procesos</w:t>
      </w:r>
      <w:r w:rsidR="00734F54" w:rsidRPr="00EE7EB2">
        <w:rPr>
          <w:sz w:val="20"/>
          <w:szCs w:val="20"/>
        </w:rPr>
        <w:t xml:space="preserve"> judiciales ya iniciados, se tendrá en cuenta la firma del contrato para que se pueda desistir o solicitar la finalización del procedimiento judicial.  </w:t>
      </w:r>
    </w:p>
    <w:p w14:paraId="063BE69F" w14:textId="4EA1D21D" w:rsidR="00734F54" w:rsidRPr="004658E8" w:rsidRDefault="004658E8" w:rsidP="004658E8">
      <w:pPr>
        <w:pBdr>
          <w:top w:val="nil"/>
          <w:left w:val="nil"/>
          <w:bottom w:val="nil"/>
          <w:right w:val="nil"/>
          <w:between w:val="nil"/>
        </w:pBdr>
        <w:ind w:left="142"/>
        <w:rPr>
          <w:b/>
          <w:color w:val="00B0F0"/>
          <w:sz w:val="26"/>
          <w:szCs w:val="26"/>
        </w:rPr>
      </w:pPr>
      <w:r>
        <w:rPr>
          <w:b/>
          <w:color w:val="00B0F0"/>
          <w:sz w:val="26"/>
          <w:szCs w:val="26"/>
        </w:rPr>
        <w:t>6.2.4</w:t>
      </w:r>
      <w:r w:rsidR="00DF4107" w:rsidRPr="004658E8">
        <w:rPr>
          <w:b/>
          <w:color w:val="00B0F0"/>
          <w:sz w:val="26"/>
          <w:szCs w:val="26"/>
        </w:rPr>
        <w:t xml:space="preserve"> </w:t>
      </w:r>
      <w:r w:rsidR="00D31254" w:rsidRPr="004658E8">
        <w:rPr>
          <w:b/>
          <w:color w:val="00B0F0"/>
          <w:sz w:val="26"/>
          <w:szCs w:val="26"/>
        </w:rPr>
        <w:t>Judicialización o formalización del alquiler social</w:t>
      </w:r>
    </w:p>
    <w:p w14:paraId="430B04FA" w14:textId="77777777" w:rsidR="00D31254" w:rsidRPr="00B9617D" w:rsidRDefault="00D31254" w:rsidP="00DF4107">
      <w:pPr>
        <w:pBdr>
          <w:top w:val="nil"/>
          <w:left w:val="nil"/>
          <w:bottom w:val="nil"/>
          <w:right w:val="nil"/>
          <w:between w:val="nil"/>
        </w:pBdr>
        <w:spacing w:before="240"/>
        <w:ind w:left="142"/>
        <w:jc w:val="both"/>
        <w:rPr>
          <w:color w:val="000000"/>
          <w:sz w:val="20"/>
        </w:rPr>
      </w:pPr>
      <w:r w:rsidRPr="00B9617D">
        <w:rPr>
          <w:color w:val="000000"/>
          <w:sz w:val="20"/>
        </w:rPr>
        <w:lastRenderedPageBreak/>
        <w:t>Después del envío del Segundo burofax-denegación/aceptación con la conclusión del análisis de la acreditación el Servicer realizará las siguientes acciones en función del resultado del análisis:</w:t>
      </w:r>
    </w:p>
    <w:p w14:paraId="18CAD2E6" w14:textId="77777777" w:rsidR="00D31254" w:rsidRPr="00B9617D" w:rsidRDefault="00D31254" w:rsidP="008D62ED">
      <w:pPr>
        <w:widowControl/>
        <w:numPr>
          <w:ilvl w:val="0"/>
          <w:numId w:val="19"/>
        </w:numPr>
        <w:pBdr>
          <w:top w:val="nil"/>
          <w:left w:val="nil"/>
          <w:bottom w:val="nil"/>
          <w:right w:val="nil"/>
          <w:between w:val="nil"/>
        </w:pBdr>
        <w:spacing w:before="240" w:after="120"/>
        <w:ind w:left="567" w:hanging="360"/>
        <w:jc w:val="both"/>
        <w:rPr>
          <w:color w:val="000000"/>
          <w:sz w:val="20"/>
        </w:rPr>
      </w:pPr>
      <w:r w:rsidRPr="00B9617D">
        <w:rPr>
          <w:color w:val="000000"/>
          <w:sz w:val="20"/>
        </w:rPr>
        <w:t>Denegación alquiler social:</w:t>
      </w:r>
    </w:p>
    <w:p w14:paraId="3809807F" w14:textId="77777777" w:rsidR="00D31254" w:rsidRPr="00B9617D" w:rsidRDefault="00DF4107" w:rsidP="008D62ED">
      <w:pPr>
        <w:widowControl/>
        <w:numPr>
          <w:ilvl w:val="1"/>
          <w:numId w:val="19"/>
        </w:numPr>
        <w:pBdr>
          <w:top w:val="nil"/>
          <w:left w:val="nil"/>
          <w:bottom w:val="nil"/>
          <w:right w:val="nil"/>
          <w:between w:val="nil"/>
        </w:pBdr>
        <w:spacing w:after="120"/>
        <w:ind w:left="851" w:hanging="284"/>
        <w:jc w:val="both"/>
        <w:rPr>
          <w:color w:val="000000"/>
          <w:sz w:val="20"/>
        </w:rPr>
      </w:pPr>
      <w:r w:rsidRPr="00B9617D">
        <w:rPr>
          <w:color w:val="000000"/>
          <w:sz w:val="20"/>
        </w:rPr>
        <w:t>A</w:t>
      </w:r>
      <w:r w:rsidR="00D31254" w:rsidRPr="00B9617D">
        <w:rPr>
          <w:color w:val="000000"/>
          <w:sz w:val="20"/>
        </w:rPr>
        <w:t xml:space="preserve">lquiler en situación normal: operativa de gestión de alquileres. </w:t>
      </w:r>
    </w:p>
    <w:p w14:paraId="5F9351CA" w14:textId="77777777" w:rsidR="00D31254" w:rsidRPr="00B9617D" w:rsidRDefault="00DF4107" w:rsidP="008D62ED">
      <w:pPr>
        <w:widowControl/>
        <w:numPr>
          <w:ilvl w:val="1"/>
          <w:numId w:val="19"/>
        </w:numPr>
        <w:pBdr>
          <w:top w:val="nil"/>
          <w:left w:val="nil"/>
          <w:bottom w:val="nil"/>
          <w:right w:val="nil"/>
          <w:between w:val="nil"/>
        </w:pBdr>
        <w:spacing w:after="120"/>
        <w:ind w:left="851" w:hanging="284"/>
        <w:jc w:val="both"/>
        <w:rPr>
          <w:color w:val="000000"/>
          <w:sz w:val="20"/>
        </w:rPr>
      </w:pPr>
      <w:r w:rsidRPr="00B9617D">
        <w:rPr>
          <w:color w:val="000000"/>
          <w:sz w:val="20"/>
        </w:rPr>
        <w:t>D</w:t>
      </w:r>
      <w:r w:rsidR="00D31254" w:rsidRPr="00B9617D">
        <w:rPr>
          <w:color w:val="000000"/>
          <w:sz w:val="20"/>
        </w:rPr>
        <w:t>emanda no interpuesta: presentación de la demanda</w:t>
      </w:r>
      <w:r w:rsidR="00B9617D" w:rsidRPr="00B9617D">
        <w:rPr>
          <w:color w:val="000000"/>
          <w:sz w:val="20"/>
        </w:rPr>
        <w:t>.</w:t>
      </w:r>
    </w:p>
    <w:p w14:paraId="31B5A16E" w14:textId="77777777" w:rsidR="00D31254" w:rsidRPr="00B9617D" w:rsidRDefault="00DF4107" w:rsidP="008D62ED">
      <w:pPr>
        <w:widowControl/>
        <w:numPr>
          <w:ilvl w:val="1"/>
          <w:numId w:val="19"/>
        </w:numPr>
        <w:pBdr>
          <w:top w:val="nil"/>
          <w:left w:val="nil"/>
          <w:bottom w:val="nil"/>
          <w:right w:val="nil"/>
          <w:between w:val="nil"/>
        </w:pBdr>
        <w:spacing w:after="120"/>
        <w:ind w:left="851" w:hanging="284"/>
        <w:jc w:val="both"/>
        <w:rPr>
          <w:color w:val="000000"/>
          <w:sz w:val="20"/>
        </w:rPr>
      </w:pPr>
      <w:r w:rsidRPr="00B9617D">
        <w:rPr>
          <w:color w:val="000000"/>
          <w:sz w:val="20"/>
        </w:rPr>
        <w:t>D</w:t>
      </w:r>
      <w:r w:rsidR="00D31254" w:rsidRPr="00B9617D">
        <w:rPr>
          <w:color w:val="000000"/>
          <w:sz w:val="20"/>
        </w:rPr>
        <w:t>emanda ya interpuesta: el Servicer  continúa con la tramitación del procedimiento judicial hasta la obtención de la posesión</w:t>
      </w:r>
      <w:r w:rsidR="00B9617D" w:rsidRPr="00B9617D">
        <w:rPr>
          <w:color w:val="000000"/>
          <w:sz w:val="20"/>
        </w:rPr>
        <w:t>.</w:t>
      </w:r>
    </w:p>
    <w:p w14:paraId="1FFEB3C8" w14:textId="77777777" w:rsidR="00D31254" w:rsidRPr="00B9617D" w:rsidRDefault="00D31254" w:rsidP="008D62ED">
      <w:pPr>
        <w:widowControl/>
        <w:numPr>
          <w:ilvl w:val="0"/>
          <w:numId w:val="19"/>
        </w:numPr>
        <w:pBdr>
          <w:top w:val="nil"/>
          <w:left w:val="nil"/>
          <w:bottom w:val="nil"/>
          <w:right w:val="nil"/>
          <w:between w:val="nil"/>
        </w:pBdr>
        <w:spacing w:before="240" w:after="120"/>
        <w:ind w:left="567" w:hanging="360"/>
        <w:jc w:val="both"/>
        <w:rPr>
          <w:color w:val="000000"/>
          <w:sz w:val="20"/>
        </w:rPr>
      </w:pPr>
      <w:r w:rsidRPr="00B9617D">
        <w:rPr>
          <w:color w:val="000000"/>
          <w:sz w:val="20"/>
        </w:rPr>
        <w:t>Aceptación ofrecimiento alquiler social:</w:t>
      </w:r>
    </w:p>
    <w:p w14:paraId="0943C9B0" w14:textId="4E0495E2" w:rsidR="00D31254" w:rsidRPr="00B9617D" w:rsidRDefault="00D31254" w:rsidP="008D62ED">
      <w:pPr>
        <w:widowControl/>
        <w:numPr>
          <w:ilvl w:val="1"/>
          <w:numId w:val="19"/>
        </w:numPr>
        <w:pBdr>
          <w:top w:val="nil"/>
          <w:left w:val="nil"/>
          <w:bottom w:val="nil"/>
          <w:right w:val="nil"/>
          <w:between w:val="nil"/>
        </w:pBdr>
        <w:spacing w:after="120"/>
        <w:ind w:left="851" w:hanging="284"/>
        <w:jc w:val="both"/>
        <w:rPr>
          <w:color w:val="000000"/>
          <w:sz w:val="20"/>
        </w:rPr>
      </w:pPr>
      <w:r w:rsidRPr="00B9617D">
        <w:rPr>
          <w:color w:val="000000"/>
          <w:sz w:val="20"/>
        </w:rPr>
        <w:t xml:space="preserve">Formalización del contrato de alquiler social: antes de formalizar el alquiler social el Servicer </w:t>
      </w:r>
      <w:r w:rsidR="00133A4B">
        <w:rPr>
          <w:color w:val="000000"/>
          <w:sz w:val="20"/>
        </w:rPr>
        <w:t xml:space="preserve">encargará </w:t>
      </w:r>
      <w:r w:rsidR="00133A4B" w:rsidRPr="00B9617D">
        <w:rPr>
          <w:color w:val="000000"/>
          <w:sz w:val="20"/>
        </w:rPr>
        <w:t>un</w:t>
      </w:r>
      <w:r w:rsidRPr="00B9617D">
        <w:rPr>
          <w:color w:val="000000"/>
          <w:sz w:val="20"/>
        </w:rPr>
        <w:t xml:space="preserve"> reportaje fotográfico del estado de la vivienda. El objetivo es que el inquilino/ocupante acepte permanecer en la vivienda a sabiendas de la situación de la misma y evitar o paliar futuras reclamaciones por la condición en que se encuentre el inmueble, una vez firmado el contrato de alquiler.</w:t>
      </w:r>
    </w:p>
    <w:p w14:paraId="089D2A1A" w14:textId="77777777" w:rsidR="00D31254" w:rsidRDefault="00D31254" w:rsidP="000E21B7">
      <w:pPr>
        <w:pBdr>
          <w:top w:val="nil"/>
          <w:left w:val="nil"/>
          <w:bottom w:val="nil"/>
          <w:right w:val="nil"/>
          <w:between w:val="nil"/>
        </w:pBdr>
        <w:ind w:left="567"/>
        <w:rPr>
          <w:color w:val="000000"/>
        </w:rPr>
      </w:pPr>
    </w:p>
    <w:p w14:paraId="1064CDA9" w14:textId="08283957" w:rsidR="00D31254" w:rsidRPr="004658E8" w:rsidRDefault="004658E8" w:rsidP="004658E8">
      <w:pPr>
        <w:pBdr>
          <w:top w:val="nil"/>
          <w:left w:val="nil"/>
          <w:bottom w:val="nil"/>
          <w:right w:val="nil"/>
          <w:between w:val="nil"/>
        </w:pBdr>
        <w:ind w:left="142"/>
        <w:rPr>
          <w:b/>
          <w:color w:val="00B0F0"/>
          <w:sz w:val="26"/>
          <w:szCs w:val="26"/>
        </w:rPr>
      </w:pPr>
      <w:r>
        <w:rPr>
          <w:b/>
          <w:color w:val="00B0F0"/>
          <w:sz w:val="26"/>
          <w:szCs w:val="26"/>
        </w:rPr>
        <w:t>6.2.5</w:t>
      </w:r>
      <w:r w:rsidR="00DF4107" w:rsidRPr="004658E8">
        <w:rPr>
          <w:b/>
          <w:color w:val="00B0F0"/>
          <w:sz w:val="26"/>
          <w:szCs w:val="26"/>
        </w:rPr>
        <w:t xml:space="preserve"> </w:t>
      </w:r>
      <w:r w:rsidR="00D31254" w:rsidRPr="004658E8">
        <w:rPr>
          <w:b/>
          <w:color w:val="00B0F0"/>
          <w:sz w:val="26"/>
          <w:szCs w:val="26"/>
        </w:rPr>
        <w:t>Reporting</w:t>
      </w:r>
    </w:p>
    <w:p w14:paraId="0632984D" w14:textId="77777777" w:rsidR="00734F54" w:rsidRPr="00B9617D" w:rsidRDefault="00734F54" w:rsidP="00DF4107">
      <w:pPr>
        <w:pBdr>
          <w:top w:val="nil"/>
          <w:left w:val="nil"/>
          <w:bottom w:val="nil"/>
          <w:right w:val="nil"/>
          <w:between w:val="nil"/>
        </w:pBdr>
        <w:spacing w:before="240"/>
        <w:ind w:left="142"/>
        <w:jc w:val="both"/>
        <w:rPr>
          <w:color w:val="000000"/>
          <w:sz w:val="20"/>
        </w:rPr>
      </w:pPr>
      <w:r w:rsidRPr="00B9617D">
        <w:rPr>
          <w:color w:val="000000"/>
          <w:sz w:val="20"/>
        </w:rPr>
        <w:t>Periódicamente el Servicer enviará un reporte de seguimiento para informar a BBVA del estado de la cartera. En este envío se informa de manera agregada de ofrecimientos lanzados, aptos y no aptos.</w:t>
      </w:r>
    </w:p>
    <w:p w14:paraId="5E097586" w14:textId="77777777" w:rsidR="00734F54" w:rsidRPr="00B9617D" w:rsidRDefault="00734F54" w:rsidP="00DF4107">
      <w:pPr>
        <w:pBdr>
          <w:top w:val="nil"/>
          <w:left w:val="nil"/>
          <w:bottom w:val="nil"/>
          <w:right w:val="nil"/>
          <w:between w:val="nil"/>
        </w:pBdr>
        <w:spacing w:before="240"/>
        <w:ind w:left="142"/>
        <w:jc w:val="both"/>
        <w:rPr>
          <w:sz w:val="20"/>
        </w:rPr>
      </w:pPr>
      <w:r w:rsidRPr="00B9617D">
        <w:rPr>
          <w:sz w:val="20"/>
        </w:rPr>
        <w:t>En particular, con el objetivo de que la Propiedad tenga una visión</w:t>
      </w:r>
      <w:r w:rsidR="00894157" w:rsidRPr="00B9617D">
        <w:rPr>
          <w:sz w:val="20"/>
        </w:rPr>
        <w:t xml:space="preserve"> completa de todo el proceso de</w:t>
      </w:r>
      <w:r w:rsidRPr="00B9617D">
        <w:rPr>
          <w:sz w:val="20"/>
        </w:rPr>
        <w:t xml:space="preserve"> ofrecimiento de alquiler social recogido en el DL17/2019, se informará mensualmente de:</w:t>
      </w:r>
    </w:p>
    <w:p w14:paraId="2BEE6E52" w14:textId="77777777" w:rsidR="00734F54" w:rsidRPr="00B9617D" w:rsidRDefault="00734F54" w:rsidP="008D62ED">
      <w:pPr>
        <w:widowControl/>
        <w:numPr>
          <w:ilvl w:val="0"/>
          <w:numId w:val="17"/>
        </w:numPr>
        <w:pBdr>
          <w:top w:val="nil"/>
          <w:left w:val="nil"/>
          <w:bottom w:val="nil"/>
          <w:right w:val="nil"/>
          <w:between w:val="nil"/>
        </w:pBdr>
        <w:spacing w:before="240"/>
        <w:ind w:left="567"/>
        <w:jc w:val="both"/>
        <w:rPr>
          <w:sz w:val="20"/>
        </w:rPr>
      </w:pPr>
      <w:r w:rsidRPr="00B9617D">
        <w:rPr>
          <w:sz w:val="20"/>
        </w:rPr>
        <w:t>Número de solicitudes de documentación (1er burofax) enviadas</w:t>
      </w:r>
    </w:p>
    <w:p w14:paraId="750B150E" w14:textId="77777777" w:rsidR="00734F54" w:rsidRPr="00B9617D" w:rsidRDefault="00734F54" w:rsidP="008D62ED">
      <w:pPr>
        <w:widowControl/>
        <w:numPr>
          <w:ilvl w:val="0"/>
          <w:numId w:val="17"/>
        </w:numPr>
        <w:pBdr>
          <w:top w:val="nil"/>
          <w:left w:val="nil"/>
          <w:bottom w:val="nil"/>
          <w:right w:val="nil"/>
          <w:between w:val="nil"/>
        </w:pBdr>
        <w:ind w:left="567"/>
        <w:jc w:val="both"/>
        <w:rPr>
          <w:sz w:val="20"/>
        </w:rPr>
      </w:pPr>
      <w:r w:rsidRPr="00B9617D">
        <w:rPr>
          <w:sz w:val="20"/>
        </w:rPr>
        <w:t>Número de recepciones de documentación recibidas (discretizar en plazo y fuera de plazo)</w:t>
      </w:r>
    </w:p>
    <w:p w14:paraId="4533AF0D" w14:textId="77777777" w:rsidR="00734F54" w:rsidRPr="00B9617D" w:rsidRDefault="00734F54" w:rsidP="008D62ED">
      <w:pPr>
        <w:widowControl/>
        <w:numPr>
          <w:ilvl w:val="0"/>
          <w:numId w:val="17"/>
        </w:numPr>
        <w:pBdr>
          <w:top w:val="nil"/>
          <w:left w:val="nil"/>
          <w:bottom w:val="nil"/>
          <w:right w:val="nil"/>
          <w:between w:val="nil"/>
        </w:pBdr>
        <w:ind w:left="567"/>
        <w:jc w:val="both"/>
        <w:rPr>
          <w:sz w:val="20"/>
        </w:rPr>
      </w:pPr>
      <w:r w:rsidRPr="00B9617D">
        <w:rPr>
          <w:sz w:val="20"/>
        </w:rPr>
        <w:t>Número de 2º burofaxes enviados (“Ofrecimientos de AS” y “Comunicaciones no cumple”)</w:t>
      </w:r>
    </w:p>
    <w:p w14:paraId="6ACF4E07" w14:textId="77777777" w:rsidR="00734F54" w:rsidRPr="00B9617D" w:rsidRDefault="00734F54" w:rsidP="008D62ED">
      <w:pPr>
        <w:widowControl/>
        <w:numPr>
          <w:ilvl w:val="0"/>
          <w:numId w:val="17"/>
        </w:numPr>
        <w:pBdr>
          <w:top w:val="nil"/>
          <w:left w:val="nil"/>
          <w:bottom w:val="nil"/>
          <w:right w:val="nil"/>
          <w:between w:val="nil"/>
        </w:pBdr>
        <w:ind w:left="567"/>
        <w:jc w:val="both"/>
        <w:rPr>
          <w:sz w:val="20"/>
        </w:rPr>
      </w:pPr>
      <w:r w:rsidRPr="00B9617D">
        <w:rPr>
          <w:sz w:val="20"/>
        </w:rPr>
        <w:t>Aceptaciones/conformidades de alquiler social recibidas</w:t>
      </w:r>
    </w:p>
    <w:p w14:paraId="68D00B63" w14:textId="4A8EB0A1" w:rsidR="00D31254" w:rsidRPr="00CF3F3B" w:rsidRDefault="00734F54" w:rsidP="008D62ED">
      <w:pPr>
        <w:widowControl/>
        <w:numPr>
          <w:ilvl w:val="0"/>
          <w:numId w:val="17"/>
        </w:numPr>
        <w:pBdr>
          <w:top w:val="nil"/>
          <w:left w:val="nil"/>
          <w:bottom w:val="nil"/>
          <w:right w:val="nil"/>
          <w:between w:val="nil"/>
        </w:pBdr>
        <w:spacing w:after="120"/>
        <w:ind w:left="567"/>
        <w:jc w:val="both"/>
        <w:rPr>
          <w:sz w:val="20"/>
        </w:rPr>
      </w:pPr>
      <w:r w:rsidRPr="00B9617D">
        <w:rPr>
          <w:sz w:val="20"/>
        </w:rPr>
        <w:t xml:space="preserve">Firma de contratos de alquiler social realizados </w:t>
      </w:r>
      <w:bookmarkStart w:id="71" w:name="_aqg5rwma65rn" w:colFirst="0" w:colLast="0"/>
      <w:bookmarkStart w:id="72" w:name="_bajrkgrj8p3i" w:colFirst="0" w:colLast="0"/>
      <w:bookmarkStart w:id="73" w:name="_b369j7ki0jtx" w:colFirst="0" w:colLast="0"/>
      <w:bookmarkEnd w:id="71"/>
      <w:bookmarkEnd w:id="72"/>
      <w:bookmarkEnd w:id="73"/>
    </w:p>
    <w:p w14:paraId="1051BE51" w14:textId="77777777" w:rsidR="00C120B2" w:rsidRDefault="00C05ADF" w:rsidP="000E21B7">
      <w:pPr>
        <w:ind w:left="567" w:right="161"/>
        <w:jc w:val="both"/>
      </w:pPr>
      <w:r>
        <w:rPr>
          <w:sz w:val="20"/>
          <w:szCs w:val="20"/>
          <w:highlight w:val="yellow"/>
        </w:rPr>
        <w:t xml:space="preserve"> </w:t>
      </w:r>
    </w:p>
    <w:p w14:paraId="2AFEEBBD" w14:textId="695D6468" w:rsidR="00C120B2" w:rsidRDefault="00063783" w:rsidP="005F10C4">
      <w:pPr>
        <w:pStyle w:val="Ttulo1"/>
        <w:ind w:left="142" w:right="161" w:firstLine="0"/>
        <w:jc w:val="both"/>
        <w:rPr>
          <w:color w:val="00AFF0"/>
        </w:rPr>
      </w:pPr>
      <w:bookmarkStart w:id="74" w:name="_Toc52978427"/>
      <w:r>
        <w:rPr>
          <w:color w:val="00AFF0"/>
        </w:rPr>
        <w:t>7</w:t>
      </w:r>
      <w:r w:rsidR="00C05ADF">
        <w:rPr>
          <w:color w:val="00AFF0"/>
        </w:rPr>
        <w:t>. Resolución de Contratos de Alquiler Social durante su vigencia</w:t>
      </w:r>
      <w:bookmarkEnd w:id="74"/>
    </w:p>
    <w:p w14:paraId="10A681FD" w14:textId="77777777" w:rsidR="00C120B2" w:rsidRPr="00216E05" w:rsidRDefault="00C120B2" w:rsidP="000E21B7">
      <w:pPr>
        <w:pBdr>
          <w:top w:val="nil"/>
          <w:left w:val="nil"/>
          <w:bottom w:val="nil"/>
          <w:right w:val="nil"/>
          <w:between w:val="nil"/>
        </w:pBdr>
        <w:spacing w:before="1"/>
        <w:ind w:left="567" w:right="161"/>
        <w:jc w:val="both"/>
        <w:rPr>
          <w:sz w:val="20"/>
          <w:szCs w:val="20"/>
        </w:rPr>
      </w:pPr>
    </w:p>
    <w:p w14:paraId="5ED56F98" w14:textId="77777777" w:rsidR="00C120B2" w:rsidRPr="00216E05" w:rsidRDefault="00C05ADF" w:rsidP="005F10C4">
      <w:pPr>
        <w:pBdr>
          <w:top w:val="nil"/>
          <w:left w:val="nil"/>
          <w:bottom w:val="nil"/>
          <w:right w:val="nil"/>
          <w:between w:val="nil"/>
        </w:pBdr>
        <w:spacing w:before="1"/>
        <w:ind w:left="142" w:right="161"/>
        <w:jc w:val="both"/>
        <w:rPr>
          <w:sz w:val="20"/>
          <w:szCs w:val="20"/>
        </w:rPr>
      </w:pPr>
      <w:r w:rsidRPr="00216E05">
        <w:rPr>
          <w:sz w:val="20"/>
          <w:szCs w:val="20"/>
        </w:rPr>
        <w:t xml:space="preserve">Los contratos de alquiler social se podrán resolver durante su vigencia debido a </w:t>
      </w:r>
      <w:r w:rsidR="00B9617D">
        <w:rPr>
          <w:sz w:val="20"/>
          <w:szCs w:val="20"/>
        </w:rPr>
        <w:t>tres</w:t>
      </w:r>
      <w:r w:rsidRPr="00216E05">
        <w:rPr>
          <w:sz w:val="20"/>
          <w:szCs w:val="20"/>
        </w:rPr>
        <w:t xml:space="preserve"> motivos:</w:t>
      </w:r>
    </w:p>
    <w:p w14:paraId="3D270C43" w14:textId="77777777" w:rsidR="00C120B2" w:rsidRPr="00216E05" w:rsidRDefault="00C120B2" w:rsidP="000E21B7">
      <w:pPr>
        <w:pBdr>
          <w:top w:val="nil"/>
          <w:left w:val="nil"/>
          <w:bottom w:val="nil"/>
          <w:right w:val="nil"/>
          <w:between w:val="nil"/>
        </w:pBdr>
        <w:spacing w:before="1"/>
        <w:ind w:left="567" w:right="161"/>
        <w:jc w:val="both"/>
        <w:rPr>
          <w:sz w:val="20"/>
          <w:szCs w:val="20"/>
        </w:rPr>
      </w:pPr>
    </w:p>
    <w:p w14:paraId="1E0E2B5A" w14:textId="77777777" w:rsidR="00C120B2" w:rsidRPr="00216E05" w:rsidRDefault="00C05ADF" w:rsidP="008D62ED">
      <w:pPr>
        <w:pStyle w:val="Prrafodelista"/>
        <w:numPr>
          <w:ilvl w:val="0"/>
          <w:numId w:val="22"/>
        </w:numPr>
        <w:pBdr>
          <w:top w:val="nil"/>
          <w:left w:val="nil"/>
          <w:bottom w:val="nil"/>
          <w:right w:val="nil"/>
          <w:between w:val="nil"/>
        </w:pBdr>
        <w:spacing w:before="1"/>
        <w:ind w:left="567" w:right="161"/>
      </w:pPr>
      <w:r w:rsidRPr="00216E05">
        <w:t>En caso de impago: Ante el impago de las cuotas del alquiler social, se iniciará PJ por impago de rentas a partir del sexto mes de impago</w:t>
      </w:r>
      <w:r w:rsidR="00216E05" w:rsidRPr="00216E05">
        <w:t xml:space="preserve"> </w:t>
      </w:r>
      <w:r w:rsidRPr="00216E05">
        <w:t>(ver apartado “7. Impago de Rentas de Alquiler” de este documento).</w:t>
      </w:r>
    </w:p>
    <w:p w14:paraId="20A1DA56" w14:textId="77777777" w:rsidR="00C120B2" w:rsidRPr="00216E05" w:rsidRDefault="00C120B2" w:rsidP="000E21B7">
      <w:pPr>
        <w:pBdr>
          <w:top w:val="nil"/>
          <w:left w:val="nil"/>
          <w:bottom w:val="nil"/>
          <w:right w:val="nil"/>
          <w:between w:val="nil"/>
        </w:pBdr>
        <w:spacing w:before="1"/>
        <w:ind w:left="567" w:right="161"/>
        <w:jc w:val="both"/>
        <w:rPr>
          <w:sz w:val="20"/>
          <w:szCs w:val="20"/>
        </w:rPr>
      </w:pPr>
    </w:p>
    <w:p w14:paraId="7C41E962" w14:textId="77777777" w:rsidR="00C120B2" w:rsidRPr="00216E05" w:rsidRDefault="00C05ADF" w:rsidP="008D62ED">
      <w:pPr>
        <w:pStyle w:val="Prrafodelista"/>
        <w:numPr>
          <w:ilvl w:val="0"/>
          <w:numId w:val="22"/>
        </w:numPr>
        <w:pBdr>
          <w:top w:val="nil"/>
          <w:left w:val="nil"/>
          <w:bottom w:val="nil"/>
          <w:right w:val="nil"/>
          <w:between w:val="nil"/>
        </w:pBdr>
        <w:spacing w:before="1"/>
        <w:ind w:left="567" w:right="161"/>
      </w:pPr>
      <w:r w:rsidRPr="00216E05">
        <w:t>Ante la denuncia de un tercero (posibles problemas de convivencia generados por los inquilinos): En casos muy excepcionales, BBVA se planteará la rescisión del contrato por denuncias de un 3º (Comunidad de Propietarios, vecino...). Cuando se reciban denuncias de un tercero, el Servicer las remitirá a PSV, quien las analizará y comunicará al Servicer cómo proceder.</w:t>
      </w:r>
    </w:p>
    <w:p w14:paraId="07A35422" w14:textId="77777777" w:rsidR="00C120B2" w:rsidRPr="00216E05" w:rsidRDefault="00C120B2" w:rsidP="000E21B7">
      <w:pPr>
        <w:pBdr>
          <w:top w:val="nil"/>
          <w:left w:val="nil"/>
          <w:bottom w:val="nil"/>
          <w:right w:val="nil"/>
          <w:between w:val="nil"/>
        </w:pBdr>
        <w:ind w:left="567"/>
        <w:rPr>
          <w:sz w:val="20"/>
          <w:szCs w:val="20"/>
        </w:rPr>
      </w:pPr>
    </w:p>
    <w:p w14:paraId="55EC3F57" w14:textId="3912E110" w:rsidR="00C120B2" w:rsidRPr="00280C79" w:rsidRDefault="00C05ADF" w:rsidP="008D62ED">
      <w:pPr>
        <w:pStyle w:val="Prrafodelista"/>
        <w:numPr>
          <w:ilvl w:val="0"/>
          <w:numId w:val="22"/>
        </w:numPr>
        <w:pBdr>
          <w:top w:val="nil"/>
          <w:left w:val="nil"/>
          <w:bottom w:val="nil"/>
          <w:right w:val="nil"/>
          <w:between w:val="nil"/>
        </w:pBdr>
        <w:spacing w:before="1"/>
        <w:ind w:left="567" w:right="161"/>
      </w:pPr>
      <w:r w:rsidRPr="00216E05">
        <w:t xml:space="preserve">Inquilino solicita resolución de contrato. </w:t>
      </w:r>
    </w:p>
    <w:p w14:paraId="6346D594" w14:textId="77777777" w:rsidR="00C120B2" w:rsidRDefault="00C120B2" w:rsidP="000E21B7">
      <w:pPr>
        <w:tabs>
          <w:tab w:val="left" w:pos="1052"/>
        </w:tabs>
        <w:spacing w:line="244" w:lineRule="auto"/>
        <w:ind w:left="567" w:right="161"/>
        <w:jc w:val="both"/>
        <w:rPr>
          <w:sz w:val="20"/>
          <w:szCs w:val="20"/>
        </w:rPr>
      </w:pPr>
    </w:p>
    <w:p w14:paraId="659099CF" w14:textId="327E3CC5" w:rsidR="00D81820" w:rsidRPr="005638D5" w:rsidRDefault="00063783" w:rsidP="004861EE">
      <w:pPr>
        <w:pStyle w:val="Ttulo1"/>
        <w:ind w:left="142" w:right="161" w:firstLine="0"/>
        <w:jc w:val="both"/>
        <w:rPr>
          <w:color w:val="00AFF0"/>
        </w:rPr>
      </w:pPr>
      <w:bookmarkStart w:id="75" w:name="_Toc52978428"/>
      <w:r>
        <w:rPr>
          <w:color w:val="00B0F0"/>
        </w:rPr>
        <w:t>8</w:t>
      </w:r>
      <w:bookmarkStart w:id="76" w:name="_Hlk56761447"/>
      <w:r w:rsidR="00C05ADF">
        <w:rPr>
          <w:color w:val="00B0F0"/>
        </w:rPr>
        <w:t xml:space="preserve">. </w:t>
      </w:r>
      <w:bookmarkEnd w:id="75"/>
      <w:r w:rsidR="00D81820" w:rsidRPr="005638D5">
        <w:rPr>
          <w:color w:val="00AFF0"/>
        </w:rPr>
        <w:t>Inmuebles con inquilinos con contrato vigente pero con impago de renta</w:t>
      </w:r>
      <w:bookmarkEnd w:id="76"/>
    </w:p>
    <w:p w14:paraId="2FEE2351" w14:textId="77777777" w:rsidR="004861EE" w:rsidRDefault="004861EE" w:rsidP="00D81820">
      <w:pPr>
        <w:jc w:val="both"/>
      </w:pPr>
    </w:p>
    <w:p w14:paraId="776988DE" w14:textId="77777777" w:rsidR="00D81820" w:rsidRPr="00EE628E" w:rsidRDefault="00D81820" w:rsidP="00EE628E">
      <w:pPr>
        <w:pBdr>
          <w:top w:val="nil"/>
          <w:left w:val="nil"/>
          <w:bottom w:val="nil"/>
          <w:right w:val="nil"/>
          <w:between w:val="nil"/>
        </w:pBdr>
        <w:spacing w:before="1"/>
        <w:ind w:left="142" w:right="161"/>
        <w:jc w:val="both"/>
        <w:rPr>
          <w:sz w:val="20"/>
          <w:szCs w:val="20"/>
        </w:rPr>
      </w:pPr>
      <w:r w:rsidRPr="00EE628E">
        <w:rPr>
          <w:sz w:val="20"/>
          <w:szCs w:val="20"/>
        </w:rPr>
        <w:t>El Servicer gestionará el alta del alquiler y el inicio de la facturación de rentas. Además, se realizarán las gestiones oportunas conjuntamente con BBVA para la detección de los impagados, lo cual quedará establecido en protocolo  de Vivienda Social.</w:t>
      </w:r>
    </w:p>
    <w:p w14:paraId="26B4915B" w14:textId="77777777" w:rsidR="00D81820" w:rsidRPr="00EE628E" w:rsidRDefault="00D81820" w:rsidP="00EE628E">
      <w:pPr>
        <w:pBdr>
          <w:top w:val="nil"/>
          <w:left w:val="nil"/>
          <w:bottom w:val="nil"/>
          <w:right w:val="nil"/>
          <w:between w:val="nil"/>
        </w:pBdr>
        <w:spacing w:before="1"/>
        <w:ind w:left="142" w:right="161"/>
        <w:jc w:val="both"/>
        <w:rPr>
          <w:sz w:val="20"/>
          <w:szCs w:val="20"/>
        </w:rPr>
      </w:pPr>
    </w:p>
    <w:p w14:paraId="78390854" w14:textId="77777777" w:rsidR="00D81820" w:rsidRPr="00EE628E" w:rsidRDefault="00D81820" w:rsidP="00EE628E">
      <w:pPr>
        <w:pBdr>
          <w:top w:val="nil"/>
          <w:left w:val="nil"/>
          <w:bottom w:val="nil"/>
          <w:right w:val="nil"/>
          <w:between w:val="nil"/>
        </w:pBdr>
        <w:spacing w:before="1"/>
        <w:ind w:left="142" w:right="161"/>
        <w:jc w:val="both"/>
        <w:rPr>
          <w:sz w:val="20"/>
          <w:szCs w:val="20"/>
        </w:rPr>
      </w:pPr>
      <w:r w:rsidRPr="00EE628E">
        <w:rPr>
          <w:sz w:val="20"/>
          <w:szCs w:val="20"/>
        </w:rPr>
        <w:lastRenderedPageBreak/>
        <w:t xml:space="preserve">Ante la identificación de un impago derivado de las gestiones realizadas, se actuará de la siguiente manera, emprendiendo las acciones necesarias en función de la situación actual de cada caso:  </w:t>
      </w:r>
    </w:p>
    <w:p w14:paraId="3A2976FA" w14:textId="77777777" w:rsidR="00EE628E" w:rsidRDefault="00D81820" w:rsidP="00EE628E">
      <w:pPr>
        <w:widowControl/>
        <w:numPr>
          <w:ilvl w:val="0"/>
          <w:numId w:val="47"/>
        </w:numPr>
        <w:spacing w:line="264" w:lineRule="auto"/>
        <w:ind w:left="567" w:hanging="425"/>
        <w:jc w:val="both"/>
        <w:rPr>
          <w:sz w:val="20"/>
          <w:szCs w:val="20"/>
        </w:rPr>
      </w:pPr>
      <w:r w:rsidRPr="00EE628E">
        <w:rPr>
          <w:sz w:val="20"/>
          <w:szCs w:val="20"/>
        </w:rPr>
        <w:t xml:space="preserve">En caso de impago del primer recibo se procederá a contactar por vía telefónica con el inquilino dentro del primer mes después del impago. </w:t>
      </w:r>
    </w:p>
    <w:p w14:paraId="3CF900E3" w14:textId="77777777" w:rsidR="00EE628E" w:rsidRDefault="00D81820" w:rsidP="00EE628E">
      <w:pPr>
        <w:widowControl/>
        <w:numPr>
          <w:ilvl w:val="0"/>
          <w:numId w:val="47"/>
        </w:numPr>
        <w:spacing w:line="264" w:lineRule="auto"/>
        <w:ind w:left="567" w:hanging="425"/>
        <w:jc w:val="both"/>
        <w:rPr>
          <w:sz w:val="20"/>
          <w:szCs w:val="20"/>
        </w:rPr>
      </w:pPr>
      <w:r w:rsidRPr="00EE628E">
        <w:rPr>
          <w:sz w:val="20"/>
          <w:szCs w:val="20"/>
        </w:rPr>
        <w:t>Al segundo mes tras el impago se enviará aviso por correo postal con acuse de recibo</w:t>
      </w:r>
    </w:p>
    <w:p w14:paraId="7550F025" w14:textId="77777777" w:rsidR="00EE628E" w:rsidRDefault="00D81820" w:rsidP="00EE628E">
      <w:pPr>
        <w:widowControl/>
        <w:numPr>
          <w:ilvl w:val="0"/>
          <w:numId w:val="47"/>
        </w:numPr>
        <w:spacing w:line="264" w:lineRule="auto"/>
        <w:ind w:left="567" w:hanging="425"/>
        <w:jc w:val="both"/>
        <w:rPr>
          <w:sz w:val="20"/>
          <w:szCs w:val="20"/>
        </w:rPr>
      </w:pPr>
      <w:r w:rsidRPr="00EE628E">
        <w:rPr>
          <w:sz w:val="20"/>
          <w:szCs w:val="20"/>
        </w:rPr>
        <w:t>Al tercer mes se enviará un segundo aviso por correo postal con acuse de recibo</w:t>
      </w:r>
    </w:p>
    <w:p w14:paraId="5AD1EE78" w14:textId="77777777" w:rsidR="00EE628E" w:rsidRDefault="00D81820" w:rsidP="00EE628E">
      <w:pPr>
        <w:widowControl/>
        <w:numPr>
          <w:ilvl w:val="0"/>
          <w:numId w:val="47"/>
        </w:numPr>
        <w:spacing w:line="264" w:lineRule="auto"/>
        <w:ind w:left="567" w:hanging="425"/>
        <w:jc w:val="both"/>
        <w:rPr>
          <w:sz w:val="20"/>
          <w:szCs w:val="20"/>
        </w:rPr>
      </w:pPr>
      <w:r w:rsidRPr="00EE628E">
        <w:rPr>
          <w:sz w:val="20"/>
          <w:szCs w:val="20"/>
        </w:rPr>
        <w:t>Al cuarto mes se enviará burofax advirtiendo de la rescisión del contrato sino se subsana la deuda pendiente</w:t>
      </w:r>
    </w:p>
    <w:p w14:paraId="10E26940" w14:textId="351122A5" w:rsidR="00D81820" w:rsidRPr="00EE628E" w:rsidRDefault="00D81820" w:rsidP="00D81820">
      <w:pPr>
        <w:widowControl/>
        <w:numPr>
          <w:ilvl w:val="0"/>
          <w:numId w:val="47"/>
        </w:numPr>
        <w:spacing w:line="264" w:lineRule="auto"/>
        <w:ind w:left="567" w:hanging="425"/>
        <w:jc w:val="both"/>
        <w:rPr>
          <w:sz w:val="20"/>
          <w:szCs w:val="20"/>
        </w:rPr>
      </w:pPr>
      <w:r w:rsidRPr="00EE628E">
        <w:rPr>
          <w:sz w:val="20"/>
          <w:szCs w:val="20"/>
        </w:rPr>
        <w:t xml:space="preserve">Al sexto mes de impago se notificará mediante burofax la resolución del contrato de arrendamiento, especificando un plazo y lugar para </w:t>
      </w:r>
      <w:r w:rsidR="00EE628E" w:rsidRPr="00EE628E">
        <w:rPr>
          <w:sz w:val="20"/>
          <w:szCs w:val="20"/>
        </w:rPr>
        <w:t>la entrega</w:t>
      </w:r>
      <w:r w:rsidRPr="00EE628E">
        <w:rPr>
          <w:sz w:val="20"/>
          <w:szCs w:val="20"/>
        </w:rPr>
        <w:t xml:space="preserve"> de llaves.</w:t>
      </w:r>
    </w:p>
    <w:p w14:paraId="58EC7F89" w14:textId="2CE1054C" w:rsidR="00D81820" w:rsidRPr="00EE628E" w:rsidRDefault="00D81820" w:rsidP="00D81820">
      <w:pPr>
        <w:jc w:val="both"/>
        <w:rPr>
          <w:sz w:val="20"/>
          <w:szCs w:val="20"/>
        </w:rPr>
      </w:pPr>
      <w:r w:rsidRPr="00EE628E">
        <w:rPr>
          <w:sz w:val="20"/>
          <w:szCs w:val="20"/>
        </w:rPr>
        <w:t xml:space="preserve">Si tras la notificación, el inquilino no se aviene a la resolución amistosa y consiguiente entrega de llaves y recuperación de la posesión de la vivienda, el Servicer realizará un informe ocupacional de la vivienda, en función del cual se actuará </w:t>
      </w:r>
      <w:r w:rsidR="00EE628E" w:rsidRPr="00EE628E">
        <w:rPr>
          <w:sz w:val="20"/>
          <w:szCs w:val="20"/>
        </w:rPr>
        <w:t>dependiendo del resultado</w:t>
      </w:r>
      <w:r w:rsidRPr="00EE628E">
        <w:rPr>
          <w:sz w:val="20"/>
          <w:szCs w:val="20"/>
        </w:rPr>
        <w:t>:</w:t>
      </w:r>
    </w:p>
    <w:p w14:paraId="03E588F5" w14:textId="77777777" w:rsidR="00D81820" w:rsidRPr="00EE628E" w:rsidRDefault="00D81820" w:rsidP="00EE628E">
      <w:pPr>
        <w:widowControl/>
        <w:numPr>
          <w:ilvl w:val="0"/>
          <w:numId w:val="19"/>
        </w:numPr>
        <w:pBdr>
          <w:top w:val="nil"/>
          <w:left w:val="nil"/>
          <w:bottom w:val="nil"/>
          <w:right w:val="nil"/>
          <w:between w:val="nil"/>
        </w:pBdr>
        <w:spacing w:before="240" w:after="120"/>
        <w:ind w:left="567" w:hanging="360"/>
        <w:jc w:val="both"/>
        <w:rPr>
          <w:sz w:val="20"/>
          <w:szCs w:val="20"/>
        </w:rPr>
      </w:pPr>
      <w:r w:rsidRPr="00EE628E">
        <w:rPr>
          <w:sz w:val="20"/>
          <w:szCs w:val="20"/>
        </w:rPr>
        <w:t xml:space="preserve">Si el inquilino ha abandonado la vivienda y hay signos de que nadie reside en la misma, el </w:t>
      </w:r>
      <w:proofErr w:type="spellStart"/>
      <w:r w:rsidRPr="00EE628E">
        <w:rPr>
          <w:sz w:val="20"/>
          <w:szCs w:val="20"/>
        </w:rPr>
        <w:t>servicer</w:t>
      </w:r>
      <w:proofErr w:type="spellEnd"/>
      <w:r w:rsidRPr="00EE628E">
        <w:rPr>
          <w:sz w:val="20"/>
          <w:szCs w:val="20"/>
        </w:rPr>
        <w:t xml:space="preserve"> enviará el resultado del informe ocupacional con todas las evidencias recogidas a BBVA PSV para su valoración y decisión de cómo proceder, debiendo contestar en el plazo de 10 días hábiles:</w:t>
      </w:r>
    </w:p>
    <w:p w14:paraId="7A2B2A85" w14:textId="5D36381E" w:rsidR="00EE628E" w:rsidRDefault="00D81820" w:rsidP="00EE628E">
      <w:pPr>
        <w:widowControl/>
        <w:numPr>
          <w:ilvl w:val="1"/>
          <w:numId w:val="19"/>
        </w:numPr>
        <w:pBdr>
          <w:top w:val="nil"/>
          <w:left w:val="nil"/>
          <w:bottom w:val="nil"/>
          <w:right w:val="nil"/>
          <w:between w:val="nil"/>
        </w:pBdr>
        <w:spacing w:after="120"/>
        <w:ind w:left="851" w:hanging="284"/>
        <w:jc w:val="both"/>
        <w:rPr>
          <w:sz w:val="20"/>
          <w:szCs w:val="20"/>
        </w:rPr>
      </w:pPr>
      <w:bookmarkStart w:id="77" w:name="_1t3h5sf" w:colFirst="0" w:colLast="0"/>
      <w:bookmarkEnd w:id="77"/>
      <w:r w:rsidRPr="00EE628E">
        <w:rPr>
          <w:sz w:val="20"/>
          <w:szCs w:val="20"/>
        </w:rPr>
        <w:t>Si se procede a descerrajar el inmueble directamente</w:t>
      </w:r>
      <w:bookmarkStart w:id="78" w:name="_4d34og8" w:colFirst="0" w:colLast="0"/>
      <w:bookmarkEnd w:id="78"/>
      <w:r w:rsidR="00EE628E">
        <w:rPr>
          <w:sz w:val="20"/>
          <w:szCs w:val="20"/>
        </w:rPr>
        <w:t>.</w:t>
      </w:r>
    </w:p>
    <w:p w14:paraId="5048D504" w14:textId="0538558A" w:rsidR="00D81820" w:rsidRPr="00EE628E" w:rsidRDefault="00D81820" w:rsidP="00EE628E">
      <w:pPr>
        <w:widowControl/>
        <w:numPr>
          <w:ilvl w:val="1"/>
          <w:numId w:val="19"/>
        </w:numPr>
        <w:pBdr>
          <w:top w:val="nil"/>
          <w:left w:val="nil"/>
          <w:bottom w:val="nil"/>
          <w:right w:val="nil"/>
          <w:between w:val="nil"/>
        </w:pBdr>
        <w:spacing w:after="120"/>
        <w:ind w:left="851" w:hanging="284"/>
        <w:jc w:val="both"/>
        <w:rPr>
          <w:sz w:val="20"/>
          <w:szCs w:val="20"/>
        </w:rPr>
      </w:pPr>
      <w:r w:rsidRPr="00EE628E">
        <w:rPr>
          <w:sz w:val="20"/>
          <w:szCs w:val="20"/>
        </w:rPr>
        <w:t>Si se procede a interponer una demanda judicial de desahucio</w:t>
      </w:r>
      <w:r w:rsidR="00EE628E">
        <w:rPr>
          <w:sz w:val="20"/>
          <w:szCs w:val="20"/>
        </w:rPr>
        <w:t>.</w:t>
      </w:r>
    </w:p>
    <w:p w14:paraId="1520DE69" w14:textId="77777777" w:rsidR="00D81820" w:rsidRPr="00EE628E" w:rsidRDefault="00D81820" w:rsidP="00EE628E">
      <w:pPr>
        <w:widowControl/>
        <w:numPr>
          <w:ilvl w:val="0"/>
          <w:numId w:val="19"/>
        </w:numPr>
        <w:pBdr>
          <w:top w:val="nil"/>
          <w:left w:val="nil"/>
          <w:bottom w:val="nil"/>
          <w:right w:val="nil"/>
          <w:between w:val="nil"/>
        </w:pBdr>
        <w:spacing w:before="240" w:after="120"/>
        <w:ind w:left="567" w:hanging="360"/>
        <w:jc w:val="both"/>
        <w:rPr>
          <w:sz w:val="20"/>
          <w:szCs w:val="20"/>
        </w:rPr>
      </w:pPr>
      <w:r w:rsidRPr="00EE628E">
        <w:rPr>
          <w:sz w:val="20"/>
          <w:szCs w:val="20"/>
        </w:rPr>
        <w:t xml:space="preserve">Si el inquilino permanece en la vivienda, o bien reside un tercero distinto del arrendatario, se solicitará por escrito a BBVA PSV instrucciones de cómo proceder, debiendo contestar en el plazo de 10 días hábiles: </w:t>
      </w:r>
    </w:p>
    <w:p w14:paraId="1C80CAA1" w14:textId="65D8FF37" w:rsidR="00EE628E" w:rsidRDefault="00D81820" w:rsidP="00EE628E">
      <w:pPr>
        <w:widowControl/>
        <w:numPr>
          <w:ilvl w:val="1"/>
          <w:numId w:val="19"/>
        </w:numPr>
        <w:pBdr>
          <w:top w:val="nil"/>
          <w:left w:val="nil"/>
          <w:bottom w:val="nil"/>
          <w:right w:val="nil"/>
          <w:between w:val="nil"/>
        </w:pBdr>
        <w:spacing w:after="120"/>
        <w:ind w:left="851" w:hanging="284"/>
        <w:jc w:val="both"/>
        <w:rPr>
          <w:sz w:val="20"/>
          <w:szCs w:val="20"/>
        </w:rPr>
      </w:pPr>
      <w:r w:rsidRPr="00EE628E">
        <w:rPr>
          <w:sz w:val="20"/>
          <w:szCs w:val="20"/>
        </w:rPr>
        <w:t>Si autoriza la judicialización, en cuyo caso el Servicer procederá a interponer la demanda de desahucio</w:t>
      </w:r>
      <w:r w:rsidR="00EE628E">
        <w:rPr>
          <w:sz w:val="20"/>
          <w:szCs w:val="20"/>
        </w:rPr>
        <w:t>.</w:t>
      </w:r>
    </w:p>
    <w:p w14:paraId="20BB4471" w14:textId="6E566017" w:rsidR="00D81820" w:rsidRPr="00EE628E" w:rsidRDefault="00D81820" w:rsidP="00D81820">
      <w:pPr>
        <w:widowControl/>
        <w:numPr>
          <w:ilvl w:val="1"/>
          <w:numId w:val="19"/>
        </w:numPr>
        <w:pBdr>
          <w:top w:val="nil"/>
          <w:left w:val="nil"/>
          <w:bottom w:val="nil"/>
          <w:right w:val="nil"/>
          <w:between w:val="nil"/>
        </w:pBdr>
        <w:spacing w:after="120"/>
        <w:ind w:left="851" w:hanging="284"/>
        <w:jc w:val="both"/>
        <w:rPr>
          <w:sz w:val="20"/>
          <w:szCs w:val="20"/>
        </w:rPr>
      </w:pPr>
      <w:r w:rsidRPr="00EE628E">
        <w:rPr>
          <w:sz w:val="20"/>
          <w:szCs w:val="20"/>
        </w:rPr>
        <w:t>O si deja en suspenso el inicio de las acciones judiciales hasta nuevas instrucciones, durante un periodo en el que BBVA realizará actuaciones a través de sus CES o activará planes especiales, comunicando al Servicer cómo actuar tras la finalización de estas</w:t>
      </w:r>
      <w:r w:rsidR="00EE628E">
        <w:rPr>
          <w:sz w:val="20"/>
          <w:szCs w:val="20"/>
        </w:rPr>
        <w:t>.</w:t>
      </w:r>
    </w:p>
    <w:p w14:paraId="4B3D5FBE" w14:textId="77777777" w:rsidR="00D81820" w:rsidRDefault="00D81820" w:rsidP="00D81820">
      <w:pPr>
        <w:jc w:val="both"/>
        <w:rPr>
          <w:sz w:val="20"/>
          <w:szCs w:val="20"/>
        </w:rPr>
      </w:pPr>
      <w:r w:rsidRPr="00EE628E">
        <w:rPr>
          <w:sz w:val="20"/>
          <w:szCs w:val="20"/>
        </w:rPr>
        <w:t>En caso de ponerse al día el inquilino durante la negociación se considerará enervado el contrato.</w:t>
      </w:r>
    </w:p>
    <w:p w14:paraId="30330569" w14:textId="77777777" w:rsidR="00AA2EB6" w:rsidRDefault="00AA2EB6" w:rsidP="00D81820">
      <w:pPr>
        <w:jc w:val="both"/>
        <w:rPr>
          <w:sz w:val="20"/>
          <w:szCs w:val="20"/>
        </w:rPr>
      </w:pPr>
    </w:p>
    <w:p w14:paraId="208AC067" w14:textId="77777777" w:rsidR="00AA2EB6" w:rsidRPr="00EE628E" w:rsidRDefault="00AA2EB6" w:rsidP="00D81820">
      <w:pPr>
        <w:jc w:val="both"/>
        <w:rPr>
          <w:sz w:val="20"/>
          <w:szCs w:val="20"/>
        </w:rPr>
      </w:pPr>
    </w:p>
    <w:p w14:paraId="50C70A6E" w14:textId="274475B1" w:rsidR="00D2752B" w:rsidRPr="00EE628E" w:rsidRDefault="00063783" w:rsidP="005F10C4">
      <w:pPr>
        <w:pStyle w:val="Ttulo1"/>
        <w:ind w:left="567" w:right="161" w:hanging="567"/>
        <w:jc w:val="both"/>
        <w:rPr>
          <w:strike/>
          <w:color w:val="000000"/>
          <w:sz w:val="19"/>
          <w:szCs w:val="19"/>
        </w:rPr>
      </w:pPr>
      <w:bookmarkStart w:id="79" w:name="_Toc52978429"/>
      <w:r w:rsidRPr="00EE628E">
        <w:rPr>
          <w:color w:val="00B0F0"/>
        </w:rPr>
        <w:t>9</w:t>
      </w:r>
      <w:r w:rsidR="00C05ADF" w:rsidRPr="00EE628E">
        <w:rPr>
          <w:color w:val="00B0F0"/>
        </w:rPr>
        <w:t>.  Reporting</w:t>
      </w:r>
      <w:bookmarkEnd w:id="79"/>
      <w:r w:rsidR="00216E05" w:rsidRPr="00EE628E">
        <w:rPr>
          <w:strike/>
          <w:color w:val="000000"/>
          <w:sz w:val="19"/>
          <w:szCs w:val="19"/>
        </w:rPr>
        <w:t xml:space="preserve"> </w:t>
      </w:r>
    </w:p>
    <w:p w14:paraId="1848C025" w14:textId="71C7B2B9" w:rsidR="00A02AAF" w:rsidRPr="00EE628E" w:rsidRDefault="00A02AAF" w:rsidP="00A02AAF">
      <w:pPr>
        <w:rPr>
          <w:sz w:val="20"/>
        </w:rPr>
      </w:pPr>
      <w:r w:rsidRPr="00EE628E">
        <w:rPr>
          <w:sz w:val="20"/>
        </w:rPr>
        <w:t xml:space="preserve">A continuación se indican los informes y periodicidad de los mismos. </w:t>
      </w:r>
    </w:p>
    <w:p w14:paraId="768380FE" w14:textId="3D8A5B10" w:rsidR="00C93A7C" w:rsidRPr="00EE628E" w:rsidRDefault="00C93A7C" w:rsidP="00165D47">
      <w:pPr>
        <w:rPr>
          <w:b/>
          <w:strike/>
          <w:color w:val="000000"/>
          <w:sz w:val="19"/>
          <w:szCs w:val="19"/>
        </w:rPr>
      </w:pPr>
    </w:p>
    <w:tbl>
      <w:tblPr>
        <w:tblW w:w="10938" w:type="dxa"/>
        <w:shd w:val="clear" w:color="auto" w:fill="FFFFFF"/>
        <w:tblCellMar>
          <w:left w:w="0" w:type="dxa"/>
          <w:right w:w="0" w:type="dxa"/>
        </w:tblCellMar>
        <w:tblLook w:val="04A0" w:firstRow="1" w:lastRow="0" w:firstColumn="1" w:lastColumn="0" w:noHBand="0" w:noVBand="1"/>
      </w:tblPr>
      <w:tblGrid>
        <w:gridCol w:w="9464"/>
        <w:gridCol w:w="1474"/>
      </w:tblGrid>
      <w:tr w:rsidR="004861EE" w:rsidRPr="00EE628E" w14:paraId="477BD465" w14:textId="77777777" w:rsidTr="004861EE">
        <w:trPr>
          <w:trHeight w:val="361"/>
        </w:trPr>
        <w:tc>
          <w:tcPr>
            <w:tcW w:w="9464" w:type="dxa"/>
            <w:tcBorders>
              <w:top w:val="nil"/>
              <w:left w:val="nil"/>
              <w:bottom w:val="single" w:sz="12" w:space="0" w:color="004481"/>
              <w:right w:val="nil"/>
            </w:tcBorders>
            <w:shd w:val="clear" w:color="auto" w:fill="FFFFFF"/>
            <w:tcMar>
              <w:top w:w="72" w:type="dxa"/>
              <w:left w:w="72" w:type="dxa"/>
              <w:bottom w:w="72" w:type="dxa"/>
              <w:right w:w="72" w:type="dxa"/>
            </w:tcMar>
            <w:vAlign w:val="center"/>
            <w:hideMark/>
          </w:tcPr>
          <w:p w14:paraId="45731F7C" w14:textId="77777777" w:rsidR="004861EE" w:rsidRPr="00EE628E" w:rsidRDefault="004861EE" w:rsidP="004861EE">
            <w:pPr>
              <w:widowControl/>
              <w:rPr>
                <w:rFonts w:asciiTheme="majorHAnsi" w:eastAsia="Times New Roman" w:hAnsiTheme="majorHAnsi" w:cstheme="majorHAnsi"/>
                <w:color w:val="222222"/>
                <w:sz w:val="20"/>
                <w:szCs w:val="24"/>
              </w:rPr>
            </w:pPr>
            <w:r w:rsidRPr="00EE628E">
              <w:rPr>
                <w:rFonts w:asciiTheme="majorHAnsi" w:eastAsia="Times New Roman" w:hAnsiTheme="majorHAnsi" w:cstheme="majorHAnsi"/>
                <w:b/>
                <w:bCs/>
                <w:color w:val="222222"/>
                <w:sz w:val="20"/>
                <w:szCs w:val="24"/>
                <w:lang w:val="es-ES_tradnl"/>
              </w:rPr>
              <w:t>Informe</w:t>
            </w:r>
          </w:p>
        </w:tc>
        <w:tc>
          <w:tcPr>
            <w:tcW w:w="1474" w:type="dxa"/>
            <w:tcBorders>
              <w:top w:val="nil"/>
              <w:left w:val="nil"/>
              <w:bottom w:val="single" w:sz="12" w:space="0" w:color="004481"/>
              <w:right w:val="nil"/>
            </w:tcBorders>
            <w:shd w:val="clear" w:color="auto" w:fill="FFFFFF"/>
            <w:tcMar>
              <w:top w:w="72" w:type="dxa"/>
              <w:left w:w="72" w:type="dxa"/>
              <w:bottom w:w="72" w:type="dxa"/>
              <w:right w:w="72" w:type="dxa"/>
            </w:tcMar>
            <w:vAlign w:val="center"/>
            <w:hideMark/>
          </w:tcPr>
          <w:p w14:paraId="6C8BBA6D" w14:textId="77777777" w:rsidR="004861EE" w:rsidRPr="00EE628E" w:rsidRDefault="004861EE" w:rsidP="004861EE">
            <w:pPr>
              <w:widowControl/>
              <w:rPr>
                <w:rFonts w:asciiTheme="majorHAnsi" w:eastAsia="Times New Roman" w:hAnsiTheme="majorHAnsi" w:cstheme="majorHAnsi"/>
                <w:color w:val="222222"/>
                <w:sz w:val="20"/>
                <w:szCs w:val="24"/>
              </w:rPr>
            </w:pPr>
            <w:r w:rsidRPr="00EE628E">
              <w:rPr>
                <w:rFonts w:asciiTheme="majorHAnsi" w:eastAsia="Times New Roman" w:hAnsiTheme="majorHAnsi" w:cstheme="majorHAnsi"/>
                <w:b/>
                <w:bCs/>
                <w:color w:val="222222"/>
                <w:sz w:val="20"/>
                <w:szCs w:val="24"/>
                <w:lang w:val="es-ES_tradnl"/>
              </w:rPr>
              <w:t>Periodicidad</w:t>
            </w:r>
          </w:p>
        </w:tc>
      </w:tr>
      <w:tr w:rsidR="004861EE" w:rsidRPr="00EE628E" w14:paraId="5C72C63C" w14:textId="77777777" w:rsidTr="004861EE">
        <w:trPr>
          <w:trHeight w:val="419"/>
        </w:trPr>
        <w:tc>
          <w:tcPr>
            <w:tcW w:w="9464" w:type="dxa"/>
            <w:tcBorders>
              <w:top w:val="nil"/>
              <w:left w:val="nil"/>
              <w:bottom w:val="dotted" w:sz="8" w:space="0" w:color="BFBFBF"/>
              <w:right w:val="nil"/>
            </w:tcBorders>
            <w:shd w:val="clear" w:color="auto" w:fill="FFFFFF"/>
            <w:tcMar>
              <w:top w:w="72" w:type="dxa"/>
              <w:left w:w="72" w:type="dxa"/>
              <w:bottom w:w="72" w:type="dxa"/>
              <w:right w:w="72" w:type="dxa"/>
            </w:tcMar>
            <w:vAlign w:val="center"/>
            <w:hideMark/>
          </w:tcPr>
          <w:p w14:paraId="748FF6A3" w14:textId="77777777" w:rsidR="004861EE" w:rsidRPr="00EE628E" w:rsidRDefault="004861EE" w:rsidP="004861EE">
            <w:pPr>
              <w:widowControl/>
              <w:rPr>
                <w:rFonts w:asciiTheme="majorHAnsi" w:eastAsia="Times New Roman" w:hAnsiTheme="majorHAnsi" w:cstheme="majorHAnsi"/>
                <w:color w:val="222222"/>
                <w:sz w:val="20"/>
                <w:szCs w:val="24"/>
              </w:rPr>
            </w:pPr>
            <w:r w:rsidRPr="00EE628E">
              <w:rPr>
                <w:rFonts w:asciiTheme="majorHAnsi" w:eastAsia="Times New Roman" w:hAnsiTheme="majorHAnsi" w:cstheme="majorHAnsi"/>
                <w:b/>
                <w:bCs/>
                <w:color w:val="222222"/>
                <w:sz w:val="20"/>
                <w:szCs w:val="24"/>
                <w:lang w:val="es-ES_tradnl"/>
              </w:rPr>
              <w:t>Informe de Gestión</w:t>
            </w:r>
          </w:p>
        </w:tc>
        <w:tc>
          <w:tcPr>
            <w:tcW w:w="1474" w:type="dxa"/>
            <w:tcBorders>
              <w:top w:val="nil"/>
              <w:left w:val="nil"/>
              <w:bottom w:val="dotted" w:sz="8" w:space="0" w:color="BFBFBF"/>
              <w:right w:val="nil"/>
            </w:tcBorders>
            <w:shd w:val="clear" w:color="auto" w:fill="FFFFFF"/>
            <w:tcMar>
              <w:top w:w="72" w:type="dxa"/>
              <w:left w:w="72" w:type="dxa"/>
              <w:bottom w:w="72" w:type="dxa"/>
              <w:right w:w="72" w:type="dxa"/>
            </w:tcMar>
            <w:vAlign w:val="center"/>
            <w:hideMark/>
          </w:tcPr>
          <w:p w14:paraId="51F5C426" w14:textId="77777777" w:rsidR="004861EE" w:rsidRPr="00EE628E" w:rsidRDefault="004861EE" w:rsidP="004861EE">
            <w:pPr>
              <w:widowControl/>
              <w:rPr>
                <w:rFonts w:asciiTheme="majorHAnsi" w:eastAsia="Times New Roman" w:hAnsiTheme="majorHAnsi" w:cstheme="majorHAnsi"/>
                <w:color w:val="222222"/>
                <w:sz w:val="20"/>
                <w:szCs w:val="24"/>
              </w:rPr>
            </w:pPr>
            <w:r w:rsidRPr="00EE628E">
              <w:rPr>
                <w:rFonts w:asciiTheme="majorHAnsi" w:eastAsia="Times New Roman" w:hAnsiTheme="majorHAnsi" w:cstheme="majorHAnsi"/>
                <w:color w:val="222222"/>
                <w:sz w:val="20"/>
                <w:szCs w:val="24"/>
                <w:lang w:val="es-ES_tradnl"/>
              </w:rPr>
              <w:t>Mensual</w:t>
            </w:r>
          </w:p>
        </w:tc>
      </w:tr>
      <w:tr w:rsidR="004861EE" w:rsidRPr="00EE628E" w14:paraId="1D5E73AB" w14:textId="77777777" w:rsidTr="004861EE">
        <w:trPr>
          <w:trHeight w:val="419"/>
        </w:trPr>
        <w:tc>
          <w:tcPr>
            <w:tcW w:w="9464" w:type="dxa"/>
            <w:tcBorders>
              <w:top w:val="nil"/>
              <w:left w:val="nil"/>
              <w:bottom w:val="dotted" w:sz="8" w:space="0" w:color="BFBFBF"/>
              <w:right w:val="nil"/>
            </w:tcBorders>
            <w:shd w:val="clear" w:color="auto" w:fill="F2F2F2"/>
            <w:tcMar>
              <w:top w:w="72" w:type="dxa"/>
              <w:left w:w="72" w:type="dxa"/>
              <w:bottom w:w="72" w:type="dxa"/>
              <w:right w:w="72" w:type="dxa"/>
            </w:tcMar>
            <w:vAlign w:val="center"/>
            <w:hideMark/>
          </w:tcPr>
          <w:p w14:paraId="3A2BE33C" w14:textId="77777777" w:rsidR="004861EE" w:rsidRPr="00EE628E" w:rsidRDefault="004861EE" w:rsidP="004861EE">
            <w:pPr>
              <w:widowControl/>
              <w:rPr>
                <w:rFonts w:asciiTheme="majorHAnsi" w:eastAsia="Times New Roman" w:hAnsiTheme="majorHAnsi" w:cstheme="majorHAnsi"/>
                <w:color w:val="222222"/>
                <w:sz w:val="20"/>
                <w:szCs w:val="24"/>
              </w:rPr>
            </w:pPr>
            <w:r w:rsidRPr="00EE628E">
              <w:rPr>
                <w:rFonts w:asciiTheme="majorHAnsi" w:eastAsia="Times New Roman" w:hAnsiTheme="majorHAnsi" w:cstheme="majorHAnsi"/>
                <w:b/>
                <w:bCs/>
                <w:color w:val="000000"/>
                <w:sz w:val="20"/>
                <w:szCs w:val="24"/>
                <w:lang w:val="es-ES_tradnl"/>
              </w:rPr>
              <w:t>Informe Solicitudes Ley Catalana</w:t>
            </w:r>
            <w:r w:rsidRPr="00EE628E">
              <w:rPr>
                <w:rFonts w:asciiTheme="majorHAnsi" w:eastAsia="Times New Roman" w:hAnsiTheme="majorHAnsi" w:cstheme="majorHAnsi"/>
                <w:color w:val="000000"/>
                <w:sz w:val="20"/>
                <w:szCs w:val="24"/>
                <w:lang w:val="es-ES_tradnl"/>
              </w:rPr>
              <w:t>, con información sobre el estado de las solicitudes y ofrecimientos de Ley Catalana</w:t>
            </w:r>
          </w:p>
        </w:tc>
        <w:tc>
          <w:tcPr>
            <w:tcW w:w="1474" w:type="dxa"/>
            <w:tcBorders>
              <w:top w:val="nil"/>
              <w:left w:val="nil"/>
              <w:bottom w:val="dotted" w:sz="8" w:space="0" w:color="BFBFBF"/>
              <w:right w:val="nil"/>
            </w:tcBorders>
            <w:shd w:val="clear" w:color="auto" w:fill="F2F2F2"/>
            <w:tcMar>
              <w:top w:w="72" w:type="dxa"/>
              <w:left w:w="72" w:type="dxa"/>
              <w:bottom w:w="72" w:type="dxa"/>
              <w:right w:w="72" w:type="dxa"/>
            </w:tcMar>
            <w:vAlign w:val="center"/>
            <w:hideMark/>
          </w:tcPr>
          <w:p w14:paraId="40B93CCE" w14:textId="3AB1302C" w:rsidR="004861EE" w:rsidRPr="00EE628E" w:rsidRDefault="00B2515F" w:rsidP="004861EE">
            <w:pPr>
              <w:widowControl/>
              <w:rPr>
                <w:rFonts w:asciiTheme="majorHAnsi" w:eastAsia="Times New Roman" w:hAnsiTheme="majorHAnsi" w:cstheme="majorHAnsi"/>
                <w:color w:val="222222"/>
                <w:sz w:val="20"/>
                <w:szCs w:val="24"/>
              </w:rPr>
            </w:pPr>
            <w:r>
              <w:rPr>
                <w:rFonts w:asciiTheme="majorHAnsi" w:eastAsia="Times New Roman" w:hAnsiTheme="majorHAnsi" w:cstheme="majorHAnsi"/>
                <w:color w:val="000000"/>
                <w:sz w:val="20"/>
                <w:szCs w:val="24"/>
                <w:lang w:val="es-ES_tradnl"/>
              </w:rPr>
              <w:t>Mensual</w:t>
            </w:r>
          </w:p>
        </w:tc>
      </w:tr>
      <w:tr w:rsidR="004861EE" w:rsidRPr="00EE628E" w14:paraId="4A98DCF3" w14:textId="77777777" w:rsidTr="004861EE">
        <w:trPr>
          <w:trHeight w:val="419"/>
        </w:trPr>
        <w:tc>
          <w:tcPr>
            <w:tcW w:w="9464" w:type="dxa"/>
            <w:tcBorders>
              <w:top w:val="nil"/>
              <w:left w:val="nil"/>
              <w:bottom w:val="dotted" w:sz="8" w:space="0" w:color="BFBFBF"/>
              <w:right w:val="nil"/>
            </w:tcBorders>
            <w:shd w:val="clear" w:color="auto" w:fill="F2F2F2"/>
            <w:tcMar>
              <w:top w:w="72" w:type="dxa"/>
              <w:left w:w="72" w:type="dxa"/>
              <w:bottom w:w="72" w:type="dxa"/>
              <w:right w:w="72" w:type="dxa"/>
            </w:tcMar>
            <w:vAlign w:val="center"/>
            <w:hideMark/>
          </w:tcPr>
          <w:p w14:paraId="4B882FE0" w14:textId="77777777" w:rsidR="004861EE" w:rsidRPr="00EE628E" w:rsidRDefault="004861EE" w:rsidP="004861EE">
            <w:pPr>
              <w:widowControl/>
              <w:rPr>
                <w:rFonts w:asciiTheme="majorHAnsi" w:eastAsia="Times New Roman" w:hAnsiTheme="majorHAnsi" w:cstheme="majorHAnsi"/>
                <w:color w:val="222222"/>
                <w:sz w:val="20"/>
                <w:szCs w:val="24"/>
              </w:rPr>
            </w:pPr>
            <w:r w:rsidRPr="00EE628E">
              <w:rPr>
                <w:rFonts w:asciiTheme="majorHAnsi" w:eastAsia="Times New Roman" w:hAnsiTheme="majorHAnsi" w:cstheme="majorHAnsi"/>
                <w:b/>
                <w:bCs/>
                <w:color w:val="000000"/>
                <w:sz w:val="20"/>
                <w:szCs w:val="24"/>
                <w:lang w:val="es-ES_tradnl"/>
              </w:rPr>
              <w:t>Informe renovaciones Ley Catalana</w:t>
            </w:r>
            <w:r w:rsidRPr="00EE628E">
              <w:rPr>
                <w:rFonts w:asciiTheme="majorHAnsi" w:eastAsia="Times New Roman" w:hAnsiTheme="majorHAnsi" w:cstheme="majorHAnsi"/>
                <w:color w:val="000000"/>
                <w:sz w:val="20"/>
                <w:szCs w:val="24"/>
                <w:lang w:val="es-ES_tradnl"/>
              </w:rPr>
              <w:t>, con información de los alquileres sociales en trámite de renovación</w:t>
            </w:r>
          </w:p>
        </w:tc>
        <w:tc>
          <w:tcPr>
            <w:tcW w:w="1474" w:type="dxa"/>
            <w:tcBorders>
              <w:top w:val="nil"/>
              <w:left w:val="nil"/>
              <w:bottom w:val="dotted" w:sz="8" w:space="0" w:color="BFBFBF"/>
              <w:right w:val="nil"/>
            </w:tcBorders>
            <w:shd w:val="clear" w:color="auto" w:fill="F2F2F2"/>
            <w:tcMar>
              <w:top w:w="72" w:type="dxa"/>
              <w:left w:w="72" w:type="dxa"/>
              <w:bottom w:w="72" w:type="dxa"/>
              <w:right w:w="72" w:type="dxa"/>
            </w:tcMar>
            <w:vAlign w:val="center"/>
            <w:hideMark/>
          </w:tcPr>
          <w:p w14:paraId="42A18C87" w14:textId="425E49D0" w:rsidR="004861EE" w:rsidRPr="00EE628E" w:rsidRDefault="00B2515F" w:rsidP="004861EE">
            <w:pPr>
              <w:widowControl/>
              <w:rPr>
                <w:rFonts w:asciiTheme="majorHAnsi" w:eastAsia="Times New Roman" w:hAnsiTheme="majorHAnsi" w:cstheme="majorHAnsi"/>
                <w:color w:val="222222"/>
                <w:sz w:val="20"/>
                <w:szCs w:val="24"/>
              </w:rPr>
            </w:pPr>
            <w:r>
              <w:rPr>
                <w:rFonts w:asciiTheme="majorHAnsi" w:eastAsia="Times New Roman" w:hAnsiTheme="majorHAnsi" w:cstheme="majorHAnsi"/>
                <w:color w:val="000000"/>
                <w:sz w:val="20"/>
                <w:szCs w:val="24"/>
                <w:lang w:val="es-ES_tradnl"/>
              </w:rPr>
              <w:t>Mensual</w:t>
            </w:r>
          </w:p>
        </w:tc>
      </w:tr>
      <w:tr w:rsidR="004861EE" w:rsidRPr="00EE628E" w14:paraId="7C552A13" w14:textId="77777777" w:rsidTr="004861EE">
        <w:trPr>
          <w:trHeight w:val="419"/>
        </w:trPr>
        <w:tc>
          <w:tcPr>
            <w:tcW w:w="9464" w:type="dxa"/>
            <w:tcBorders>
              <w:top w:val="nil"/>
              <w:left w:val="nil"/>
              <w:bottom w:val="dotted" w:sz="8" w:space="0" w:color="BFBFBF"/>
              <w:right w:val="nil"/>
            </w:tcBorders>
            <w:shd w:val="clear" w:color="auto" w:fill="F2F2F2"/>
            <w:tcMar>
              <w:top w:w="72" w:type="dxa"/>
              <w:left w:w="72" w:type="dxa"/>
              <w:bottom w:w="72" w:type="dxa"/>
              <w:right w:w="72" w:type="dxa"/>
            </w:tcMar>
            <w:vAlign w:val="center"/>
            <w:hideMark/>
          </w:tcPr>
          <w:p w14:paraId="6561422C" w14:textId="77777777" w:rsidR="004861EE" w:rsidRPr="00EE628E" w:rsidRDefault="004861EE" w:rsidP="004861EE">
            <w:pPr>
              <w:widowControl/>
              <w:rPr>
                <w:rFonts w:asciiTheme="majorHAnsi" w:eastAsia="Times New Roman" w:hAnsiTheme="majorHAnsi" w:cstheme="majorHAnsi"/>
                <w:color w:val="222222"/>
                <w:sz w:val="20"/>
                <w:szCs w:val="24"/>
              </w:rPr>
            </w:pPr>
            <w:r w:rsidRPr="00EE628E">
              <w:rPr>
                <w:rFonts w:asciiTheme="majorHAnsi" w:eastAsia="Times New Roman" w:hAnsiTheme="majorHAnsi" w:cstheme="majorHAnsi"/>
                <w:b/>
                <w:bCs/>
                <w:color w:val="000000"/>
                <w:sz w:val="20"/>
                <w:szCs w:val="24"/>
                <w:lang w:val="es-ES_tradnl"/>
              </w:rPr>
              <w:t>Informe Solicitudes Fondo Social Vivienda</w:t>
            </w:r>
            <w:r w:rsidRPr="00EE628E">
              <w:rPr>
                <w:rFonts w:asciiTheme="majorHAnsi" w:eastAsia="Times New Roman" w:hAnsiTheme="majorHAnsi" w:cstheme="majorHAnsi"/>
                <w:color w:val="000000"/>
                <w:sz w:val="20"/>
                <w:szCs w:val="24"/>
                <w:lang w:val="es-ES_tradnl"/>
              </w:rPr>
              <w:t>, con Información sobre el estado de las solicitudes del FSV y las renovaciones</w:t>
            </w:r>
          </w:p>
        </w:tc>
        <w:tc>
          <w:tcPr>
            <w:tcW w:w="1474" w:type="dxa"/>
            <w:tcBorders>
              <w:top w:val="nil"/>
              <w:left w:val="nil"/>
              <w:bottom w:val="dotted" w:sz="8" w:space="0" w:color="BFBFBF"/>
              <w:right w:val="nil"/>
            </w:tcBorders>
            <w:shd w:val="clear" w:color="auto" w:fill="F2F2F2"/>
            <w:tcMar>
              <w:top w:w="72" w:type="dxa"/>
              <w:left w:w="72" w:type="dxa"/>
              <w:bottom w:w="72" w:type="dxa"/>
              <w:right w:w="72" w:type="dxa"/>
            </w:tcMar>
            <w:vAlign w:val="center"/>
            <w:hideMark/>
          </w:tcPr>
          <w:p w14:paraId="5F348167" w14:textId="77777777" w:rsidR="004861EE" w:rsidRPr="00EE628E" w:rsidRDefault="004861EE" w:rsidP="004861EE">
            <w:pPr>
              <w:widowControl/>
              <w:rPr>
                <w:rFonts w:asciiTheme="majorHAnsi" w:eastAsia="Times New Roman" w:hAnsiTheme="majorHAnsi" w:cstheme="majorHAnsi"/>
                <w:color w:val="222222"/>
                <w:sz w:val="20"/>
                <w:szCs w:val="24"/>
              </w:rPr>
            </w:pPr>
            <w:r w:rsidRPr="00EE628E">
              <w:rPr>
                <w:rFonts w:asciiTheme="majorHAnsi" w:eastAsia="Times New Roman" w:hAnsiTheme="majorHAnsi" w:cstheme="majorHAnsi"/>
                <w:color w:val="000000"/>
                <w:sz w:val="20"/>
                <w:szCs w:val="24"/>
                <w:lang w:val="es-ES_tradnl"/>
              </w:rPr>
              <w:t>Mensual</w:t>
            </w:r>
          </w:p>
        </w:tc>
      </w:tr>
      <w:tr w:rsidR="004861EE" w:rsidRPr="00EE628E" w14:paraId="1257651B" w14:textId="77777777" w:rsidTr="004861EE">
        <w:trPr>
          <w:trHeight w:val="419"/>
        </w:trPr>
        <w:tc>
          <w:tcPr>
            <w:tcW w:w="9464" w:type="dxa"/>
            <w:tcBorders>
              <w:top w:val="nil"/>
              <w:left w:val="nil"/>
              <w:bottom w:val="dotted" w:sz="8" w:space="0" w:color="BFBFBF"/>
              <w:right w:val="nil"/>
            </w:tcBorders>
            <w:shd w:val="clear" w:color="auto" w:fill="F2F2F2"/>
            <w:tcMar>
              <w:top w:w="72" w:type="dxa"/>
              <w:left w:w="72" w:type="dxa"/>
              <w:bottom w:w="72" w:type="dxa"/>
              <w:right w:w="72" w:type="dxa"/>
            </w:tcMar>
            <w:vAlign w:val="center"/>
            <w:hideMark/>
          </w:tcPr>
          <w:p w14:paraId="6A3C1D0D" w14:textId="3175D87D" w:rsidR="004861EE" w:rsidRPr="00EE628E" w:rsidRDefault="004861EE" w:rsidP="004861EE">
            <w:pPr>
              <w:widowControl/>
              <w:rPr>
                <w:rFonts w:asciiTheme="majorHAnsi" w:eastAsia="Times New Roman" w:hAnsiTheme="majorHAnsi" w:cstheme="majorHAnsi"/>
                <w:color w:val="222222"/>
                <w:sz w:val="20"/>
                <w:szCs w:val="24"/>
              </w:rPr>
            </w:pPr>
            <w:r w:rsidRPr="00EE628E">
              <w:rPr>
                <w:rFonts w:asciiTheme="majorHAnsi" w:eastAsia="Times New Roman" w:hAnsiTheme="majorHAnsi" w:cstheme="majorHAnsi"/>
                <w:b/>
                <w:bCs/>
                <w:color w:val="000000"/>
                <w:sz w:val="20"/>
                <w:szCs w:val="24"/>
                <w:lang w:val="es-ES_tradnl"/>
              </w:rPr>
              <w:t>Informe grado cumplimiento Ley Catalana</w:t>
            </w:r>
            <w:r w:rsidR="00B2515F">
              <w:rPr>
                <w:rFonts w:asciiTheme="majorHAnsi" w:eastAsia="Times New Roman" w:hAnsiTheme="majorHAnsi" w:cstheme="majorHAnsi"/>
                <w:b/>
                <w:bCs/>
                <w:color w:val="000000"/>
                <w:sz w:val="20"/>
                <w:szCs w:val="24"/>
                <w:lang w:val="es-ES_tradnl"/>
              </w:rPr>
              <w:t xml:space="preserve">, </w:t>
            </w:r>
            <w:r w:rsidR="00B2515F" w:rsidRPr="00B2515F">
              <w:rPr>
                <w:rFonts w:asciiTheme="majorHAnsi" w:eastAsia="Times New Roman" w:hAnsiTheme="majorHAnsi" w:cstheme="majorHAnsi"/>
                <w:color w:val="000000"/>
                <w:sz w:val="20"/>
                <w:szCs w:val="24"/>
                <w:lang w:val="es-ES_tradnl"/>
              </w:rPr>
              <w:t>con información del perímetro afectado por Ley Catalana, por tipología y estado en cuanto al cumplimiento de esta en materia de ofrecimiento</w:t>
            </w:r>
            <w:r w:rsidR="00B2515F">
              <w:rPr>
                <w:rFonts w:asciiTheme="majorHAnsi" w:eastAsia="Times New Roman" w:hAnsiTheme="majorHAnsi" w:cstheme="majorHAnsi"/>
                <w:color w:val="000000"/>
                <w:sz w:val="20"/>
                <w:szCs w:val="24"/>
                <w:lang w:val="es-ES_tradnl"/>
              </w:rPr>
              <w:t>s</w:t>
            </w:r>
            <w:r w:rsidR="00B2515F" w:rsidRPr="00B2515F">
              <w:rPr>
                <w:rFonts w:asciiTheme="majorHAnsi" w:eastAsia="Times New Roman" w:hAnsiTheme="majorHAnsi" w:cstheme="majorHAnsi"/>
                <w:color w:val="000000"/>
                <w:sz w:val="20"/>
                <w:szCs w:val="24"/>
                <w:lang w:val="es-ES_tradnl"/>
              </w:rPr>
              <w:t>, lanzamientos, etc.</w:t>
            </w:r>
          </w:p>
        </w:tc>
        <w:tc>
          <w:tcPr>
            <w:tcW w:w="1474" w:type="dxa"/>
            <w:tcBorders>
              <w:top w:val="nil"/>
              <w:left w:val="nil"/>
              <w:bottom w:val="dotted" w:sz="8" w:space="0" w:color="BFBFBF"/>
              <w:right w:val="nil"/>
            </w:tcBorders>
            <w:shd w:val="clear" w:color="auto" w:fill="F2F2F2"/>
            <w:tcMar>
              <w:top w:w="72" w:type="dxa"/>
              <w:left w:w="72" w:type="dxa"/>
              <w:bottom w:w="72" w:type="dxa"/>
              <w:right w:w="72" w:type="dxa"/>
            </w:tcMar>
            <w:vAlign w:val="center"/>
            <w:hideMark/>
          </w:tcPr>
          <w:p w14:paraId="1F336932" w14:textId="77777777" w:rsidR="004861EE" w:rsidRPr="00EE628E" w:rsidRDefault="004861EE" w:rsidP="004861EE">
            <w:pPr>
              <w:widowControl/>
              <w:rPr>
                <w:rFonts w:asciiTheme="majorHAnsi" w:eastAsia="Times New Roman" w:hAnsiTheme="majorHAnsi" w:cstheme="majorHAnsi"/>
                <w:color w:val="222222"/>
                <w:sz w:val="20"/>
                <w:szCs w:val="24"/>
              </w:rPr>
            </w:pPr>
            <w:r w:rsidRPr="00EE628E">
              <w:rPr>
                <w:rFonts w:asciiTheme="majorHAnsi" w:eastAsia="Times New Roman" w:hAnsiTheme="majorHAnsi" w:cstheme="majorHAnsi"/>
                <w:color w:val="000000"/>
                <w:sz w:val="20"/>
                <w:szCs w:val="24"/>
                <w:lang w:val="es-ES_tradnl"/>
              </w:rPr>
              <w:t>Mensual</w:t>
            </w:r>
          </w:p>
        </w:tc>
      </w:tr>
      <w:tr w:rsidR="004861EE" w:rsidRPr="00EE628E" w14:paraId="034683F1" w14:textId="77777777" w:rsidTr="004861EE">
        <w:trPr>
          <w:trHeight w:val="419"/>
        </w:trPr>
        <w:tc>
          <w:tcPr>
            <w:tcW w:w="9464" w:type="dxa"/>
            <w:tcBorders>
              <w:top w:val="nil"/>
              <w:left w:val="nil"/>
              <w:bottom w:val="dotted" w:sz="8" w:space="0" w:color="BFBFBF"/>
              <w:right w:val="nil"/>
            </w:tcBorders>
            <w:shd w:val="clear" w:color="auto" w:fill="F2F2F2"/>
            <w:tcMar>
              <w:top w:w="72" w:type="dxa"/>
              <w:left w:w="72" w:type="dxa"/>
              <w:bottom w:w="72" w:type="dxa"/>
              <w:right w:w="72" w:type="dxa"/>
            </w:tcMar>
            <w:vAlign w:val="center"/>
            <w:hideMark/>
          </w:tcPr>
          <w:p w14:paraId="3DCE6A4A" w14:textId="45D3F676" w:rsidR="004861EE" w:rsidRPr="00EE628E" w:rsidRDefault="004861EE" w:rsidP="004861EE">
            <w:pPr>
              <w:widowControl/>
              <w:rPr>
                <w:rFonts w:asciiTheme="majorHAnsi" w:eastAsia="Times New Roman" w:hAnsiTheme="majorHAnsi" w:cstheme="majorHAnsi"/>
                <w:color w:val="222222"/>
                <w:sz w:val="20"/>
                <w:szCs w:val="24"/>
              </w:rPr>
            </w:pPr>
            <w:r w:rsidRPr="00EE628E">
              <w:rPr>
                <w:rFonts w:asciiTheme="majorHAnsi" w:eastAsia="Times New Roman" w:hAnsiTheme="majorHAnsi" w:cstheme="majorHAnsi"/>
                <w:b/>
                <w:bCs/>
                <w:color w:val="000000"/>
                <w:sz w:val="20"/>
                <w:szCs w:val="24"/>
                <w:lang w:val="es-ES_tradnl"/>
              </w:rPr>
              <w:t>Informe Alquiler Social</w:t>
            </w:r>
            <w:r w:rsidRPr="00EE628E">
              <w:rPr>
                <w:rFonts w:asciiTheme="majorHAnsi" w:eastAsia="Times New Roman" w:hAnsiTheme="majorHAnsi" w:cstheme="majorHAnsi"/>
                <w:color w:val="000000"/>
                <w:sz w:val="20"/>
                <w:szCs w:val="24"/>
                <w:lang w:val="es-ES_tradnl"/>
              </w:rPr>
              <w:t xml:space="preserve"> con todo lo relativo a alquileres sociales, actualmente lo estamos llamando “informe </w:t>
            </w:r>
            <w:r w:rsidR="00FD71CB" w:rsidRPr="00EE628E">
              <w:rPr>
                <w:rFonts w:asciiTheme="majorHAnsi" w:eastAsia="Times New Roman" w:hAnsiTheme="majorHAnsi" w:cstheme="majorHAnsi"/>
                <w:color w:val="000000"/>
                <w:sz w:val="20"/>
                <w:szCs w:val="24"/>
                <w:lang w:val="es-ES_tradnl"/>
              </w:rPr>
              <w:t>A</w:t>
            </w:r>
            <w:r w:rsidRPr="00EE628E">
              <w:rPr>
                <w:rFonts w:asciiTheme="majorHAnsi" w:eastAsia="Times New Roman" w:hAnsiTheme="majorHAnsi" w:cstheme="majorHAnsi"/>
                <w:color w:val="000000"/>
                <w:sz w:val="20"/>
                <w:szCs w:val="24"/>
                <w:lang w:val="es-ES_tradnl"/>
              </w:rPr>
              <w:t>S”</w:t>
            </w:r>
          </w:p>
        </w:tc>
        <w:tc>
          <w:tcPr>
            <w:tcW w:w="1474" w:type="dxa"/>
            <w:tcBorders>
              <w:top w:val="nil"/>
              <w:left w:val="nil"/>
              <w:bottom w:val="dotted" w:sz="8" w:space="0" w:color="BFBFBF"/>
              <w:right w:val="nil"/>
            </w:tcBorders>
            <w:shd w:val="clear" w:color="auto" w:fill="F2F2F2"/>
            <w:tcMar>
              <w:top w:w="72" w:type="dxa"/>
              <w:left w:w="72" w:type="dxa"/>
              <w:bottom w:w="72" w:type="dxa"/>
              <w:right w:w="72" w:type="dxa"/>
            </w:tcMar>
            <w:vAlign w:val="center"/>
            <w:hideMark/>
          </w:tcPr>
          <w:p w14:paraId="32D07C8A" w14:textId="77777777" w:rsidR="004861EE" w:rsidRPr="00EE628E" w:rsidRDefault="004861EE" w:rsidP="004861EE">
            <w:pPr>
              <w:widowControl/>
              <w:rPr>
                <w:rFonts w:asciiTheme="majorHAnsi" w:eastAsia="Times New Roman" w:hAnsiTheme="majorHAnsi" w:cstheme="majorHAnsi"/>
                <w:color w:val="222222"/>
                <w:sz w:val="20"/>
                <w:szCs w:val="24"/>
              </w:rPr>
            </w:pPr>
            <w:r w:rsidRPr="00EE628E">
              <w:rPr>
                <w:rFonts w:asciiTheme="majorHAnsi" w:eastAsia="Times New Roman" w:hAnsiTheme="majorHAnsi" w:cstheme="majorHAnsi"/>
                <w:color w:val="000000"/>
                <w:sz w:val="20"/>
                <w:szCs w:val="24"/>
                <w:lang w:val="es-ES_tradnl"/>
              </w:rPr>
              <w:t>Mensual</w:t>
            </w:r>
          </w:p>
        </w:tc>
      </w:tr>
      <w:tr w:rsidR="004861EE" w:rsidRPr="00EE628E" w14:paraId="6A98B312" w14:textId="77777777" w:rsidTr="004861EE">
        <w:trPr>
          <w:trHeight w:val="542"/>
        </w:trPr>
        <w:tc>
          <w:tcPr>
            <w:tcW w:w="9464" w:type="dxa"/>
            <w:tcBorders>
              <w:top w:val="nil"/>
              <w:left w:val="nil"/>
              <w:bottom w:val="dotted" w:sz="8" w:space="0" w:color="BFBFBF"/>
              <w:right w:val="nil"/>
            </w:tcBorders>
            <w:shd w:val="clear" w:color="auto" w:fill="FFFFFF"/>
            <w:tcMar>
              <w:top w:w="72" w:type="dxa"/>
              <w:left w:w="72" w:type="dxa"/>
              <w:bottom w:w="72" w:type="dxa"/>
              <w:right w:w="72" w:type="dxa"/>
            </w:tcMar>
            <w:vAlign w:val="center"/>
            <w:hideMark/>
          </w:tcPr>
          <w:p w14:paraId="434064CE" w14:textId="77777777" w:rsidR="004861EE" w:rsidRPr="00EE628E" w:rsidRDefault="004861EE" w:rsidP="004861EE">
            <w:pPr>
              <w:widowControl/>
              <w:rPr>
                <w:rFonts w:asciiTheme="majorHAnsi" w:eastAsia="Times New Roman" w:hAnsiTheme="majorHAnsi" w:cstheme="majorHAnsi"/>
                <w:color w:val="222222"/>
                <w:sz w:val="20"/>
                <w:szCs w:val="24"/>
              </w:rPr>
            </w:pPr>
            <w:r w:rsidRPr="00EE628E">
              <w:rPr>
                <w:rFonts w:asciiTheme="majorHAnsi" w:eastAsia="Times New Roman" w:hAnsiTheme="majorHAnsi" w:cstheme="majorHAnsi"/>
                <w:b/>
                <w:bCs/>
                <w:color w:val="222222"/>
                <w:sz w:val="20"/>
                <w:szCs w:val="24"/>
                <w:lang w:val="es-ES_tradnl"/>
              </w:rPr>
              <w:t>Informe Lanzamientos señalados (PJEH y no PJEH) para el próximo mes</w:t>
            </w:r>
            <w:r w:rsidRPr="00EE628E">
              <w:rPr>
                <w:rFonts w:asciiTheme="majorHAnsi" w:eastAsia="Times New Roman" w:hAnsiTheme="majorHAnsi" w:cstheme="majorHAnsi"/>
                <w:color w:val="222222"/>
                <w:sz w:val="20"/>
                <w:szCs w:val="24"/>
                <w:lang w:val="es-ES_tradnl"/>
              </w:rPr>
              <w:t>, cruzando con cualquier alquiler en trámite, negociación</w:t>
            </w:r>
          </w:p>
        </w:tc>
        <w:tc>
          <w:tcPr>
            <w:tcW w:w="1474" w:type="dxa"/>
            <w:tcBorders>
              <w:top w:val="nil"/>
              <w:left w:val="nil"/>
              <w:bottom w:val="dotted" w:sz="8" w:space="0" w:color="BFBFBF"/>
              <w:right w:val="nil"/>
            </w:tcBorders>
            <w:shd w:val="clear" w:color="auto" w:fill="FFFFFF"/>
            <w:tcMar>
              <w:top w:w="72" w:type="dxa"/>
              <w:left w:w="72" w:type="dxa"/>
              <w:bottom w:w="72" w:type="dxa"/>
              <w:right w:w="72" w:type="dxa"/>
            </w:tcMar>
            <w:vAlign w:val="center"/>
            <w:hideMark/>
          </w:tcPr>
          <w:p w14:paraId="18680BC8" w14:textId="77777777" w:rsidR="004861EE" w:rsidRPr="00EE628E" w:rsidRDefault="004861EE" w:rsidP="004861EE">
            <w:pPr>
              <w:widowControl/>
              <w:rPr>
                <w:rFonts w:asciiTheme="majorHAnsi" w:eastAsia="Times New Roman" w:hAnsiTheme="majorHAnsi" w:cstheme="majorHAnsi"/>
                <w:color w:val="222222"/>
                <w:sz w:val="20"/>
                <w:szCs w:val="24"/>
              </w:rPr>
            </w:pPr>
            <w:r w:rsidRPr="00EE628E">
              <w:rPr>
                <w:rFonts w:asciiTheme="majorHAnsi" w:eastAsia="Times New Roman" w:hAnsiTheme="majorHAnsi" w:cstheme="majorHAnsi"/>
                <w:color w:val="222222"/>
                <w:sz w:val="20"/>
                <w:szCs w:val="24"/>
                <w:lang w:val="es-ES_tradnl"/>
              </w:rPr>
              <w:t>Semanal</w:t>
            </w:r>
          </w:p>
        </w:tc>
      </w:tr>
      <w:tr w:rsidR="004861EE" w:rsidRPr="00EE628E" w14:paraId="337A58D5" w14:textId="77777777" w:rsidTr="004861EE">
        <w:trPr>
          <w:trHeight w:val="419"/>
        </w:trPr>
        <w:tc>
          <w:tcPr>
            <w:tcW w:w="9464" w:type="dxa"/>
            <w:tcBorders>
              <w:top w:val="nil"/>
              <w:left w:val="nil"/>
              <w:bottom w:val="dotted" w:sz="8" w:space="0" w:color="BFBFBF"/>
              <w:right w:val="nil"/>
            </w:tcBorders>
            <w:shd w:val="clear" w:color="auto" w:fill="F2F2F2"/>
            <w:tcMar>
              <w:top w:w="72" w:type="dxa"/>
              <w:left w:w="72" w:type="dxa"/>
              <w:bottom w:w="72" w:type="dxa"/>
              <w:right w:w="72" w:type="dxa"/>
            </w:tcMar>
            <w:vAlign w:val="center"/>
            <w:hideMark/>
          </w:tcPr>
          <w:p w14:paraId="7F1ABB50" w14:textId="77777777" w:rsidR="004861EE" w:rsidRPr="00EE628E" w:rsidRDefault="004861EE" w:rsidP="004861EE">
            <w:pPr>
              <w:widowControl/>
              <w:rPr>
                <w:rFonts w:asciiTheme="majorHAnsi" w:eastAsia="Times New Roman" w:hAnsiTheme="majorHAnsi" w:cstheme="majorHAnsi"/>
                <w:color w:val="222222"/>
                <w:sz w:val="20"/>
                <w:szCs w:val="24"/>
              </w:rPr>
            </w:pPr>
            <w:r w:rsidRPr="00EE628E">
              <w:rPr>
                <w:rFonts w:asciiTheme="majorHAnsi" w:eastAsia="Times New Roman" w:hAnsiTheme="majorHAnsi" w:cstheme="majorHAnsi"/>
                <w:b/>
                <w:bCs/>
                <w:color w:val="000000"/>
                <w:sz w:val="20"/>
                <w:szCs w:val="24"/>
                <w:lang w:val="es-ES_tradnl"/>
              </w:rPr>
              <w:lastRenderedPageBreak/>
              <w:t>Informe de lanzamientos PJEH</w:t>
            </w:r>
            <w:r w:rsidRPr="00EE628E">
              <w:rPr>
                <w:rFonts w:asciiTheme="majorHAnsi" w:eastAsia="Times New Roman" w:hAnsiTheme="majorHAnsi" w:cstheme="majorHAnsi"/>
                <w:color w:val="000000"/>
                <w:sz w:val="20"/>
                <w:szCs w:val="24"/>
                <w:lang w:val="es-ES_tradnl"/>
              </w:rPr>
              <w:t> con el resultado de los lanzamientos ejecutados o suspendidos del mes anterior</w:t>
            </w:r>
          </w:p>
        </w:tc>
        <w:tc>
          <w:tcPr>
            <w:tcW w:w="1474" w:type="dxa"/>
            <w:tcBorders>
              <w:top w:val="nil"/>
              <w:left w:val="nil"/>
              <w:bottom w:val="dotted" w:sz="8" w:space="0" w:color="BFBFBF"/>
              <w:right w:val="nil"/>
            </w:tcBorders>
            <w:shd w:val="clear" w:color="auto" w:fill="F2F2F2"/>
            <w:tcMar>
              <w:top w:w="72" w:type="dxa"/>
              <w:left w:w="72" w:type="dxa"/>
              <w:bottom w:w="72" w:type="dxa"/>
              <w:right w:w="72" w:type="dxa"/>
            </w:tcMar>
            <w:vAlign w:val="center"/>
            <w:hideMark/>
          </w:tcPr>
          <w:p w14:paraId="3F90DCFB" w14:textId="77777777" w:rsidR="004861EE" w:rsidRPr="00EE628E" w:rsidRDefault="004861EE" w:rsidP="004861EE">
            <w:pPr>
              <w:widowControl/>
              <w:rPr>
                <w:rFonts w:asciiTheme="majorHAnsi" w:eastAsia="Times New Roman" w:hAnsiTheme="majorHAnsi" w:cstheme="majorHAnsi"/>
                <w:color w:val="222222"/>
                <w:sz w:val="20"/>
                <w:szCs w:val="24"/>
              </w:rPr>
            </w:pPr>
            <w:r w:rsidRPr="00EE628E">
              <w:rPr>
                <w:rFonts w:asciiTheme="majorHAnsi" w:eastAsia="Times New Roman" w:hAnsiTheme="majorHAnsi" w:cstheme="majorHAnsi"/>
                <w:color w:val="000000"/>
                <w:sz w:val="20"/>
                <w:szCs w:val="24"/>
                <w:lang w:val="es-ES_tradnl"/>
              </w:rPr>
              <w:t>Mensual</w:t>
            </w:r>
          </w:p>
        </w:tc>
      </w:tr>
      <w:tr w:rsidR="004861EE" w:rsidRPr="00EE628E" w14:paraId="1A553F38" w14:textId="77777777" w:rsidTr="004861EE">
        <w:trPr>
          <w:trHeight w:val="419"/>
        </w:trPr>
        <w:tc>
          <w:tcPr>
            <w:tcW w:w="9464" w:type="dxa"/>
            <w:tcBorders>
              <w:top w:val="nil"/>
              <w:left w:val="nil"/>
              <w:bottom w:val="dotted" w:sz="8" w:space="0" w:color="BFBFBF"/>
              <w:right w:val="nil"/>
            </w:tcBorders>
            <w:shd w:val="clear" w:color="auto" w:fill="F2F2F2"/>
            <w:tcMar>
              <w:top w:w="72" w:type="dxa"/>
              <w:left w:w="72" w:type="dxa"/>
              <w:bottom w:w="72" w:type="dxa"/>
              <w:right w:w="72" w:type="dxa"/>
            </w:tcMar>
            <w:vAlign w:val="center"/>
            <w:hideMark/>
          </w:tcPr>
          <w:p w14:paraId="77AEC070" w14:textId="77777777" w:rsidR="004861EE" w:rsidRPr="00EE628E" w:rsidRDefault="004861EE" w:rsidP="004861EE">
            <w:pPr>
              <w:widowControl/>
              <w:rPr>
                <w:rFonts w:asciiTheme="majorHAnsi" w:eastAsia="Times New Roman" w:hAnsiTheme="majorHAnsi" w:cstheme="majorHAnsi"/>
                <w:color w:val="222222"/>
                <w:sz w:val="20"/>
                <w:szCs w:val="24"/>
              </w:rPr>
            </w:pPr>
            <w:r w:rsidRPr="00EE628E">
              <w:rPr>
                <w:rFonts w:asciiTheme="majorHAnsi" w:eastAsia="Times New Roman" w:hAnsiTheme="majorHAnsi" w:cstheme="majorHAnsi"/>
                <w:b/>
                <w:bCs/>
                <w:color w:val="000000"/>
                <w:sz w:val="20"/>
                <w:szCs w:val="24"/>
                <w:lang w:val="es-ES_tradnl"/>
              </w:rPr>
              <w:t>Informe de lanzamientos No PJEH</w:t>
            </w:r>
            <w:r w:rsidRPr="00EE628E">
              <w:rPr>
                <w:rFonts w:asciiTheme="majorHAnsi" w:eastAsia="Times New Roman" w:hAnsiTheme="majorHAnsi" w:cstheme="majorHAnsi"/>
                <w:color w:val="000000"/>
                <w:sz w:val="20"/>
                <w:szCs w:val="24"/>
                <w:lang w:val="es-ES_tradnl"/>
              </w:rPr>
              <w:t> con el resultado de los lanzamientos ejecutados o suspendidos del mes anterior</w:t>
            </w:r>
          </w:p>
        </w:tc>
        <w:tc>
          <w:tcPr>
            <w:tcW w:w="1474" w:type="dxa"/>
            <w:tcBorders>
              <w:top w:val="nil"/>
              <w:left w:val="nil"/>
              <w:bottom w:val="dotted" w:sz="8" w:space="0" w:color="BFBFBF"/>
              <w:right w:val="nil"/>
            </w:tcBorders>
            <w:shd w:val="clear" w:color="auto" w:fill="F2F2F2"/>
            <w:tcMar>
              <w:top w:w="72" w:type="dxa"/>
              <w:left w:w="72" w:type="dxa"/>
              <w:bottom w:w="72" w:type="dxa"/>
              <w:right w:w="72" w:type="dxa"/>
            </w:tcMar>
            <w:vAlign w:val="center"/>
            <w:hideMark/>
          </w:tcPr>
          <w:p w14:paraId="06197975" w14:textId="77777777" w:rsidR="004861EE" w:rsidRPr="00EE628E" w:rsidRDefault="004861EE" w:rsidP="004861EE">
            <w:pPr>
              <w:widowControl/>
              <w:rPr>
                <w:rFonts w:asciiTheme="majorHAnsi" w:eastAsia="Times New Roman" w:hAnsiTheme="majorHAnsi" w:cstheme="majorHAnsi"/>
                <w:color w:val="222222"/>
                <w:sz w:val="20"/>
                <w:szCs w:val="24"/>
              </w:rPr>
            </w:pPr>
            <w:r w:rsidRPr="00EE628E">
              <w:rPr>
                <w:rFonts w:asciiTheme="majorHAnsi" w:eastAsia="Times New Roman" w:hAnsiTheme="majorHAnsi" w:cstheme="majorHAnsi"/>
                <w:color w:val="000000"/>
                <w:sz w:val="20"/>
                <w:szCs w:val="24"/>
                <w:lang w:val="es-ES_tradnl"/>
              </w:rPr>
              <w:t>Mensual</w:t>
            </w:r>
          </w:p>
        </w:tc>
      </w:tr>
      <w:tr w:rsidR="004861EE" w:rsidRPr="00EE628E" w14:paraId="7D9FCF06" w14:textId="77777777" w:rsidTr="004861EE">
        <w:trPr>
          <w:trHeight w:val="542"/>
        </w:trPr>
        <w:tc>
          <w:tcPr>
            <w:tcW w:w="9464" w:type="dxa"/>
            <w:tcBorders>
              <w:top w:val="nil"/>
              <w:left w:val="nil"/>
              <w:bottom w:val="dotted" w:sz="8" w:space="0" w:color="BFBFBF"/>
              <w:right w:val="nil"/>
            </w:tcBorders>
            <w:shd w:val="clear" w:color="auto" w:fill="FFFFFF"/>
            <w:tcMar>
              <w:top w:w="72" w:type="dxa"/>
              <w:left w:w="72" w:type="dxa"/>
              <w:bottom w:w="72" w:type="dxa"/>
              <w:right w:w="72" w:type="dxa"/>
            </w:tcMar>
            <w:vAlign w:val="center"/>
            <w:hideMark/>
          </w:tcPr>
          <w:p w14:paraId="53670648" w14:textId="77777777" w:rsidR="004861EE" w:rsidRPr="00EE628E" w:rsidRDefault="004861EE" w:rsidP="004861EE">
            <w:pPr>
              <w:widowControl/>
              <w:rPr>
                <w:rFonts w:asciiTheme="majorHAnsi" w:eastAsia="Times New Roman" w:hAnsiTheme="majorHAnsi" w:cstheme="majorHAnsi"/>
                <w:color w:val="222222"/>
                <w:sz w:val="20"/>
                <w:szCs w:val="24"/>
              </w:rPr>
            </w:pPr>
            <w:r w:rsidRPr="00EE628E">
              <w:rPr>
                <w:rFonts w:asciiTheme="majorHAnsi" w:eastAsia="Times New Roman" w:hAnsiTheme="majorHAnsi" w:cstheme="majorHAnsi"/>
                <w:b/>
                <w:bCs/>
                <w:color w:val="222222"/>
                <w:sz w:val="20"/>
                <w:szCs w:val="24"/>
                <w:lang w:val="es-ES_tradnl"/>
              </w:rPr>
              <w:t>Informe</w:t>
            </w:r>
            <w:r w:rsidRPr="00EE628E">
              <w:rPr>
                <w:rFonts w:asciiTheme="majorHAnsi" w:eastAsia="Times New Roman" w:hAnsiTheme="majorHAnsi" w:cstheme="majorHAnsi"/>
                <w:color w:val="222222"/>
                <w:sz w:val="20"/>
                <w:szCs w:val="24"/>
                <w:lang w:val="es-ES_tradnl"/>
              </w:rPr>
              <w:t> con la información de los expedientes (</w:t>
            </w:r>
            <w:r w:rsidRPr="00EE628E">
              <w:rPr>
                <w:rFonts w:asciiTheme="majorHAnsi" w:eastAsia="Times New Roman" w:hAnsiTheme="majorHAnsi" w:cstheme="majorHAnsi"/>
                <w:b/>
                <w:bCs/>
                <w:color w:val="222222"/>
                <w:sz w:val="20"/>
                <w:szCs w:val="24"/>
                <w:lang w:val="es-ES_tradnl"/>
              </w:rPr>
              <w:t>Multas y Requerimientos</w:t>
            </w:r>
            <w:r w:rsidRPr="00EE628E">
              <w:rPr>
                <w:rFonts w:asciiTheme="majorHAnsi" w:eastAsia="Times New Roman" w:hAnsiTheme="majorHAnsi" w:cstheme="majorHAnsi"/>
                <w:color w:val="222222"/>
                <w:sz w:val="20"/>
                <w:szCs w:val="24"/>
                <w:lang w:val="es-ES_tradnl"/>
              </w:rPr>
              <w:t>), tanto contenciosos como en vía administrativa, en formato Excel</w:t>
            </w:r>
          </w:p>
        </w:tc>
        <w:tc>
          <w:tcPr>
            <w:tcW w:w="1474" w:type="dxa"/>
            <w:tcBorders>
              <w:top w:val="nil"/>
              <w:left w:val="nil"/>
              <w:bottom w:val="dotted" w:sz="8" w:space="0" w:color="BFBFBF"/>
              <w:right w:val="nil"/>
            </w:tcBorders>
            <w:shd w:val="clear" w:color="auto" w:fill="FFFFFF"/>
            <w:tcMar>
              <w:top w:w="72" w:type="dxa"/>
              <w:left w:w="72" w:type="dxa"/>
              <w:bottom w:w="72" w:type="dxa"/>
              <w:right w:w="72" w:type="dxa"/>
            </w:tcMar>
            <w:vAlign w:val="center"/>
            <w:hideMark/>
          </w:tcPr>
          <w:p w14:paraId="3268E82D" w14:textId="77777777" w:rsidR="004861EE" w:rsidRPr="00EE628E" w:rsidRDefault="004861EE" w:rsidP="004861EE">
            <w:pPr>
              <w:widowControl/>
              <w:rPr>
                <w:rFonts w:asciiTheme="majorHAnsi" w:eastAsia="Times New Roman" w:hAnsiTheme="majorHAnsi" w:cstheme="majorHAnsi"/>
                <w:color w:val="222222"/>
                <w:sz w:val="20"/>
                <w:szCs w:val="24"/>
              </w:rPr>
            </w:pPr>
            <w:r w:rsidRPr="00EE628E">
              <w:rPr>
                <w:rFonts w:asciiTheme="majorHAnsi" w:eastAsia="Times New Roman" w:hAnsiTheme="majorHAnsi" w:cstheme="majorHAnsi"/>
                <w:color w:val="222222"/>
                <w:sz w:val="20"/>
                <w:szCs w:val="24"/>
                <w:lang w:val="es-ES_tradnl"/>
              </w:rPr>
              <w:t>Mensual</w:t>
            </w:r>
          </w:p>
        </w:tc>
      </w:tr>
      <w:tr w:rsidR="004861EE" w:rsidRPr="00EE628E" w14:paraId="45C13E0D" w14:textId="77777777" w:rsidTr="004861EE">
        <w:trPr>
          <w:trHeight w:val="419"/>
        </w:trPr>
        <w:tc>
          <w:tcPr>
            <w:tcW w:w="9464" w:type="dxa"/>
            <w:tcBorders>
              <w:top w:val="nil"/>
              <w:left w:val="nil"/>
              <w:bottom w:val="dotted" w:sz="8" w:space="0" w:color="BFBFBF"/>
              <w:right w:val="nil"/>
            </w:tcBorders>
            <w:shd w:val="clear" w:color="auto" w:fill="F2F2F2"/>
            <w:tcMar>
              <w:top w:w="72" w:type="dxa"/>
              <w:left w:w="72" w:type="dxa"/>
              <w:bottom w:w="72" w:type="dxa"/>
              <w:right w:w="72" w:type="dxa"/>
            </w:tcMar>
            <w:vAlign w:val="center"/>
            <w:hideMark/>
          </w:tcPr>
          <w:p w14:paraId="76D620B9" w14:textId="77777777" w:rsidR="004861EE" w:rsidRPr="00EE628E" w:rsidRDefault="004861EE" w:rsidP="004861EE">
            <w:pPr>
              <w:widowControl/>
              <w:rPr>
                <w:rFonts w:asciiTheme="majorHAnsi" w:eastAsia="Times New Roman" w:hAnsiTheme="majorHAnsi" w:cstheme="majorHAnsi"/>
                <w:color w:val="222222"/>
                <w:sz w:val="20"/>
                <w:szCs w:val="24"/>
              </w:rPr>
            </w:pPr>
            <w:r w:rsidRPr="00EE628E">
              <w:rPr>
                <w:rFonts w:asciiTheme="majorHAnsi" w:eastAsia="Times New Roman" w:hAnsiTheme="majorHAnsi" w:cstheme="majorHAnsi"/>
                <w:color w:val="000000"/>
                <w:sz w:val="20"/>
                <w:szCs w:val="24"/>
                <w:lang w:val="es-ES_tradnl"/>
              </w:rPr>
              <w:t>Informe con información sobre el estado de los </w:t>
            </w:r>
            <w:r w:rsidRPr="00EE628E">
              <w:rPr>
                <w:rFonts w:asciiTheme="majorHAnsi" w:eastAsia="Times New Roman" w:hAnsiTheme="majorHAnsi" w:cstheme="majorHAnsi"/>
                <w:b/>
                <w:bCs/>
                <w:color w:val="000000"/>
                <w:sz w:val="20"/>
                <w:szCs w:val="24"/>
                <w:lang w:val="es-ES_tradnl"/>
              </w:rPr>
              <w:t>Procedimientos Judiciales de Ejecución Hipotecaria</w:t>
            </w:r>
          </w:p>
        </w:tc>
        <w:tc>
          <w:tcPr>
            <w:tcW w:w="1474" w:type="dxa"/>
            <w:tcBorders>
              <w:top w:val="nil"/>
              <w:left w:val="nil"/>
              <w:bottom w:val="dotted" w:sz="8" w:space="0" w:color="BFBFBF"/>
              <w:right w:val="nil"/>
            </w:tcBorders>
            <w:shd w:val="clear" w:color="auto" w:fill="F2F2F2"/>
            <w:tcMar>
              <w:top w:w="72" w:type="dxa"/>
              <w:left w:w="72" w:type="dxa"/>
              <w:bottom w:w="72" w:type="dxa"/>
              <w:right w:w="72" w:type="dxa"/>
            </w:tcMar>
            <w:vAlign w:val="center"/>
            <w:hideMark/>
          </w:tcPr>
          <w:p w14:paraId="0FB249AD" w14:textId="77777777" w:rsidR="004861EE" w:rsidRPr="00EE628E" w:rsidRDefault="004861EE" w:rsidP="004861EE">
            <w:pPr>
              <w:widowControl/>
              <w:rPr>
                <w:rFonts w:asciiTheme="majorHAnsi" w:eastAsia="Times New Roman" w:hAnsiTheme="majorHAnsi" w:cstheme="majorHAnsi"/>
                <w:color w:val="222222"/>
                <w:sz w:val="20"/>
                <w:szCs w:val="24"/>
              </w:rPr>
            </w:pPr>
            <w:r w:rsidRPr="00EE628E">
              <w:rPr>
                <w:rFonts w:asciiTheme="majorHAnsi" w:eastAsia="Times New Roman" w:hAnsiTheme="majorHAnsi" w:cstheme="majorHAnsi"/>
                <w:color w:val="000000"/>
                <w:sz w:val="20"/>
                <w:szCs w:val="24"/>
                <w:lang w:val="es-ES_tradnl"/>
              </w:rPr>
              <w:t>Mensual</w:t>
            </w:r>
          </w:p>
        </w:tc>
      </w:tr>
      <w:tr w:rsidR="004861EE" w:rsidRPr="004861EE" w14:paraId="7FE43121" w14:textId="77777777" w:rsidTr="004861EE">
        <w:trPr>
          <w:trHeight w:val="419"/>
        </w:trPr>
        <w:tc>
          <w:tcPr>
            <w:tcW w:w="9464" w:type="dxa"/>
            <w:tcBorders>
              <w:top w:val="nil"/>
              <w:left w:val="nil"/>
              <w:bottom w:val="nil"/>
              <w:right w:val="nil"/>
            </w:tcBorders>
            <w:shd w:val="clear" w:color="auto" w:fill="FFFFFF"/>
            <w:tcMar>
              <w:top w:w="72" w:type="dxa"/>
              <w:left w:w="72" w:type="dxa"/>
              <w:bottom w:w="72" w:type="dxa"/>
              <w:right w:w="72" w:type="dxa"/>
            </w:tcMar>
            <w:vAlign w:val="center"/>
            <w:hideMark/>
          </w:tcPr>
          <w:p w14:paraId="21764826" w14:textId="77777777" w:rsidR="004861EE" w:rsidRPr="00EE628E" w:rsidRDefault="004861EE" w:rsidP="004861EE">
            <w:pPr>
              <w:widowControl/>
              <w:rPr>
                <w:rFonts w:asciiTheme="majorHAnsi" w:eastAsia="Times New Roman" w:hAnsiTheme="majorHAnsi" w:cstheme="majorHAnsi"/>
                <w:color w:val="222222"/>
                <w:sz w:val="20"/>
                <w:szCs w:val="24"/>
              </w:rPr>
            </w:pPr>
            <w:r w:rsidRPr="00EE628E">
              <w:rPr>
                <w:rFonts w:asciiTheme="majorHAnsi" w:eastAsia="Times New Roman" w:hAnsiTheme="majorHAnsi" w:cstheme="majorHAnsi"/>
                <w:color w:val="222222"/>
                <w:sz w:val="20"/>
                <w:szCs w:val="24"/>
                <w:lang w:val="es-ES_tradnl"/>
              </w:rPr>
              <w:t>Informe con información sobre el estado de los </w:t>
            </w:r>
            <w:r w:rsidRPr="00EE628E">
              <w:rPr>
                <w:rFonts w:asciiTheme="majorHAnsi" w:eastAsia="Times New Roman" w:hAnsiTheme="majorHAnsi" w:cstheme="majorHAnsi"/>
                <w:b/>
                <w:bCs/>
                <w:color w:val="222222"/>
                <w:sz w:val="20"/>
                <w:szCs w:val="24"/>
                <w:lang w:val="es-ES_tradnl"/>
              </w:rPr>
              <w:t>Procedimientos Judiciales que no son Ejecución Hipotecaria</w:t>
            </w:r>
          </w:p>
        </w:tc>
        <w:tc>
          <w:tcPr>
            <w:tcW w:w="1474" w:type="dxa"/>
            <w:tcBorders>
              <w:top w:val="nil"/>
              <w:left w:val="nil"/>
              <w:bottom w:val="nil"/>
              <w:right w:val="nil"/>
            </w:tcBorders>
            <w:shd w:val="clear" w:color="auto" w:fill="FFFFFF"/>
            <w:tcMar>
              <w:top w:w="72" w:type="dxa"/>
              <w:left w:w="72" w:type="dxa"/>
              <w:bottom w:w="72" w:type="dxa"/>
              <w:right w:w="72" w:type="dxa"/>
            </w:tcMar>
            <w:vAlign w:val="center"/>
            <w:hideMark/>
          </w:tcPr>
          <w:p w14:paraId="51BAA1F6" w14:textId="77777777" w:rsidR="004861EE" w:rsidRPr="004861EE" w:rsidRDefault="004861EE" w:rsidP="004861EE">
            <w:pPr>
              <w:widowControl/>
              <w:rPr>
                <w:rFonts w:asciiTheme="majorHAnsi" w:eastAsia="Times New Roman" w:hAnsiTheme="majorHAnsi" w:cstheme="majorHAnsi"/>
                <w:color w:val="222222"/>
                <w:sz w:val="20"/>
                <w:szCs w:val="24"/>
              </w:rPr>
            </w:pPr>
            <w:r w:rsidRPr="00EE628E">
              <w:rPr>
                <w:rFonts w:asciiTheme="majorHAnsi" w:eastAsia="Times New Roman" w:hAnsiTheme="majorHAnsi" w:cstheme="majorHAnsi"/>
                <w:color w:val="222222"/>
                <w:sz w:val="20"/>
                <w:szCs w:val="24"/>
                <w:lang w:val="es-ES_tradnl"/>
              </w:rPr>
              <w:t>Mensual</w:t>
            </w:r>
          </w:p>
        </w:tc>
      </w:tr>
    </w:tbl>
    <w:p w14:paraId="43A9938F" w14:textId="77777777" w:rsidR="00A02AAF" w:rsidRPr="00A02AAF" w:rsidRDefault="00A02AAF" w:rsidP="004861EE">
      <w:pPr>
        <w:widowControl/>
        <w:shd w:val="clear" w:color="auto" w:fill="FFFFFF"/>
        <w:rPr>
          <w:rFonts w:asciiTheme="majorHAnsi" w:eastAsia="Times New Roman" w:hAnsiTheme="majorHAnsi" w:cstheme="majorHAnsi"/>
          <w:color w:val="222222"/>
          <w:sz w:val="20"/>
          <w:szCs w:val="24"/>
        </w:rPr>
      </w:pPr>
    </w:p>
    <w:p w14:paraId="703DCC3A" w14:textId="3642824F" w:rsidR="004861EE" w:rsidRPr="004861EE" w:rsidRDefault="004861EE" w:rsidP="004861EE">
      <w:pPr>
        <w:widowControl/>
        <w:shd w:val="clear" w:color="auto" w:fill="FFFFFF"/>
        <w:rPr>
          <w:rFonts w:asciiTheme="majorHAnsi" w:eastAsia="Times New Roman" w:hAnsiTheme="majorHAnsi" w:cstheme="majorHAnsi"/>
          <w:color w:val="222222"/>
          <w:sz w:val="20"/>
          <w:szCs w:val="24"/>
        </w:rPr>
      </w:pPr>
    </w:p>
    <w:p w14:paraId="4CBCEC8C" w14:textId="5BDE6882" w:rsidR="00165D47" w:rsidRPr="00C6327E" w:rsidRDefault="00165D47" w:rsidP="00165D47">
      <w:pPr>
        <w:rPr>
          <w:ins w:id="80" w:author="Laura Morillo Matilla" w:date="2020-07-28T08:45:00Z"/>
          <w:sz w:val="20"/>
        </w:rPr>
      </w:pPr>
      <w:r>
        <w:rPr>
          <w:sz w:val="20"/>
        </w:rPr>
        <w:br w:type="page"/>
      </w:r>
    </w:p>
    <w:p w14:paraId="2BA9CBBC" w14:textId="77777777" w:rsidR="00387875" w:rsidRDefault="00387875">
      <w:pPr>
        <w:rPr>
          <w:sz w:val="20"/>
          <w:szCs w:val="20"/>
        </w:rPr>
      </w:pPr>
    </w:p>
    <w:p w14:paraId="796592B1" w14:textId="41150535" w:rsidR="00C120B2" w:rsidRDefault="00C05ADF" w:rsidP="005F10C4">
      <w:pPr>
        <w:pStyle w:val="Ttulo1"/>
        <w:spacing w:line="276" w:lineRule="auto"/>
        <w:ind w:left="142" w:right="161" w:hanging="1"/>
      </w:pPr>
      <w:bookmarkStart w:id="81" w:name="_q4bmvi2see6s" w:colFirst="0" w:colLast="0"/>
      <w:bookmarkStart w:id="82" w:name="_1nvn7w83smtl" w:colFirst="0" w:colLast="0"/>
      <w:bookmarkStart w:id="83" w:name="_Toc39040950"/>
      <w:bookmarkStart w:id="84" w:name="_Toc52978430"/>
      <w:bookmarkEnd w:id="81"/>
      <w:bookmarkEnd w:id="82"/>
      <w:r w:rsidRPr="004A1316">
        <w:t xml:space="preserve">Anexo </w:t>
      </w:r>
      <w:r w:rsidR="00776EFB" w:rsidRPr="004A1316">
        <w:t>1</w:t>
      </w:r>
      <w:r w:rsidRPr="004A1316">
        <w:t>: Listado de modelos de solicitudes y formularios</w:t>
      </w:r>
      <w:bookmarkEnd w:id="83"/>
      <w:bookmarkEnd w:id="84"/>
    </w:p>
    <w:p w14:paraId="48B98663" w14:textId="7BEB5D4E" w:rsidR="00C120B2" w:rsidRDefault="000108E1" w:rsidP="000108E1">
      <w:pPr>
        <w:ind w:left="142"/>
        <w:rPr>
          <w:sz w:val="20"/>
          <w:szCs w:val="20"/>
        </w:rPr>
      </w:pPr>
      <w:r w:rsidRPr="000108E1">
        <w:rPr>
          <w:sz w:val="20"/>
          <w:szCs w:val="20"/>
        </w:rPr>
        <w:t xml:space="preserve">La documentación se encuentra en la carpeta compartida: </w:t>
      </w:r>
      <w:hyperlink r:id="rId43" w:history="1">
        <w:r w:rsidRPr="000108E1">
          <w:rPr>
            <w:rStyle w:val="Hipervnculo"/>
            <w:sz w:val="20"/>
            <w:szCs w:val="20"/>
          </w:rPr>
          <w:t>https://intercambio.haya.es/ws-ram-bbva/</w:t>
        </w:r>
      </w:hyperlink>
    </w:p>
    <w:p w14:paraId="0F677100" w14:textId="77777777" w:rsidR="000108E1" w:rsidRPr="000108E1" w:rsidRDefault="000108E1" w:rsidP="000108E1">
      <w:pPr>
        <w:ind w:left="142"/>
        <w:rPr>
          <w:sz w:val="20"/>
          <w:szCs w:val="20"/>
        </w:rPr>
      </w:pPr>
    </w:p>
    <w:p w14:paraId="106567FF" w14:textId="77777777" w:rsidR="00C120B2" w:rsidRDefault="00C05ADF" w:rsidP="0016262F">
      <w:pPr>
        <w:numPr>
          <w:ilvl w:val="0"/>
          <w:numId w:val="13"/>
        </w:numPr>
        <w:spacing w:before="40" w:after="40" w:line="276" w:lineRule="auto"/>
        <w:ind w:left="567" w:right="160"/>
        <w:rPr>
          <w:b/>
          <w:sz w:val="20"/>
          <w:szCs w:val="20"/>
        </w:rPr>
      </w:pPr>
      <w:r w:rsidRPr="005F10C4">
        <w:rPr>
          <w:b/>
          <w:sz w:val="20"/>
          <w:szCs w:val="20"/>
        </w:rPr>
        <w:t xml:space="preserve"> Solicitudes contratos, comunicaciones</w:t>
      </w:r>
    </w:p>
    <w:p w14:paraId="1D5367EC" w14:textId="77777777" w:rsidR="00C120B2" w:rsidRPr="009E11D6" w:rsidRDefault="00C05ADF" w:rsidP="008D62ED">
      <w:pPr>
        <w:pStyle w:val="Prrafodelista"/>
        <w:numPr>
          <w:ilvl w:val="0"/>
          <w:numId w:val="27"/>
        </w:numPr>
        <w:spacing w:before="40" w:after="40" w:line="276" w:lineRule="auto"/>
        <w:ind w:left="567" w:right="160" w:hanging="284"/>
      </w:pPr>
      <w:r w:rsidRPr="009E11D6">
        <w:t>Formulario solicitud Alquiler Social</w:t>
      </w:r>
    </w:p>
    <w:p w14:paraId="23C68AC0" w14:textId="77777777" w:rsidR="00C120B2" w:rsidRDefault="00C05ADF" w:rsidP="008D62ED">
      <w:pPr>
        <w:pStyle w:val="Prrafodelista"/>
        <w:numPr>
          <w:ilvl w:val="0"/>
          <w:numId w:val="27"/>
        </w:numPr>
        <w:spacing w:before="40" w:after="40" w:line="276" w:lineRule="auto"/>
        <w:ind w:left="567" w:right="160" w:hanging="284"/>
      </w:pPr>
      <w:r w:rsidRPr="009E11D6">
        <w:t>Formulario solicitud cambio de vivienda</w:t>
      </w:r>
    </w:p>
    <w:p w14:paraId="12C59C34" w14:textId="77777777" w:rsidR="005F3171" w:rsidRPr="009E11D6" w:rsidRDefault="005F3171" w:rsidP="005F3171">
      <w:pPr>
        <w:pStyle w:val="Prrafodelista"/>
        <w:spacing w:before="40" w:after="40" w:line="276" w:lineRule="auto"/>
        <w:ind w:left="567" w:right="160"/>
      </w:pPr>
    </w:p>
    <w:p w14:paraId="42063010" w14:textId="77777777" w:rsidR="00C120B2" w:rsidRDefault="00C05ADF" w:rsidP="0016262F">
      <w:pPr>
        <w:numPr>
          <w:ilvl w:val="0"/>
          <w:numId w:val="13"/>
        </w:numPr>
        <w:spacing w:before="40" w:after="40" w:line="276" w:lineRule="auto"/>
        <w:ind w:left="567" w:right="160"/>
        <w:rPr>
          <w:b/>
          <w:sz w:val="20"/>
          <w:szCs w:val="20"/>
        </w:rPr>
      </w:pPr>
      <w:r w:rsidRPr="005F10C4">
        <w:rPr>
          <w:b/>
          <w:sz w:val="20"/>
          <w:szCs w:val="20"/>
        </w:rPr>
        <w:t>Contratos de Alquiler Social</w:t>
      </w:r>
    </w:p>
    <w:p w14:paraId="026E9FFF" w14:textId="77777777" w:rsidR="00C120B2" w:rsidRPr="00776EFB" w:rsidRDefault="00C05ADF" w:rsidP="008D62ED">
      <w:pPr>
        <w:pStyle w:val="Prrafodelista"/>
        <w:numPr>
          <w:ilvl w:val="0"/>
          <w:numId w:val="27"/>
        </w:numPr>
        <w:spacing w:before="40" w:after="40" w:line="276" w:lineRule="auto"/>
        <w:ind w:left="567" w:right="160" w:hanging="284"/>
      </w:pPr>
      <w:r w:rsidRPr="00776EFB">
        <w:t>Al amparo RDL 6/2012 (Dación en Pago y alquiler social de  2 años y renta 3% deuda)</w:t>
      </w:r>
    </w:p>
    <w:p w14:paraId="68FCA65E" w14:textId="77777777" w:rsidR="00C120B2" w:rsidRPr="00776EFB" w:rsidRDefault="00C05ADF" w:rsidP="008D62ED">
      <w:pPr>
        <w:pStyle w:val="Prrafodelista"/>
        <w:numPr>
          <w:ilvl w:val="0"/>
          <w:numId w:val="27"/>
        </w:numPr>
        <w:spacing w:before="40" w:after="40" w:line="276" w:lineRule="auto"/>
        <w:ind w:left="567" w:right="160" w:hanging="284"/>
      </w:pPr>
      <w:r w:rsidRPr="00776EFB">
        <w:t>Al amparo Fondo Social Vivienda (Dación en Pago/Entrega posesión EH y alquiler 2+1 año y renta ponderada máximo 30% ingresos)</w:t>
      </w:r>
    </w:p>
    <w:p w14:paraId="3F874ED9" w14:textId="77777777" w:rsidR="00C120B2" w:rsidRPr="00776EFB" w:rsidRDefault="00C05ADF" w:rsidP="008D62ED">
      <w:pPr>
        <w:pStyle w:val="Prrafodelista"/>
        <w:numPr>
          <w:ilvl w:val="0"/>
          <w:numId w:val="27"/>
        </w:numPr>
        <w:spacing w:before="40" w:after="40" w:line="276" w:lineRule="auto"/>
        <w:ind w:left="567" w:right="160" w:hanging="284"/>
      </w:pPr>
      <w:r w:rsidRPr="00776EFB">
        <w:t>Al amparo Fondo Social Vivienda (Tras pérdida de vivienda habitual, según espíritu inicial FSV y alquiler 2+1 año y renta ponderada máximo 30% ingresos)</w:t>
      </w:r>
    </w:p>
    <w:p w14:paraId="44E8BE7D" w14:textId="77777777" w:rsidR="00C120B2" w:rsidRPr="00776EFB" w:rsidRDefault="00C05ADF" w:rsidP="008D62ED">
      <w:pPr>
        <w:pStyle w:val="Prrafodelista"/>
        <w:numPr>
          <w:ilvl w:val="0"/>
          <w:numId w:val="27"/>
        </w:numPr>
        <w:spacing w:before="40" w:after="40" w:line="276" w:lineRule="auto"/>
        <w:ind w:left="567" w:right="160" w:hanging="284"/>
      </w:pPr>
      <w:r w:rsidRPr="00776EFB">
        <w:t>Al amparo Ley 1/2013 modificación Real Decreto Ley 5/2017 (Entrega posesión EH y alquiler 5+5 años y renta 3% tasación)</w:t>
      </w:r>
    </w:p>
    <w:p w14:paraId="2FE08B37" w14:textId="77777777" w:rsidR="00C120B2" w:rsidRPr="00776EFB" w:rsidRDefault="00C05ADF" w:rsidP="008D62ED">
      <w:pPr>
        <w:pStyle w:val="Prrafodelista"/>
        <w:numPr>
          <w:ilvl w:val="0"/>
          <w:numId w:val="27"/>
        </w:numPr>
        <w:spacing w:before="40" w:after="40" w:line="276" w:lineRule="auto"/>
        <w:ind w:left="567" w:right="160" w:hanging="284"/>
      </w:pPr>
      <w:r w:rsidRPr="00776EFB">
        <w:t>Contrato LAU 94 REF 2013-DL 2019 (Dación en Pago/ Entrega posesión con Ejecución Hipotecaria /otros vulnerables y 7+3 años y renta ponderada conforme normativa Fondo Social)</w:t>
      </w:r>
    </w:p>
    <w:p w14:paraId="54499399" w14:textId="0603F52E" w:rsidR="00C120B2" w:rsidRDefault="00C05ADF" w:rsidP="008D62ED">
      <w:pPr>
        <w:pStyle w:val="Prrafodelista"/>
        <w:numPr>
          <w:ilvl w:val="0"/>
          <w:numId w:val="27"/>
        </w:numPr>
        <w:spacing w:before="40" w:after="40" w:line="276" w:lineRule="auto"/>
        <w:ind w:left="567" w:right="160" w:hanging="284"/>
      </w:pPr>
      <w:r w:rsidRPr="00776EFB">
        <w:t>Contrato al amparo LCS</w:t>
      </w:r>
      <w:r w:rsidR="00AA2EB6">
        <w:t>.</w:t>
      </w:r>
    </w:p>
    <w:p w14:paraId="25B02D86" w14:textId="77777777" w:rsidR="005F3171" w:rsidRDefault="005F3171" w:rsidP="005F3171">
      <w:pPr>
        <w:pStyle w:val="Prrafodelista"/>
        <w:spacing w:before="40" w:after="40" w:line="276" w:lineRule="auto"/>
        <w:ind w:left="567" w:right="160"/>
      </w:pPr>
    </w:p>
    <w:p w14:paraId="72CF3875" w14:textId="77777777" w:rsidR="00C120B2" w:rsidRDefault="00C05ADF" w:rsidP="0016262F">
      <w:pPr>
        <w:numPr>
          <w:ilvl w:val="0"/>
          <w:numId w:val="13"/>
        </w:numPr>
        <w:spacing w:before="40" w:after="40" w:line="276" w:lineRule="auto"/>
        <w:ind w:left="567" w:right="160"/>
        <w:rPr>
          <w:b/>
          <w:sz w:val="20"/>
          <w:szCs w:val="20"/>
        </w:rPr>
      </w:pPr>
      <w:bookmarkStart w:id="85" w:name="_2s8eyo1" w:colFirst="0" w:colLast="0"/>
      <w:bookmarkEnd w:id="85"/>
      <w:r w:rsidRPr="005F10C4">
        <w:rPr>
          <w:b/>
          <w:sz w:val="20"/>
          <w:szCs w:val="20"/>
        </w:rPr>
        <w:t>Comunicaciones</w:t>
      </w:r>
    </w:p>
    <w:p w14:paraId="12B5C4FC" w14:textId="77777777" w:rsidR="00C120B2" w:rsidRPr="009E11D6" w:rsidRDefault="00C05ADF" w:rsidP="0016262F">
      <w:pPr>
        <w:numPr>
          <w:ilvl w:val="1"/>
          <w:numId w:val="12"/>
        </w:numPr>
        <w:spacing w:before="40" w:line="276" w:lineRule="auto"/>
        <w:ind w:left="567" w:right="160"/>
        <w:rPr>
          <w:sz w:val="20"/>
          <w:szCs w:val="20"/>
        </w:rPr>
      </w:pPr>
      <w:r w:rsidRPr="009E11D6">
        <w:rPr>
          <w:sz w:val="20"/>
          <w:szCs w:val="20"/>
        </w:rPr>
        <w:t>Mail/Correo postal documentación acreditativa que falta</w:t>
      </w:r>
    </w:p>
    <w:p w14:paraId="6252C159" w14:textId="77777777" w:rsidR="00C120B2" w:rsidRPr="009E11D6" w:rsidRDefault="00C05ADF" w:rsidP="0016262F">
      <w:pPr>
        <w:numPr>
          <w:ilvl w:val="1"/>
          <w:numId w:val="12"/>
        </w:numPr>
        <w:spacing w:line="276" w:lineRule="auto"/>
        <w:ind w:left="567" w:right="160"/>
        <w:rPr>
          <w:sz w:val="20"/>
          <w:szCs w:val="20"/>
        </w:rPr>
      </w:pPr>
      <w:r w:rsidRPr="009E11D6">
        <w:rPr>
          <w:sz w:val="20"/>
          <w:szCs w:val="20"/>
        </w:rPr>
        <w:t>Burofax informando que el FSV está lleno</w:t>
      </w:r>
    </w:p>
    <w:p w14:paraId="1BD07051" w14:textId="77777777" w:rsidR="00C120B2" w:rsidRPr="009E11D6" w:rsidRDefault="00C05ADF" w:rsidP="0016262F">
      <w:pPr>
        <w:numPr>
          <w:ilvl w:val="1"/>
          <w:numId w:val="12"/>
        </w:numPr>
        <w:spacing w:line="276" w:lineRule="auto"/>
        <w:ind w:left="567" w:right="160"/>
        <w:rPr>
          <w:sz w:val="20"/>
          <w:szCs w:val="20"/>
        </w:rPr>
      </w:pPr>
      <w:r w:rsidRPr="009E11D6">
        <w:rPr>
          <w:sz w:val="20"/>
          <w:szCs w:val="20"/>
        </w:rPr>
        <w:t>Burofax informando del no cumplimiento de los requisitos de vulnerabilidad</w:t>
      </w:r>
    </w:p>
    <w:p w14:paraId="26718601" w14:textId="77777777" w:rsidR="00C120B2" w:rsidRPr="009E11D6" w:rsidRDefault="00C05ADF" w:rsidP="0016262F">
      <w:pPr>
        <w:numPr>
          <w:ilvl w:val="1"/>
          <w:numId w:val="12"/>
        </w:numPr>
        <w:spacing w:line="276" w:lineRule="auto"/>
        <w:ind w:left="567" w:right="160"/>
        <w:rPr>
          <w:sz w:val="20"/>
          <w:szCs w:val="20"/>
        </w:rPr>
      </w:pPr>
      <w:r w:rsidRPr="009E11D6">
        <w:rPr>
          <w:sz w:val="20"/>
          <w:szCs w:val="20"/>
        </w:rPr>
        <w:t>Burofax comunicando que no se puede atender solicitud ya que la vivienda es no apta para Alquiler Social (vivienda no cumple requisitos)</w:t>
      </w:r>
    </w:p>
    <w:p w14:paraId="6C2E9F24" w14:textId="77777777" w:rsidR="00C120B2" w:rsidRPr="009E11D6" w:rsidRDefault="00C05ADF" w:rsidP="0016262F">
      <w:pPr>
        <w:numPr>
          <w:ilvl w:val="1"/>
          <w:numId w:val="12"/>
        </w:numPr>
        <w:spacing w:line="276" w:lineRule="auto"/>
        <w:ind w:left="567" w:right="160"/>
        <w:rPr>
          <w:sz w:val="20"/>
          <w:szCs w:val="20"/>
        </w:rPr>
      </w:pPr>
      <w:r w:rsidRPr="009E11D6">
        <w:rPr>
          <w:sz w:val="20"/>
          <w:szCs w:val="20"/>
        </w:rPr>
        <w:t>Burofax comunicando que no se puede atender solicitud ya que no hay viviendas disponibles</w:t>
      </w:r>
    </w:p>
    <w:p w14:paraId="539C0C8E" w14:textId="77777777" w:rsidR="00C120B2" w:rsidRPr="009E11D6" w:rsidRDefault="00C05ADF" w:rsidP="0016262F">
      <w:pPr>
        <w:numPr>
          <w:ilvl w:val="1"/>
          <w:numId w:val="12"/>
        </w:numPr>
        <w:spacing w:line="276" w:lineRule="auto"/>
        <w:ind w:left="567" w:right="160"/>
        <w:rPr>
          <w:sz w:val="20"/>
          <w:szCs w:val="20"/>
        </w:rPr>
      </w:pPr>
      <w:r w:rsidRPr="009E11D6">
        <w:rPr>
          <w:sz w:val="20"/>
          <w:szCs w:val="20"/>
        </w:rPr>
        <w:t>Mail comunicando cumplimiento requisitos, pero concesión sujeta a análisis de habitabilidad del inmueble</w:t>
      </w:r>
    </w:p>
    <w:p w14:paraId="249A93C1" w14:textId="77777777" w:rsidR="00C120B2" w:rsidRPr="009E11D6" w:rsidRDefault="00C05ADF" w:rsidP="0016262F">
      <w:pPr>
        <w:numPr>
          <w:ilvl w:val="1"/>
          <w:numId w:val="12"/>
        </w:numPr>
        <w:spacing w:line="276" w:lineRule="auto"/>
        <w:ind w:left="567" w:right="160"/>
        <w:rPr>
          <w:sz w:val="20"/>
          <w:szCs w:val="20"/>
        </w:rPr>
      </w:pPr>
      <w:r w:rsidRPr="009E11D6">
        <w:rPr>
          <w:sz w:val="20"/>
          <w:szCs w:val="20"/>
        </w:rPr>
        <w:t>Burofax archivo y cierre del expediente por caducidad</w:t>
      </w:r>
    </w:p>
    <w:p w14:paraId="592329BB" w14:textId="77777777" w:rsidR="00C120B2" w:rsidRPr="009E11D6" w:rsidRDefault="00C05ADF" w:rsidP="0016262F">
      <w:pPr>
        <w:numPr>
          <w:ilvl w:val="1"/>
          <w:numId w:val="12"/>
        </w:numPr>
        <w:spacing w:line="276" w:lineRule="auto"/>
        <w:ind w:left="567" w:right="160"/>
        <w:rPr>
          <w:sz w:val="20"/>
          <w:szCs w:val="20"/>
        </w:rPr>
      </w:pPr>
      <w:r w:rsidRPr="009E11D6">
        <w:rPr>
          <w:sz w:val="20"/>
          <w:szCs w:val="20"/>
        </w:rPr>
        <w:t>Mail aprobación solicitud y condiciones económicas del contrato</w:t>
      </w:r>
    </w:p>
    <w:p w14:paraId="3504C3E0" w14:textId="77777777" w:rsidR="00C120B2" w:rsidRPr="009E11D6" w:rsidRDefault="00C05ADF" w:rsidP="0016262F">
      <w:pPr>
        <w:numPr>
          <w:ilvl w:val="1"/>
          <w:numId w:val="12"/>
        </w:numPr>
        <w:spacing w:line="276" w:lineRule="auto"/>
        <w:ind w:left="567" w:right="160"/>
        <w:rPr>
          <w:sz w:val="20"/>
          <w:szCs w:val="20"/>
        </w:rPr>
      </w:pPr>
      <w:r w:rsidRPr="009E11D6">
        <w:rPr>
          <w:sz w:val="20"/>
          <w:szCs w:val="20"/>
        </w:rPr>
        <w:t>Burofax solicitando acreditación vulnerabilidad para renovar contrato de Alquiler Social</w:t>
      </w:r>
    </w:p>
    <w:p w14:paraId="12DB3328" w14:textId="77777777" w:rsidR="00C120B2" w:rsidRPr="009E11D6" w:rsidRDefault="00C05ADF" w:rsidP="0016262F">
      <w:pPr>
        <w:numPr>
          <w:ilvl w:val="1"/>
          <w:numId w:val="12"/>
        </w:numPr>
        <w:spacing w:line="276" w:lineRule="auto"/>
        <w:ind w:left="567" w:right="160"/>
        <w:rPr>
          <w:sz w:val="20"/>
          <w:szCs w:val="20"/>
        </w:rPr>
      </w:pPr>
      <w:r w:rsidRPr="009E11D6">
        <w:rPr>
          <w:sz w:val="20"/>
          <w:szCs w:val="20"/>
        </w:rPr>
        <w:t>Burofax no renovación contrato Alquiler Social</w:t>
      </w:r>
    </w:p>
    <w:p w14:paraId="7E4643A5" w14:textId="77777777" w:rsidR="00C120B2" w:rsidRPr="009E11D6" w:rsidRDefault="00C05ADF" w:rsidP="0016262F">
      <w:pPr>
        <w:numPr>
          <w:ilvl w:val="1"/>
          <w:numId w:val="12"/>
        </w:numPr>
        <w:spacing w:line="276" w:lineRule="auto"/>
        <w:ind w:left="567" w:right="160"/>
        <w:rPr>
          <w:sz w:val="20"/>
          <w:szCs w:val="20"/>
        </w:rPr>
      </w:pPr>
      <w:r w:rsidRPr="009E11D6">
        <w:rPr>
          <w:sz w:val="20"/>
          <w:szCs w:val="20"/>
        </w:rPr>
        <w:t>Burofax renovación contrato Alquiler Social</w:t>
      </w:r>
    </w:p>
    <w:p w14:paraId="689E0108" w14:textId="77777777" w:rsidR="00C120B2" w:rsidRPr="009E11D6" w:rsidRDefault="00C05ADF" w:rsidP="0016262F">
      <w:pPr>
        <w:numPr>
          <w:ilvl w:val="1"/>
          <w:numId w:val="12"/>
        </w:numPr>
        <w:spacing w:line="276" w:lineRule="auto"/>
        <w:ind w:left="567" w:right="160"/>
        <w:rPr>
          <w:sz w:val="20"/>
          <w:szCs w:val="20"/>
        </w:rPr>
      </w:pPr>
      <w:r w:rsidRPr="009E11D6">
        <w:rPr>
          <w:sz w:val="20"/>
          <w:szCs w:val="20"/>
        </w:rPr>
        <w:t>Burofax denegación cambio de vivienda</w:t>
      </w:r>
    </w:p>
    <w:p w14:paraId="109A85EC" w14:textId="77777777" w:rsidR="00C120B2" w:rsidRPr="009E11D6" w:rsidRDefault="00C05ADF" w:rsidP="0016262F">
      <w:pPr>
        <w:numPr>
          <w:ilvl w:val="1"/>
          <w:numId w:val="12"/>
        </w:numPr>
        <w:spacing w:line="276" w:lineRule="auto"/>
        <w:ind w:left="567" w:right="160"/>
        <w:rPr>
          <w:sz w:val="20"/>
          <w:szCs w:val="20"/>
        </w:rPr>
      </w:pPr>
      <w:r w:rsidRPr="009E11D6">
        <w:rPr>
          <w:sz w:val="20"/>
          <w:szCs w:val="20"/>
        </w:rPr>
        <w:t>Correo postal con acuse de recibo de aviso por segunda cuota de alquiler impagada</w:t>
      </w:r>
    </w:p>
    <w:p w14:paraId="1310656F" w14:textId="77777777" w:rsidR="00C120B2" w:rsidRPr="009E11D6" w:rsidRDefault="00C05ADF" w:rsidP="0016262F">
      <w:pPr>
        <w:numPr>
          <w:ilvl w:val="1"/>
          <w:numId w:val="12"/>
        </w:numPr>
        <w:spacing w:line="276" w:lineRule="auto"/>
        <w:ind w:left="567" w:right="160"/>
        <w:rPr>
          <w:sz w:val="20"/>
          <w:szCs w:val="20"/>
        </w:rPr>
      </w:pPr>
      <w:r w:rsidRPr="009E11D6">
        <w:rPr>
          <w:sz w:val="20"/>
          <w:szCs w:val="20"/>
        </w:rPr>
        <w:t>Correo postal con acuse de recibo de segundo aviso por tercera cuota de alquiler impagada</w:t>
      </w:r>
    </w:p>
    <w:p w14:paraId="77101DBA" w14:textId="77777777" w:rsidR="00C120B2" w:rsidRPr="009E11D6" w:rsidRDefault="00C05ADF" w:rsidP="0016262F">
      <w:pPr>
        <w:numPr>
          <w:ilvl w:val="1"/>
          <w:numId w:val="12"/>
        </w:numPr>
        <w:spacing w:line="276" w:lineRule="auto"/>
        <w:ind w:left="567" w:right="160"/>
        <w:rPr>
          <w:sz w:val="20"/>
          <w:szCs w:val="20"/>
        </w:rPr>
      </w:pPr>
      <w:r w:rsidRPr="009E11D6">
        <w:rPr>
          <w:sz w:val="20"/>
          <w:szCs w:val="20"/>
        </w:rPr>
        <w:t>Burofax  comunicando próxima rescisión de contrato si no se subsana la deuda de cuatro cuotas de alquiler impagadas</w:t>
      </w:r>
    </w:p>
    <w:p w14:paraId="40515092" w14:textId="77777777" w:rsidR="00C120B2" w:rsidRPr="009E11D6" w:rsidRDefault="00C05ADF" w:rsidP="0016262F">
      <w:pPr>
        <w:numPr>
          <w:ilvl w:val="1"/>
          <w:numId w:val="12"/>
        </w:numPr>
        <w:spacing w:after="40" w:line="276" w:lineRule="auto"/>
        <w:ind w:left="567" w:right="160"/>
        <w:rPr>
          <w:sz w:val="20"/>
          <w:szCs w:val="20"/>
        </w:rPr>
      </w:pPr>
      <w:r w:rsidRPr="009E11D6">
        <w:rPr>
          <w:sz w:val="20"/>
          <w:szCs w:val="20"/>
        </w:rPr>
        <w:t>Burofax comunicación rescisión del contrato por impago de alquiler</w:t>
      </w:r>
    </w:p>
    <w:p w14:paraId="0A8CCF61" w14:textId="77777777" w:rsidR="00C120B2" w:rsidRPr="009E11D6" w:rsidRDefault="00C05ADF" w:rsidP="000E21B7">
      <w:pPr>
        <w:spacing w:before="40" w:after="40" w:line="276" w:lineRule="auto"/>
        <w:ind w:left="567" w:right="160"/>
        <w:rPr>
          <w:rFonts w:ascii="Times New Roman" w:eastAsia="Times New Roman" w:hAnsi="Times New Roman" w:cs="Times New Roman"/>
          <w:b/>
          <w:sz w:val="20"/>
          <w:szCs w:val="20"/>
        </w:rPr>
      </w:pPr>
      <w:r w:rsidRPr="009E11D6">
        <w:rPr>
          <w:rFonts w:ascii="Times New Roman" w:eastAsia="Times New Roman" w:hAnsi="Times New Roman" w:cs="Times New Roman"/>
          <w:b/>
          <w:sz w:val="20"/>
          <w:szCs w:val="20"/>
        </w:rPr>
        <w:t xml:space="preserve"> </w:t>
      </w:r>
    </w:p>
    <w:p w14:paraId="56FC63A6" w14:textId="77777777" w:rsidR="00C120B2" w:rsidRPr="005F10C4" w:rsidRDefault="005F10C4" w:rsidP="005F10C4">
      <w:pPr>
        <w:spacing w:before="40" w:after="40" w:line="276" w:lineRule="auto"/>
        <w:ind w:left="142" w:right="160"/>
        <w:rPr>
          <w:rFonts w:asciiTheme="majorHAnsi" w:eastAsia="Times New Roman" w:hAnsiTheme="majorHAnsi" w:cstheme="majorHAnsi"/>
          <w:b/>
          <w:sz w:val="20"/>
          <w:szCs w:val="20"/>
          <w:u w:val="single"/>
        </w:rPr>
      </w:pPr>
      <w:r w:rsidRPr="005F10C4">
        <w:rPr>
          <w:rFonts w:ascii="Times New Roman" w:eastAsia="Times New Roman" w:hAnsi="Times New Roman" w:cs="Times New Roman"/>
          <w:b/>
          <w:sz w:val="20"/>
          <w:szCs w:val="20"/>
        </w:rPr>
        <w:t xml:space="preserve"> </w:t>
      </w:r>
      <w:r w:rsidR="00C05ADF" w:rsidRPr="005F10C4">
        <w:rPr>
          <w:rFonts w:asciiTheme="majorHAnsi" w:eastAsia="Times New Roman" w:hAnsiTheme="majorHAnsi" w:cstheme="majorHAnsi"/>
          <w:b/>
          <w:sz w:val="20"/>
          <w:szCs w:val="20"/>
          <w:u w:val="single"/>
        </w:rPr>
        <w:t>Ley Catalana</w:t>
      </w:r>
    </w:p>
    <w:p w14:paraId="2B87C5FA" w14:textId="77777777" w:rsidR="00C120B2" w:rsidRPr="009E11D6" w:rsidRDefault="00C05ADF" w:rsidP="008D62ED">
      <w:pPr>
        <w:numPr>
          <w:ilvl w:val="0"/>
          <w:numId w:val="37"/>
        </w:numPr>
        <w:spacing w:line="276" w:lineRule="auto"/>
        <w:ind w:left="567" w:hanging="425"/>
      </w:pPr>
      <w:r w:rsidRPr="009E11D6">
        <w:rPr>
          <w:rFonts w:ascii="Times New Roman" w:eastAsia="Times New Roman" w:hAnsi="Times New Roman" w:cs="Times New Roman"/>
          <w:sz w:val="14"/>
          <w:szCs w:val="14"/>
        </w:rPr>
        <w:t xml:space="preserve"> </w:t>
      </w:r>
      <w:r w:rsidRPr="009E11D6">
        <w:rPr>
          <w:sz w:val="20"/>
          <w:szCs w:val="20"/>
        </w:rPr>
        <w:t>Solicitud de Documentación informando sobre la Ley Catalana de Sobreendeudamiento, requiriendo documentación necesaria que debe aportar para valorar su situación (para los 5 casos definidos)</w:t>
      </w:r>
    </w:p>
    <w:p w14:paraId="12C2C62A" w14:textId="77777777" w:rsidR="00C120B2" w:rsidRPr="009E11D6" w:rsidRDefault="00C05ADF" w:rsidP="008D62ED">
      <w:pPr>
        <w:numPr>
          <w:ilvl w:val="0"/>
          <w:numId w:val="37"/>
        </w:numPr>
        <w:spacing w:line="276" w:lineRule="auto"/>
        <w:ind w:left="567" w:right="160" w:hanging="425"/>
        <w:rPr>
          <w:sz w:val="20"/>
          <w:szCs w:val="20"/>
        </w:rPr>
      </w:pPr>
      <w:r w:rsidRPr="009E11D6">
        <w:rPr>
          <w:sz w:val="20"/>
          <w:szCs w:val="20"/>
        </w:rPr>
        <w:t>Burofax recordatorio solicitud de documentación</w:t>
      </w:r>
    </w:p>
    <w:p w14:paraId="5538F187" w14:textId="77777777" w:rsidR="00C120B2" w:rsidRPr="009E11D6" w:rsidRDefault="00C05ADF" w:rsidP="008D62ED">
      <w:pPr>
        <w:numPr>
          <w:ilvl w:val="0"/>
          <w:numId w:val="37"/>
        </w:numPr>
        <w:spacing w:line="276" w:lineRule="auto"/>
        <w:ind w:left="567" w:right="160" w:hanging="425"/>
        <w:rPr>
          <w:sz w:val="20"/>
          <w:szCs w:val="20"/>
        </w:rPr>
      </w:pPr>
      <w:r w:rsidRPr="009E11D6">
        <w:rPr>
          <w:sz w:val="20"/>
          <w:szCs w:val="20"/>
        </w:rPr>
        <w:t>Burofax propuesta Dación + Alquiler Social (LCS) al cliente</w:t>
      </w:r>
    </w:p>
    <w:p w14:paraId="0496B1B2" w14:textId="77777777" w:rsidR="00C120B2" w:rsidRPr="009E11D6" w:rsidRDefault="00C05ADF" w:rsidP="008D62ED">
      <w:pPr>
        <w:numPr>
          <w:ilvl w:val="0"/>
          <w:numId w:val="37"/>
        </w:numPr>
        <w:spacing w:line="276" w:lineRule="auto"/>
        <w:ind w:left="567" w:right="160" w:hanging="425"/>
        <w:rPr>
          <w:sz w:val="20"/>
          <w:szCs w:val="20"/>
        </w:rPr>
      </w:pPr>
      <w:r w:rsidRPr="009E11D6">
        <w:rPr>
          <w:sz w:val="20"/>
          <w:szCs w:val="20"/>
        </w:rPr>
        <w:t>Burofax propuesta Dación + Alquiler Social (LCS) al Ayuntamiento y a la AHC</w:t>
      </w:r>
    </w:p>
    <w:p w14:paraId="242BB17D" w14:textId="77777777" w:rsidR="00C120B2" w:rsidRPr="009E11D6" w:rsidRDefault="00C05ADF" w:rsidP="008D62ED">
      <w:pPr>
        <w:numPr>
          <w:ilvl w:val="0"/>
          <w:numId w:val="37"/>
        </w:numPr>
        <w:spacing w:line="276" w:lineRule="auto"/>
        <w:ind w:left="567" w:right="160" w:hanging="425"/>
        <w:rPr>
          <w:sz w:val="20"/>
          <w:szCs w:val="20"/>
        </w:rPr>
      </w:pPr>
      <w:r w:rsidRPr="009E11D6">
        <w:rPr>
          <w:sz w:val="20"/>
          <w:szCs w:val="20"/>
        </w:rPr>
        <w:t>Burofax nueva propuesta Dación + Alquiler Social (LCS) al cliente, dado que inmueble anterior propuesto no cumplía condiciones de habitabilidad</w:t>
      </w:r>
    </w:p>
    <w:p w14:paraId="3B44C840" w14:textId="77777777" w:rsidR="00C120B2" w:rsidRPr="009E11D6" w:rsidRDefault="00C05ADF" w:rsidP="008D62ED">
      <w:pPr>
        <w:numPr>
          <w:ilvl w:val="0"/>
          <w:numId w:val="37"/>
        </w:numPr>
        <w:spacing w:line="276" w:lineRule="auto"/>
        <w:ind w:left="567" w:right="160" w:hanging="425"/>
        <w:rPr>
          <w:sz w:val="20"/>
          <w:szCs w:val="20"/>
        </w:rPr>
      </w:pPr>
      <w:r w:rsidRPr="009E11D6">
        <w:rPr>
          <w:sz w:val="20"/>
          <w:szCs w:val="20"/>
        </w:rPr>
        <w:lastRenderedPageBreak/>
        <w:t>Burofax comunicando que no cumple los requisitos recogidos en LCS para recibir ofrecimiento de alquiler social y que se sigue con el lanzamiento</w:t>
      </w:r>
    </w:p>
    <w:p w14:paraId="58C30FCC" w14:textId="77777777" w:rsidR="00C120B2" w:rsidRPr="009E11D6" w:rsidRDefault="00C05ADF" w:rsidP="008D62ED">
      <w:pPr>
        <w:numPr>
          <w:ilvl w:val="0"/>
          <w:numId w:val="37"/>
        </w:numPr>
        <w:spacing w:line="276" w:lineRule="auto"/>
        <w:ind w:left="567" w:hanging="425"/>
        <w:rPr>
          <w:sz w:val="20"/>
          <w:szCs w:val="20"/>
        </w:rPr>
      </w:pPr>
      <w:r w:rsidRPr="009E11D6">
        <w:rPr>
          <w:sz w:val="20"/>
          <w:szCs w:val="20"/>
        </w:rPr>
        <w:t xml:space="preserve">Correo administrativo comunicación propuesta Alquiler Social a la Generalitat, Ayuntamiento y a la Agencia Catalana de </w:t>
      </w:r>
      <w:proofErr w:type="spellStart"/>
      <w:r w:rsidRPr="009E11D6">
        <w:rPr>
          <w:sz w:val="20"/>
          <w:szCs w:val="20"/>
        </w:rPr>
        <w:t>l’Habitatge</w:t>
      </w:r>
      <w:proofErr w:type="spellEnd"/>
      <w:r w:rsidRPr="009E11D6">
        <w:rPr>
          <w:sz w:val="20"/>
          <w:szCs w:val="20"/>
        </w:rPr>
        <w:t xml:space="preserve"> (LCS)</w:t>
      </w:r>
    </w:p>
    <w:p w14:paraId="4E41E910" w14:textId="77777777" w:rsidR="00C120B2" w:rsidRPr="009E11D6" w:rsidRDefault="00C05ADF" w:rsidP="008D62ED">
      <w:pPr>
        <w:numPr>
          <w:ilvl w:val="0"/>
          <w:numId w:val="37"/>
        </w:numPr>
        <w:spacing w:after="40" w:line="276" w:lineRule="auto"/>
        <w:ind w:left="567" w:right="160" w:hanging="425"/>
        <w:rPr>
          <w:sz w:val="20"/>
          <w:szCs w:val="20"/>
        </w:rPr>
      </w:pPr>
      <w:r w:rsidRPr="009E11D6">
        <w:rPr>
          <w:sz w:val="20"/>
          <w:szCs w:val="20"/>
        </w:rPr>
        <w:t>Burofax ofrecimiento viviendas alternativas (LCS)</w:t>
      </w:r>
    </w:p>
    <w:p w14:paraId="5196F07D" w14:textId="77777777" w:rsidR="00C120B2" w:rsidRDefault="00C120B2" w:rsidP="000E21B7">
      <w:pPr>
        <w:spacing w:before="40" w:after="40" w:line="276" w:lineRule="auto"/>
        <w:ind w:left="567" w:right="160" w:hanging="360"/>
        <w:rPr>
          <w:sz w:val="20"/>
          <w:szCs w:val="20"/>
        </w:rPr>
      </w:pPr>
    </w:p>
    <w:p w14:paraId="75E7C856" w14:textId="00BCDF90" w:rsidR="00C93A7C" w:rsidRDefault="003C0E3A" w:rsidP="00EC2E7C">
      <w:pPr>
        <w:pStyle w:val="Ttulo1"/>
        <w:spacing w:line="276" w:lineRule="auto"/>
        <w:ind w:left="142" w:right="161" w:hanging="1"/>
      </w:pPr>
      <w:bookmarkStart w:id="86" w:name="_Toc52978431"/>
      <w:r w:rsidRPr="00EE628E">
        <w:t>Anexo 2: Protección de datos de carácter personal</w:t>
      </w:r>
      <w:bookmarkEnd w:id="86"/>
    </w:p>
    <w:bookmarkStart w:id="87" w:name="_MON_1667038819"/>
    <w:bookmarkEnd w:id="87"/>
    <w:p w14:paraId="63676704" w14:textId="57FD744A" w:rsidR="00EC2E7C" w:rsidRDefault="00C93A7C" w:rsidP="00EC2E7C">
      <w:pPr>
        <w:pStyle w:val="Ttulo1"/>
        <w:spacing w:line="276" w:lineRule="auto"/>
        <w:ind w:left="142" w:right="161" w:hanging="1"/>
      </w:pPr>
      <w:ins w:id="88" w:author="ELVIRA PERDOMO, FERNANDO" w:date="2020-11-16T13:34:00Z">
        <w:r>
          <w:object w:dxaOrig="1508" w:dyaOrig="983" w14:anchorId="17D719A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15pt;height:49.4pt" o:ole="">
              <v:imagedata r:id="rId44" o:title=""/>
            </v:shape>
            <o:OLEObject Type="Embed" ProgID="Word.Document.12" ShapeID="_x0000_i1025" DrawAspect="Icon" ObjectID="_1670074654" r:id="rId45">
              <o:FieldCodes>\s</o:FieldCodes>
            </o:OLEObject>
          </w:object>
        </w:r>
      </w:ins>
      <w:ins w:id="89" w:author="ELVIRA PERDOMO, FERNANDO" w:date="2020-10-26T16:17:00Z">
        <w:r w:rsidR="00555D2D">
          <w:t xml:space="preserve">. </w:t>
        </w:r>
      </w:ins>
    </w:p>
    <w:p w14:paraId="2EA8C27B" w14:textId="77777777" w:rsidR="00EC2E7C" w:rsidRPr="00EC2E7C" w:rsidRDefault="00EC2E7C" w:rsidP="00EC2E7C"/>
    <w:p w14:paraId="5FF797CF" w14:textId="34D961D5" w:rsidR="007F216E" w:rsidRDefault="00EC2E7C" w:rsidP="008620C3">
      <w:pPr>
        <w:pStyle w:val="Ttulo1"/>
        <w:spacing w:line="276" w:lineRule="auto"/>
        <w:ind w:left="142" w:right="161" w:hanging="1"/>
      </w:pPr>
      <w:bookmarkStart w:id="90" w:name="_Toc52978432"/>
      <w:r>
        <w:t>Anexo 3</w:t>
      </w:r>
      <w:r w:rsidR="00F83907">
        <w:t xml:space="preserve">: </w:t>
      </w:r>
      <w:r w:rsidR="007F216E" w:rsidRPr="007F216E">
        <w:t>Ley 1/2013, de 14 de mayo, de medidas para reforzar la protección a los deudores hipotecarios, reestructuración de deuda y alquiler social)</w:t>
      </w:r>
      <w:bookmarkEnd w:id="90"/>
    </w:p>
    <w:p w14:paraId="128AE898" w14:textId="7609DC3E" w:rsidR="008620C3" w:rsidRDefault="008620C3" w:rsidP="008620C3"/>
    <w:p w14:paraId="73532C3C" w14:textId="20AE9BA7" w:rsidR="008620C3" w:rsidRPr="008620C3" w:rsidRDefault="008620C3" w:rsidP="00CB0D18">
      <w:r>
        <w:object w:dxaOrig="1539" w:dyaOrig="994" w14:anchorId="0DC1C37A">
          <v:shape id="_x0000_i1026" type="#_x0000_t75" style="width:76.6pt;height:49.4pt" o:ole="">
            <v:imagedata r:id="rId46" o:title=""/>
          </v:shape>
          <o:OLEObject Type="Embed" ProgID="AcroExch.Document.DC" ShapeID="_x0000_i1026" DrawAspect="Icon" ObjectID="_1670074655" r:id="rId47"/>
        </w:object>
      </w:r>
    </w:p>
    <w:p w14:paraId="746203C9" w14:textId="77777777" w:rsidR="00EC2E7C" w:rsidRPr="00EC2E7C" w:rsidRDefault="00EC2E7C" w:rsidP="00EC2E7C"/>
    <w:p w14:paraId="1715E9CB" w14:textId="4CEFFE91" w:rsidR="00785C6C" w:rsidRDefault="00785C6C" w:rsidP="00785C6C">
      <w:pPr>
        <w:pStyle w:val="Ttulo1"/>
        <w:spacing w:line="276" w:lineRule="auto"/>
        <w:ind w:left="142" w:right="161" w:hanging="1"/>
      </w:pPr>
      <w:bookmarkStart w:id="91" w:name="_Toc52978433"/>
      <w:r w:rsidRPr="004A1316">
        <w:t xml:space="preserve">Anexo </w:t>
      </w:r>
      <w:r w:rsidR="00F83907">
        <w:t>4</w:t>
      </w:r>
      <w:r w:rsidRPr="004A1316">
        <w:t xml:space="preserve">: </w:t>
      </w:r>
      <w:r>
        <w:t>Estrategia y Propuesta Operativa FSV</w:t>
      </w:r>
      <w:bookmarkEnd w:id="91"/>
    </w:p>
    <w:p w14:paraId="2695EF3E" w14:textId="77777777" w:rsidR="00785C6C" w:rsidRPr="00785C6C" w:rsidRDefault="00785C6C" w:rsidP="00785C6C"/>
    <w:p w14:paraId="7BD9E6FC" w14:textId="77777777" w:rsidR="00785C6C" w:rsidRPr="00785C6C" w:rsidRDefault="00785C6C" w:rsidP="009E688F">
      <w:pPr>
        <w:pStyle w:val="Textocomentario"/>
        <w:ind w:left="142"/>
      </w:pPr>
      <w:r w:rsidRPr="00785C6C">
        <w:t>Incluir en el documento como Anexo la “Estrategia y Propuesta Operativa FSV”:</w:t>
      </w:r>
    </w:p>
    <w:p w14:paraId="717F4BC1" w14:textId="77777777" w:rsidR="00785C6C" w:rsidRPr="00785C6C" w:rsidRDefault="00785C6C" w:rsidP="009E688F">
      <w:pPr>
        <w:pStyle w:val="Textocomentario"/>
        <w:ind w:left="142"/>
      </w:pPr>
      <w:r w:rsidRPr="00785C6C">
        <w:t>Concesión alquileres al amparo FSV:</w:t>
      </w:r>
    </w:p>
    <w:p w14:paraId="3A684551" w14:textId="7C43EA1E" w:rsidR="00785C6C" w:rsidRDefault="00785C6C" w:rsidP="009E688F">
      <w:pPr>
        <w:pStyle w:val="Textocomentario"/>
        <w:ind w:left="142"/>
      </w:pPr>
      <w:r w:rsidRPr="00785C6C">
        <w:t>Se concederán AS a deudores hipotecarios en propia vivienda que ofrecen su casa en dación o que la han perdido en PJEH que cumplan criterio vivienda</w:t>
      </w:r>
      <w:r w:rsidR="009E688F">
        <w:t xml:space="preserve"> </w:t>
      </w:r>
      <w:r w:rsidRPr="00785C6C">
        <w:t>(definido por EGI) y vulnerabilidad (según FSV) hasta el límite que establezca BBVA en cada momento:</w:t>
      </w:r>
    </w:p>
    <w:p w14:paraId="54797244" w14:textId="77777777" w:rsidR="009E688F" w:rsidRPr="00785C6C" w:rsidRDefault="009E688F" w:rsidP="009E688F">
      <w:pPr>
        <w:pStyle w:val="Textocomentario"/>
        <w:ind w:left="142"/>
      </w:pPr>
    </w:p>
    <w:p w14:paraId="749BAB84" w14:textId="77777777" w:rsidR="00785C6C" w:rsidRPr="00785C6C" w:rsidRDefault="00785C6C" w:rsidP="008D62ED">
      <w:pPr>
        <w:numPr>
          <w:ilvl w:val="0"/>
          <w:numId w:val="37"/>
        </w:numPr>
        <w:spacing w:after="40" w:line="276" w:lineRule="auto"/>
        <w:ind w:left="567" w:right="160" w:hanging="425"/>
        <w:rPr>
          <w:sz w:val="20"/>
          <w:szCs w:val="20"/>
        </w:rPr>
      </w:pPr>
      <w:r w:rsidRPr="00785C6C">
        <w:rPr>
          <w:sz w:val="20"/>
          <w:szCs w:val="20"/>
        </w:rPr>
        <w:t>Límite fijado al Servicer a 01/01/20: 875 viviendas.</w:t>
      </w:r>
    </w:p>
    <w:p w14:paraId="7B4B0811" w14:textId="77777777" w:rsidR="00785C6C" w:rsidRPr="00785C6C" w:rsidRDefault="00785C6C" w:rsidP="008D62ED">
      <w:pPr>
        <w:numPr>
          <w:ilvl w:val="0"/>
          <w:numId w:val="37"/>
        </w:numPr>
        <w:spacing w:after="40" w:line="276" w:lineRule="auto"/>
        <w:ind w:left="567" w:right="160" w:hanging="425"/>
        <w:rPr>
          <w:sz w:val="20"/>
          <w:szCs w:val="20"/>
        </w:rPr>
      </w:pPr>
      <w:r w:rsidRPr="00785C6C">
        <w:rPr>
          <w:sz w:val="20"/>
          <w:szCs w:val="20"/>
        </w:rPr>
        <w:t>Una vez alcanzado el límite establecido, el Servicer comunicará que no quedan viviendas disponibles y se informará de las posibilidades legales que tiene el deudor.</w:t>
      </w:r>
    </w:p>
    <w:p w14:paraId="536A6B0A" w14:textId="77777777" w:rsidR="00785C6C" w:rsidRPr="00785C6C" w:rsidRDefault="00785C6C" w:rsidP="008D62ED">
      <w:pPr>
        <w:numPr>
          <w:ilvl w:val="0"/>
          <w:numId w:val="37"/>
        </w:numPr>
        <w:spacing w:after="40" w:line="276" w:lineRule="auto"/>
        <w:ind w:left="567" w:right="160" w:hanging="425"/>
        <w:rPr>
          <w:sz w:val="20"/>
          <w:szCs w:val="20"/>
        </w:rPr>
      </w:pPr>
      <w:r w:rsidRPr="00785C6C">
        <w:rPr>
          <w:sz w:val="20"/>
          <w:szCs w:val="20"/>
        </w:rPr>
        <w:t>Cada vez que finaliza un contrato de Alquiler Social al amparo de FSV, la vivienda sujeta a dicho contrato se “libera” del FSV para su posible comercialización.</w:t>
      </w:r>
    </w:p>
    <w:p w14:paraId="1C98B904" w14:textId="77777777" w:rsidR="00785C6C" w:rsidRPr="00785C6C" w:rsidRDefault="00785C6C" w:rsidP="008D62ED">
      <w:pPr>
        <w:numPr>
          <w:ilvl w:val="0"/>
          <w:numId w:val="37"/>
        </w:numPr>
        <w:spacing w:after="40" w:line="276" w:lineRule="auto"/>
        <w:ind w:left="567" w:right="160" w:hanging="425"/>
        <w:rPr>
          <w:sz w:val="20"/>
          <w:szCs w:val="20"/>
        </w:rPr>
      </w:pPr>
      <w:r w:rsidRPr="00785C6C">
        <w:rPr>
          <w:sz w:val="20"/>
          <w:szCs w:val="20"/>
        </w:rPr>
        <w:t>No se” bloqueará” otra vivienda de manera inmediata para integrar en el FSV, sino que quedará una vacante en el FSV para atender nuevas solicitudes de AS.</w:t>
      </w:r>
    </w:p>
    <w:p w14:paraId="6503F56C" w14:textId="77777777" w:rsidR="00785C6C" w:rsidRPr="00785C6C" w:rsidRDefault="00785C6C" w:rsidP="008D62ED">
      <w:pPr>
        <w:numPr>
          <w:ilvl w:val="0"/>
          <w:numId w:val="37"/>
        </w:numPr>
        <w:spacing w:after="40" w:line="276" w:lineRule="auto"/>
        <w:ind w:left="567" w:right="160" w:hanging="425"/>
        <w:rPr>
          <w:sz w:val="20"/>
          <w:szCs w:val="20"/>
        </w:rPr>
      </w:pPr>
      <w:r w:rsidRPr="00785C6C">
        <w:rPr>
          <w:sz w:val="20"/>
          <w:szCs w:val="20"/>
        </w:rPr>
        <w:t>Se renuevan todos los contratos de AS por 1 año, siempre y cuando se acredite vulnerabilidad, independientemente que se haya agotado plazo y prórroga del contrato.</w:t>
      </w:r>
    </w:p>
    <w:p w14:paraId="779BD6A8" w14:textId="77777777" w:rsidR="00785C6C" w:rsidRPr="00785C6C" w:rsidRDefault="00785C6C" w:rsidP="008D62ED">
      <w:pPr>
        <w:numPr>
          <w:ilvl w:val="0"/>
          <w:numId w:val="37"/>
        </w:numPr>
        <w:spacing w:after="40" w:line="276" w:lineRule="auto"/>
        <w:ind w:left="567" w:right="160" w:hanging="425"/>
        <w:rPr>
          <w:sz w:val="20"/>
          <w:szCs w:val="20"/>
        </w:rPr>
      </w:pPr>
      <w:r w:rsidRPr="00785C6C">
        <w:rPr>
          <w:sz w:val="20"/>
          <w:szCs w:val="20"/>
        </w:rPr>
        <w:t>No se renueva si no se acredita vulnerabilidad o no se recibe documentación.</w:t>
      </w:r>
    </w:p>
    <w:p w14:paraId="0AA1F45F" w14:textId="5574A99D" w:rsidR="00785C6C" w:rsidRPr="00785C6C" w:rsidRDefault="00785C6C" w:rsidP="00785C6C">
      <w:pPr>
        <w:spacing w:after="40" w:line="276" w:lineRule="auto"/>
        <w:ind w:left="567" w:right="160"/>
        <w:rPr>
          <w:sz w:val="20"/>
          <w:szCs w:val="20"/>
        </w:rPr>
      </w:pPr>
      <w:r w:rsidRPr="00785C6C">
        <w:rPr>
          <w:sz w:val="20"/>
          <w:szCs w:val="20"/>
        </w:rPr>
        <w:t>En estos casos, se comunica rescisión y en caso de no recuperar posesión:</w:t>
      </w:r>
    </w:p>
    <w:p w14:paraId="195E4242" w14:textId="77777777" w:rsidR="00785C6C" w:rsidRPr="00785C6C" w:rsidRDefault="00785C6C" w:rsidP="008D62ED">
      <w:pPr>
        <w:pStyle w:val="Textocomentario"/>
        <w:numPr>
          <w:ilvl w:val="0"/>
          <w:numId w:val="42"/>
        </w:numPr>
      </w:pPr>
      <w:r w:rsidRPr="00785C6C">
        <w:t>Se envía CES del Servicer para realizar un informe ocupacional (vivienda vacía /ocupada).</w:t>
      </w:r>
    </w:p>
    <w:p w14:paraId="2694D7E8" w14:textId="7EFFF39E" w:rsidR="00C120B2" w:rsidRDefault="00785C6C" w:rsidP="008D62ED">
      <w:pPr>
        <w:pStyle w:val="Textocomentario"/>
        <w:numPr>
          <w:ilvl w:val="0"/>
          <w:numId w:val="42"/>
        </w:numPr>
      </w:pPr>
      <w:r w:rsidRPr="00785C6C">
        <w:t>Se judicializa, previa autorización de PSV, que puede decidir previamente comprobar vulnerabilidad mediante CES BBVA y activar planes especiales.</w:t>
      </w:r>
    </w:p>
    <w:p w14:paraId="3C31E8C3" w14:textId="77777777" w:rsidR="00665BF3" w:rsidRDefault="00665BF3" w:rsidP="00665BF3">
      <w:pPr>
        <w:pStyle w:val="Textocomentario"/>
        <w:ind w:left="927"/>
      </w:pPr>
    </w:p>
    <w:p w14:paraId="27B2F42F" w14:textId="77777777" w:rsidR="00AA2EB6" w:rsidRDefault="00AA2EB6" w:rsidP="00665BF3">
      <w:pPr>
        <w:pStyle w:val="Textocomentario"/>
        <w:ind w:left="927"/>
      </w:pPr>
    </w:p>
    <w:p w14:paraId="174E664D" w14:textId="77777777" w:rsidR="00AA2EB6" w:rsidRDefault="00AA2EB6" w:rsidP="00665BF3">
      <w:pPr>
        <w:pStyle w:val="Textocomentario"/>
        <w:ind w:left="927"/>
      </w:pPr>
    </w:p>
    <w:p w14:paraId="35B7466E" w14:textId="77777777" w:rsidR="00AA2EB6" w:rsidRDefault="00AA2EB6" w:rsidP="00665BF3">
      <w:pPr>
        <w:pStyle w:val="Textocomentario"/>
        <w:ind w:left="927"/>
      </w:pPr>
    </w:p>
    <w:p w14:paraId="5315B51D" w14:textId="77777777" w:rsidR="00AA2EB6" w:rsidRDefault="00AA2EB6" w:rsidP="00665BF3">
      <w:pPr>
        <w:pStyle w:val="Textocomentario"/>
        <w:ind w:left="927"/>
      </w:pPr>
    </w:p>
    <w:p w14:paraId="02D1FA7F" w14:textId="77777777" w:rsidR="00AA2EB6" w:rsidRDefault="00AA2EB6" w:rsidP="00665BF3">
      <w:pPr>
        <w:pStyle w:val="Textocomentario"/>
        <w:ind w:left="927"/>
      </w:pPr>
    </w:p>
    <w:p w14:paraId="4C838F43" w14:textId="77777777" w:rsidR="00AA2EB6" w:rsidRDefault="00AA2EB6" w:rsidP="00665BF3">
      <w:pPr>
        <w:pStyle w:val="Textocomentario"/>
        <w:ind w:left="927"/>
      </w:pPr>
    </w:p>
    <w:p w14:paraId="4AAA36AA" w14:textId="7A1072D1" w:rsidR="00665BF3" w:rsidRDefault="00665BF3" w:rsidP="00665BF3">
      <w:pPr>
        <w:pStyle w:val="Ttulo1"/>
        <w:spacing w:line="276" w:lineRule="auto"/>
        <w:ind w:left="142" w:right="161" w:hanging="1"/>
      </w:pPr>
      <w:bookmarkStart w:id="92" w:name="_Toc52978434"/>
      <w:r w:rsidRPr="004A1316">
        <w:t xml:space="preserve">Anexo </w:t>
      </w:r>
      <w:r>
        <w:t>5</w:t>
      </w:r>
      <w:r w:rsidRPr="004A1316">
        <w:t xml:space="preserve">: </w:t>
      </w:r>
      <w:r w:rsidR="00C56F8D">
        <w:t>Proceso de ofrecimiento de Alquiler Social</w:t>
      </w:r>
      <w:bookmarkEnd w:id="92"/>
    </w:p>
    <w:p w14:paraId="6411A306" w14:textId="13A81AFD" w:rsidR="00C56F8D" w:rsidRDefault="00C56F8D" w:rsidP="00C56F8D"/>
    <w:p w14:paraId="33200E6A" w14:textId="3D6E0C0C" w:rsidR="00C56F8D" w:rsidRPr="00C56F8D" w:rsidRDefault="00C93A7C" w:rsidP="00CB0D18">
      <w:r>
        <w:object w:dxaOrig="1514" w:dyaOrig="1044" w14:anchorId="62A680BD">
          <v:shape id="_x0000_i1027" type="#_x0000_t75" style="width:76.15pt;height:52.6pt" o:ole="">
            <v:imagedata r:id="rId48" o:title=""/>
          </v:shape>
          <o:OLEObject Type="Embed" ProgID="AcroExch.Document.DC" ShapeID="_x0000_i1027" DrawAspect="Icon" ObjectID="_1670074656" r:id="rId49"/>
        </w:object>
      </w:r>
    </w:p>
    <w:p w14:paraId="1776FBE5" w14:textId="77777777" w:rsidR="00665BF3" w:rsidRDefault="00665BF3" w:rsidP="00665BF3">
      <w:pPr>
        <w:pStyle w:val="Textocomentario"/>
      </w:pPr>
    </w:p>
    <w:p w14:paraId="0959D23E" w14:textId="77777777" w:rsidR="00C93A7C" w:rsidRDefault="00C93A7C" w:rsidP="00665BF3">
      <w:pPr>
        <w:pStyle w:val="Textocomentario"/>
      </w:pPr>
    </w:p>
    <w:p w14:paraId="55E34D51" w14:textId="482D43CB" w:rsidR="00C93A7C" w:rsidRPr="000F158E" w:rsidRDefault="00C93A7C" w:rsidP="000F158E">
      <w:pPr>
        <w:pStyle w:val="Ttulo1"/>
        <w:spacing w:line="276" w:lineRule="auto"/>
        <w:ind w:left="142" w:right="161" w:hanging="1"/>
      </w:pPr>
      <w:r w:rsidRPr="000F158E">
        <w:t>Anexo 6: Instrucciones para agilizar la toma de posesión</w:t>
      </w:r>
    </w:p>
    <w:p w14:paraId="0B8EAC66" w14:textId="07796703" w:rsidR="00C93A7C" w:rsidRDefault="00C93A7C" w:rsidP="00665BF3">
      <w:pPr>
        <w:pStyle w:val="Textocomentario"/>
        <w:rPr>
          <w:b/>
          <w:sz w:val="26"/>
          <w:szCs w:val="26"/>
        </w:rPr>
      </w:pPr>
    </w:p>
    <w:bookmarkStart w:id="93" w:name="_MON_1667119417"/>
    <w:bookmarkEnd w:id="93"/>
    <w:p w14:paraId="7EA0306A" w14:textId="548BCBE0" w:rsidR="00C839F1" w:rsidRPr="00C93A7C" w:rsidRDefault="00CB0D18" w:rsidP="00665BF3">
      <w:pPr>
        <w:pStyle w:val="Textocomentario"/>
        <w:rPr>
          <w:b/>
          <w:sz w:val="26"/>
          <w:szCs w:val="26"/>
        </w:rPr>
      </w:pPr>
      <w:r>
        <w:rPr>
          <w:b/>
          <w:sz w:val="26"/>
          <w:szCs w:val="26"/>
        </w:rPr>
        <w:object w:dxaOrig="1508" w:dyaOrig="983" w14:anchorId="71159E60">
          <v:shape id="_x0000_i1028" type="#_x0000_t75" style="width:76.15pt;height:49.4pt" o:ole="">
            <v:imagedata r:id="rId50" o:title=""/>
          </v:shape>
          <o:OLEObject Type="Embed" ProgID="Word.Document.12" ShapeID="_x0000_i1028" DrawAspect="Icon" ObjectID="_1670074657" r:id="rId51">
            <o:FieldCodes>\s</o:FieldCodes>
          </o:OLEObject>
        </w:object>
      </w:r>
    </w:p>
    <w:sectPr w:rsidR="00C839F1" w:rsidRPr="00C93A7C" w:rsidSect="00EE7B8B">
      <w:headerReference w:type="default" r:id="rId52"/>
      <w:footerReference w:type="default" r:id="rId53"/>
      <w:pgSz w:w="11900" w:h="16840"/>
      <w:pgMar w:top="1701" w:right="703" w:bottom="1219" w:left="567" w:header="714" w:footer="113"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34DE679" w14:textId="77777777" w:rsidR="00E12669" w:rsidRDefault="00E12669">
      <w:r>
        <w:separator/>
      </w:r>
    </w:p>
  </w:endnote>
  <w:endnote w:type="continuationSeparator" w:id="0">
    <w:p w14:paraId="5E62056F" w14:textId="77777777" w:rsidR="00E12669" w:rsidRDefault="00E126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Noto Sans Symbols">
    <w:altName w:val="Calibri"/>
    <w:charset w:val="01"/>
    <w:family w:val="auto"/>
    <w:pitch w:val="default"/>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BBVABentonSans">
    <w:altName w:val="Calibri"/>
    <w:panose1 w:val="00000000000000000000"/>
    <w:charset w:val="00"/>
    <w:family w:val="modern"/>
    <w:notTrueType/>
    <w:pitch w:val="variable"/>
    <w:sig w:usb0="A00000BF" w:usb1="5000A04B"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56942919"/>
      <w:docPartObj>
        <w:docPartGallery w:val="Page Numbers (Bottom of Page)"/>
        <w:docPartUnique/>
      </w:docPartObj>
    </w:sdtPr>
    <w:sdtEndPr/>
    <w:sdtContent>
      <w:p w14:paraId="54016AB4" w14:textId="77777777" w:rsidR="00AE0FB3" w:rsidRDefault="00AE0FB3" w:rsidP="00C2339A">
        <w:pPr>
          <w:pStyle w:val="Piedepgina"/>
          <w:jc w:val="right"/>
        </w:pPr>
      </w:p>
      <w:p w14:paraId="5567651D" w14:textId="77777777" w:rsidR="00AE0FB3" w:rsidRDefault="00AE0FB3" w:rsidP="00C2339A">
        <w:pPr>
          <w:pStyle w:val="Piedepgina"/>
          <w:jc w:val="right"/>
        </w:pPr>
      </w:p>
      <w:p w14:paraId="7A9EEEAF" w14:textId="77777777" w:rsidR="00AE0FB3" w:rsidRDefault="00AE0FB3" w:rsidP="00C2339A">
        <w:pPr>
          <w:pStyle w:val="Piedepgina"/>
          <w:jc w:val="right"/>
        </w:pPr>
        <w:r w:rsidRPr="00604E4B">
          <w:rPr>
            <w:rStyle w:val="CitadestacadaCar"/>
            <w:noProof/>
            <w:lang w:eastAsia="es-ES"/>
          </w:rPr>
          <mc:AlternateContent>
            <mc:Choice Requires="wps">
              <w:drawing>
                <wp:anchor distT="0" distB="0" distL="114300" distR="114300" simplePos="0" relativeHeight="251661312" behindDoc="0" locked="0" layoutInCell="1" allowOverlap="1" wp14:anchorId="0389A344" wp14:editId="524912F0">
                  <wp:simplePos x="0" y="0"/>
                  <wp:positionH relativeFrom="page">
                    <wp:posOffset>538008</wp:posOffset>
                  </wp:positionH>
                  <wp:positionV relativeFrom="paragraph">
                    <wp:posOffset>173355</wp:posOffset>
                  </wp:positionV>
                  <wp:extent cx="6300000" cy="0"/>
                  <wp:effectExtent l="0" t="0" r="24765" b="19050"/>
                  <wp:wrapNone/>
                  <wp:docPr id="2" name="Conector recto 2"/>
                  <wp:cNvGraphicFramePr/>
                  <a:graphic xmlns:a="http://schemas.openxmlformats.org/drawingml/2006/main">
                    <a:graphicData uri="http://schemas.microsoft.com/office/word/2010/wordprocessingShape">
                      <wps:wsp>
                        <wps:cNvCnPr/>
                        <wps:spPr>
                          <a:xfrm>
                            <a:off x="0" y="0"/>
                            <a:ext cx="63000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78CF67F" id="Conector recto 2" o:spid="_x0000_s1026" style="position:absolute;z-index:251661312;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 from="42.35pt,13.65pt" to="538.4pt,1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" strokecolor="#4579b8 [3044]">
                  <w10:wrap anchorx="page"/>
                </v:line>
              </w:pict>
            </mc:Fallback>
          </mc:AlternateContent>
        </w:r>
      </w:p>
      <w:p w14:paraId="3E37B805" w14:textId="77777777" w:rsidR="00AE0FB3" w:rsidRDefault="00686E93" w:rsidP="00C2339A">
        <w:pPr>
          <w:pStyle w:val="Piedepgina"/>
          <w:jc w:val="right"/>
        </w:pPr>
      </w:p>
    </w:sdtContent>
  </w:sdt>
  <w:p w14:paraId="7A9B68D0" w14:textId="1D507FCB" w:rsidR="00AE0FB3" w:rsidRDefault="00AE0FB3" w:rsidP="004C1CF5">
    <w:pPr>
      <w:pStyle w:val="Piedepgina"/>
    </w:pPr>
    <w:r>
      <w:rPr>
        <w:rStyle w:val="CitadestacadaCar"/>
        <w:sz w:val="13"/>
      </w:rPr>
      <w:t xml:space="preserve">          </w:t>
    </w:r>
    <w:r w:rsidRPr="002E59FB">
      <w:rPr>
        <w:rStyle w:val="CitadestacadaCar"/>
        <w:sz w:val="13"/>
      </w:rPr>
      <w:t>Proto</w:t>
    </w:r>
    <w:r>
      <w:rPr>
        <w:rStyle w:val="CitadestacadaCar"/>
        <w:sz w:val="13"/>
      </w:rPr>
      <w:t xml:space="preserve">colo Vivienda Social </w:t>
    </w:r>
    <w:r w:rsidRPr="002E59FB">
      <w:rPr>
        <w:rStyle w:val="CitadestacadaCar"/>
        <w:sz w:val="13"/>
      </w:rPr>
      <w:t xml:space="preserve"> v 1.0</w:t>
    </w:r>
    <w:r>
      <w:rPr>
        <w:rStyle w:val="CitadestacadaCar"/>
        <w:sz w:val="13"/>
      </w:rPr>
      <w:tab/>
    </w:r>
    <w:r>
      <w:rPr>
        <w:rStyle w:val="CitadestacadaCar"/>
        <w:sz w:val="13"/>
      </w:rPr>
      <w:tab/>
    </w:r>
    <w:r>
      <w:rPr>
        <w:rStyle w:val="CitadestacadaCar"/>
        <w:sz w:val="13"/>
      </w:rPr>
      <w:tab/>
    </w:r>
    <w:r>
      <w:rPr>
        <w:rStyle w:val="CitadestacadaCar"/>
        <w:sz w:val="13"/>
      </w:rPr>
      <w:tab/>
    </w:r>
    <w:r>
      <w:rPr>
        <w:rStyle w:val="CitadestacadaCar"/>
        <w:sz w:val="13"/>
      </w:rPr>
      <w:tab/>
    </w:r>
    <w:r w:rsidRPr="004C1CF5">
      <w:rPr>
        <w:sz w:val="16"/>
      </w:rPr>
      <w:fldChar w:fldCharType="begin"/>
    </w:r>
    <w:r w:rsidRPr="004C1CF5">
      <w:rPr>
        <w:sz w:val="16"/>
      </w:rPr>
      <w:instrText>PAGE   \* MERGEFORMAT</w:instrText>
    </w:r>
    <w:r w:rsidRPr="004C1CF5">
      <w:rPr>
        <w:sz w:val="16"/>
      </w:rPr>
      <w:fldChar w:fldCharType="separate"/>
    </w:r>
    <w:r>
      <w:rPr>
        <w:noProof/>
        <w:sz w:val="16"/>
      </w:rPr>
      <w:t>15</w:t>
    </w:r>
    <w:r w:rsidRPr="004C1CF5">
      <w:rPr>
        <w:sz w:val="16"/>
      </w:rPr>
      <w:fldChar w:fldCharType="end"/>
    </w:r>
  </w:p>
  <w:p w14:paraId="3710DAF7" w14:textId="77777777" w:rsidR="00AE0FB3" w:rsidRPr="002E59FB" w:rsidRDefault="00AE0FB3" w:rsidP="00C2339A">
    <w:pPr>
      <w:pStyle w:val="Piedepgina"/>
      <w:tabs>
        <w:tab w:val="left" w:pos="1815"/>
      </w:tabs>
      <w:ind w:left="-426"/>
      <w:rPr>
        <w:rStyle w:val="CitadestacadaCar"/>
        <w:sz w:val="13"/>
      </w:rPr>
    </w:pPr>
    <w:r>
      <w:rPr>
        <w:rStyle w:val="CitadestacadaCar"/>
        <w:sz w:val="13"/>
      </w:rPr>
      <w:tab/>
    </w:r>
    <w:r>
      <w:rPr>
        <w:rStyle w:val="CitadestacadaCar"/>
        <w:sz w:val="13"/>
      </w:rPr>
      <w:tab/>
    </w:r>
    <w:r>
      <w:rPr>
        <w:rStyle w:val="CitadestacadaCar"/>
        <w:sz w:val="13"/>
      </w:rPr>
      <w:tab/>
    </w:r>
    <w:r>
      <w:rPr>
        <w:rStyle w:val="CitadestacadaCar"/>
        <w:sz w:val="13"/>
      </w:rPr>
      <w:tab/>
    </w:r>
    <w:r>
      <w:rPr>
        <w:rStyle w:val="CitadestacadaCar"/>
        <w:sz w:val="13"/>
      </w:rPr>
      <w:tab/>
    </w:r>
  </w:p>
  <w:p w14:paraId="1CAD02AF" w14:textId="77777777" w:rsidR="00AE0FB3" w:rsidRPr="00C2339A" w:rsidRDefault="00AE0FB3" w:rsidP="00C2339A">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98DDBDD" w14:textId="77777777" w:rsidR="00E12669" w:rsidRDefault="00E12669">
      <w:r>
        <w:separator/>
      </w:r>
    </w:p>
  </w:footnote>
  <w:footnote w:type="continuationSeparator" w:id="0">
    <w:p w14:paraId="1B62E24B" w14:textId="77777777" w:rsidR="00E12669" w:rsidRDefault="00E1266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CABFCD" w14:textId="77777777" w:rsidR="00AE0FB3" w:rsidRDefault="00AE0FB3">
    <w:pPr>
      <w:pBdr>
        <w:top w:val="nil"/>
        <w:left w:val="nil"/>
        <w:bottom w:val="nil"/>
        <w:right w:val="nil"/>
        <w:between w:val="nil"/>
      </w:pBdr>
      <w:rPr>
        <w:color w:val="000000"/>
        <w:sz w:val="20"/>
        <w:szCs w:val="20"/>
      </w:rPr>
    </w:pPr>
    <w:r w:rsidRPr="00CF76B8">
      <w:rPr>
        <w:noProof/>
      </w:rPr>
      <w:drawing>
        <wp:anchor distT="0" distB="0" distL="114300" distR="114300" simplePos="0" relativeHeight="251659264" behindDoc="0" locked="0" layoutInCell="1" allowOverlap="1" wp14:anchorId="0FC8B694" wp14:editId="22110F6E">
          <wp:simplePos x="0" y="0"/>
          <wp:positionH relativeFrom="column">
            <wp:posOffset>-108642</wp:posOffset>
          </wp:positionH>
          <wp:positionV relativeFrom="page">
            <wp:posOffset>218396</wp:posOffset>
          </wp:positionV>
          <wp:extent cx="2023110" cy="521970"/>
          <wp:effectExtent l="0" t="0" r="0" b="0"/>
          <wp:wrapNone/>
          <wp:docPr id="25" name="Imagen 25" descr="C:\Users\e049709\Documents\Plantillas y Manuales\New_Begining\Logos\ALINEADO IZQ\BBVA_TAGLINE_ESP\RGB\BBVA_TAGLINE_ESP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049709\Documents\Plantillas y Manuales\New_Begining\Logos\ALINEADO IZQ\BBVA_TAGLINE_ESP\RGB\BBVA_TAGLINE_ESP_RGB.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23110" cy="5219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92CFAC9" w14:textId="77777777" w:rsidR="00AE0FB3" w:rsidRDefault="00AE0FB3">
    <w:pPr>
      <w:pBdr>
        <w:top w:val="nil"/>
        <w:left w:val="nil"/>
        <w:bottom w:val="nil"/>
        <w:right w:val="nil"/>
        <w:between w:val="nil"/>
      </w:pBdr>
      <w:rPr>
        <w:color w:val="000000"/>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3F564A"/>
    <w:multiLevelType w:val="hybridMultilevel"/>
    <w:tmpl w:val="8D963604"/>
    <w:lvl w:ilvl="0" w:tplc="0C0A0005">
      <w:start w:val="1"/>
      <w:numFmt w:val="bullet"/>
      <w:lvlText w:val=""/>
      <w:lvlJc w:val="left"/>
      <w:pPr>
        <w:ind w:left="927" w:hanging="360"/>
      </w:pPr>
      <w:rPr>
        <w:rFonts w:ascii="Wingdings" w:hAnsi="Wingdings" w:hint="default"/>
      </w:rPr>
    </w:lvl>
    <w:lvl w:ilvl="1" w:tplc="0C0A0003" w:tentative="1">
      <w:start w:val="1"/>
      <w:numFmt w:val="bullet"/>
      <w:lvlText w:val="o"/>
      <w:lvlJc w:val="left"/>
      <w:pPr>
        <w:ind w:left="1647" w:hanging="360"/>
      </w:pPr>
      <w:rPr>
        <w:rFonts w:ascii="Courier New" w:hAnsi="Courier New" w:cs="Courier New" w:hint="default"/>
      </w:rPr>
    </w:lvl>
    <w:lvl w:ilvl="2" w:tplc="0C0A0005" w:tentative="1">
      <w:start w:val="1"/>
      <w:numFmt w:val="bullet"/>
      <w:lvlText w:val=""/>
      <w:lvlJc w:val="left"/>
      <w:pPr>
        <w:ind w:left="2367" w:hanging="360"/>
      </w:pPr>
      <w:rPr>
        <w:rFonts w:ascii="Wingdings" w:hAnsi="Wingdings" w:hint="default"/>
      </w:rPr>
    </w:lvl>
    <w:lvl w:ilvl="3" w:tplc="0C0A0001" w:tentative="1">
      <w:start w:val="1"/>
      <w:numFmt w:val="bullet"/>
      <w:lvlText w:val=""/>
      <w:lvlJc w:val="left"/>
      <w:pPr>
        <w:ind w:left="3087" w:hanging="360"/>
      </w:pPr>
      <w:rPr>
        <w:rFonts w:ascii="Symbol" w:hAnsi="Symbol" w:hint="default"/>
      </w:rPr>
    </w:lvl>
    <w:lvl w:ilvl="4" w:tplc="0C0A0003" w:tentative="1">
      <w:start w:val="1"/>
      <w:numFmt w:val="bullet"/>
      <w:lvlText w:val="o"/>
      <w:lvlJc w:val="left"/>
      <w:pPr>
        <w:ind w:left="3807" w:hanging="360"/>
      </w:pPr>
      <w:rPr>
        <w:rFonts w:ascii="Courier New" w:hAnsi="Courier New" w:cs="Courier New" w:hint="default"/>
      </w:rPr>
    </w:lvl>
    <w:lvl w:ilvl="5" w:tplc="0C0A0005" w:tentative="1">
      <w:start w:val="1"/>
      <w:numFmt w:val="bullet"/>
      <w:lvlText w:val=""/>
      <w:lvlJc w:val="left"/>
      <w:pPr>
        <w:ind w:left="4527" w:hanging="360"/>
      </w:pPr>
      <w:rPr>
        <w:rFonts w:ascii="Wingdings" w:hAnsi="Wingdings" w:hint="default"/>
      </w:rPr>
    </w:lvl>
    <w:lvl w:ilvl="6" w:tplc="0C0A0001" w:tentative="1">
      <w:start w:val="1"/>
      <w:numFmt w:val="bullet"/>
      <w:lvlText w:val=""/>
      <w:lvlJc w:val="left"/>
      <w:pPr>
        <w:ind w:left="5247" w:hanging="360"/>
      </w:pPr>
      <w:rPr>
        <w:rFonts w:ascii="Symbol" w:hAnsi="Symbol" w:hint="default"/>
      </w:rPr>
    </w:lvl>
    <w:lvl w:ilvl="7" w:tplc="0C0A0003" w:tentative="1">
      <w:start w:val="1"/>
      <w:numFmt w:val="bullet"/>
      <w:lvlText w:val="o"/>
      <w:lvlJc w:val="left"/>
      <w:pPr>
        <w:ind w:left="5967" w:hanging="360"/>
      </w:pPr>
      <w:rPr>
        <w:rFonts w:ascii="Courier New" w:hAnsi="Courier New" w:cs="Courier New" w:hint="default"/>
      </w:rPr>
    </w:lvl>
    <w:lvl w:ilvl="8" w:tplc="0C0A0005" w:tentative="1">
      <w:start w:val="1"/>
      <w:numFmt w:val="bullet"/>
      <w:lvlText w:val=""/>
      <w:lvlJc w:val="left"/>
      <w:pPr>
        <w:ind w:left="6687" w:hanging="360"/>
      </w:pPr>
      <w:rPr>
        <w:rFonts w:ascii="Wingdings" w:hAnsi="Wingdings" w:hint="default"/>
      </w:rPr>
    </w:lvl>
  </w:abstractNum>
  <w:abstractNum w:abstractNumId="1" w15:restartNumberingAfterBreak="0">
    <w:nsid w:val="0524776F"/>
    <w:multiLevelType w:val="multilevel"/>
    <w:tmpl w:val="56045854"/>
    <w:lvl w:ilvl="0">
      <w:start w:val="3"/>
      <w:numFmt w:val="upperLetter"/>
      <w:lvlText w:val="%1."/>
      <w:lvlJc w:val="left"/>
      <w:pPr>
        <w:ind w:left="693" w:hanging="363"/>
      </w:pPr>
    </w:lvl>
    <w:lvl w:ilvl="1">
      <w:start w:val="1"/>
      <w:numFmt w:val="lowerLetter"/>
      <w:lvlText w:val="%2."/>
      <w:lvlJc w:val="left"/>
      <w:pPr>
        <w:ind w:left="693" w:hanging="363"/>
      </w:pPr>
      <w:rPr>
        <w:rFonts w:ascii="Calibri" w:eastAsia="Calibri" w:hAnsi="Calibri" w:cs="Calibri"/>
        <w:b/>
        <w:color w:val="00AFF0"/>
        <w:sz w:val="24"/>
        <w:szCs w:val="24"/>
      </w:rPr>
    </w:lvl>
    <w:lvl w:ilvl="2">
      <w:start w:val="1"/>
      <w:numFmt w:val="lowerRoman"/>
      <w:lvlText w:val="%3."/>
      <w:lvlJc w:val="right"/>
      <w:pPr>
        <w:ind w:left="896" w:hanging="215"/>
      </w:pPr>
    </w:lvl>
    <w:lvl w:ilvl="3">
      <w:start w:val="1"/>
      <w:numFmt w:val="decimal"/>
      <w:lvlText w:val="%4."/>
      <w:lvlJc w:val="left"/>
      <w:pPr>
        <w:ind w:left="1056" w:hanging="284"/>
      </w:pPr>
      <w:rPr>
        <w:rFonts w:ascii="Calibri" w:eastAsia="Calibri" w:hAnsi="Calibri" w:cs="Calibri"/>
        <w:sz w:val="20"/>
        <w:szCs w:val="20"/>
      </w:rPr>
    </w:lvl>
    <w:lvl w:ilvl="4">
      <w:start w:val="1"/>
      <w:numFmt w:val="lowerLetter"/>
      <w:lvlText w:val="%5."/>
      <w:lvlJc w:val="left"/>
      <w:pPr>
        <w:ind w:left="3455" w:hanging="284"/>
      </w:pPr>
    </w:lvl>
    <w:lvl w:ilvl="5">
      <w:start w:val="1"/>
      <w:numFmt w:val="lowerRoman"/>
      <w:lvlText w:val="%6."/>
      <w:lvlJc w:val="right"/>
      <w:pPr>
        <w:ind w:left="4652" w:hanging="284"/>
      </w:pPr>
    </w:lvl>
    <w:lvl w:ilvl="6">
      <w:start w:val="1"/>
      <w:numFmt w:val="decimal"/>
      <w:lvlText w:val="%7."/>
      <w:lvlJc w:val="left"/>
      <w:pPr>
        <w:ind w:left="5850" w:hanging="284"/>
      </w:pPr>
    </w:lvl>
    <w:lvl w:ilvl="7">
      <w:start w:val="1"/>
      <w:numFmt w:val="lowerLetter"/>
      <w:lvlText w:val="%8."/>
      <w:lvlJc w:val="left"/>
      <w:pPr>
        <w:ind w:left="7047" w:hanging="282"/>
      </w:pPr>
    </w:lvl>
    <w:lvl w:ilvl="8">
      <w:start w:val="1"/>
      <w:numFmt w:val="lowerRoman"/>
      <w:lvlText w:val="%9."/>
      <w:lvlJc w:val="right"/>
      <w:pPr>
        <w:ind w:left="8245" w:hanging="284"/>
      </w:pPr>
    </w:lvl>
  </w:abstractNum>
  <w:abstractNum w:abstractNumId="2" w15:restartNumberingAfterBreak="0">
    <w:nsid w:val="062A38A0"/>
    <w:multiLevelType w:val="multilevel"/>
    <w:tmpl w:val="9ED85988"/>
    <w:lvl w:ilvl="0">
      <w:start w:val="1"/>
      <w:numFmt w:val="bullet"/>
      <w:lvlText w:val="o"/>
      <w:lvlJc w:val="left"/>
      <w:pPr>
        <w:ind w:left="1440" w:hanging="360"/>
      </w:pPr>
      <w:rPr>
        <w:rFonts w:ascii="Courier New" w:hAnsi="Courier New" w:cs="Courier New" w:hint="default"/>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065A695E"/>
    <w:multiLevelType w:val="multilevel"/>
    <w:tmpl w:val="0862DC74"/>
    <w:lvl w:ilvl="0">
      <w:start w:val="1"/>
      <w:numFmt w:val="bullet"/>
      <w:lvlText w:val="●"/>
      <w:lvlJc w:val="left"/>
      <w:pPr>
        <w:ind w:left="1800" w:hanging="360"/>
      </w:pPr>
      <w:rPr>
        <w:u w:val="none"/>
      </w:rPr>
    </w:lvl>
    <w:lvl w:ilvl="1">
      <w:start w:val="1"/>
      <w:numFmt w:val="bullet"/>
      <w:lvlText w:val="○"/>
      <w:lvlJc w:val="left"/>
      <w:pPr>
        <w:ind w:left="2520" w:hanging="360"/>
      </w:pPr>
      <w:rPr>
        <w:u w:val="none"/>
      </w:rPr>
    </w:lvl>
    <w:lvl w:ilvl="2">
      <w:start w:val="1"/>
      <w:numFmt w:val="bullet"/>
      <w:lvlText w:val="■"/>
      <w:lvlJc w:val="left"/>
      <w:pPr>
        <w:ind w:left="3240" w:hanging="360"/>
      </w:pPr>
      <w:rPr>
        <w:u w:val="none"/>
      </w:rPr>
    </w:lvl>
    <w:lvl w:ilvl="3">
      <w:start w:val="1"/>
      <w:numFmt w:val="bullet"/>
      <w:lvlText w:val="●"/>
      <w:lvlJc w:val="left"/>
      <w:pPr>
        <w:ind w:left="3960" w:hanging="360"/>
      </w:pPr>
      <w:rPr>
        <w:u w:val="none"/>
      </w:rPr>
    </w:lvl>
    <w:lvl w:ilvl="4">
      <w:start w:val="1"/>
      <w:numFmt w:val="bullet"/>
      <w:lvlText w:val="○"/>
      <w:lvlJc w:val="left"/>
      <w:pPr>
        <w:ind w:left="4680" w:hanging="360"/>
      </w:pPr>
      <w:rPr>
        <w:u w:val="none"/>
      </w:rPr>
    </w:lvl>
    <w:lvl w:ilvl="5">
      <w:start w:val="1"/>
      <w:numFmt w:val="bullet"/>
      <w:lvlText w:val="■"/>
      <w:lvlJc w:val="left"/>
      <w:pPr>
        <w:ind w:left="5400" w:hanging="360"/>
      </w:pPr>
      <w:rPr>
        <w:u w:val="none"/>
      </w:rPr>
    </w:lvl>
    <w:lvl w:ilvl="6">
      <w:start w:val="1"/>
      <w:numFmt w:val="bullet"/>
      <w:lvlText w:val="●"/>
      <w:lvlJc w:val="left"/>
      <w:pPr>
        <w:ind w:left="6120" w:hanging="360"/>
      </w:pPr>
      <w:rPr>
        <w:u w:val="none"/>
      </w:rPr>
    </w:lvl>
    <w:lvl w:ilvl="7">
      <w:start w:val="1"/>
      <w:numFmt w:val="bullet"/>
      <w:lvlText w:val="○"/>
      <w:lvlJc w:val="left"/>
      <w:pPr>
        <w:ind w:left="6840" w:hanging="360"/>
      </w:pPr>
      <w:rPr>
        <w:u w:val="none"/>
      </w:rPr>
    </w:lvl>
    <w:lvl w:ilvl="8">
      <w:start w:val="1"/>
      <w:numFmt w:val="bullet"/>
      <w:lvlText w:val="■"/>
      <w:lvlJc w:val="left"/>
      <w:pPr>
        <w:ind w:left="7560" w:hanging="360"/>
      </w:pPr>
      <w:rPr>
        <w:u w:val="none"/>
      </w:rPr>
    </w:lvl>
  </w:abstractNum>
  <w:abstractNum w:abstractNumId="4" w15:restartNumberingAfterBreak="0">
    <w:nsid w:val="06AD391C"/>
    <w:multiLevelType w:val="multilevel"/>
    <w:tmpl w:val="33B4F73E"/>
    <w:lvl w:ilvl="0">
      <w:start w:val="1"/>
      <w:numFmt w:val="bullet"/>
      <w:lvlText w:val="o"/>
      <w:lvlJc w:val="left"/>
      <w:pPr>
        <w:ind w:left="720" w:hanging="360"/>
      </w:pPr>
      <w:rPr>
        <w:rFonts w:ascii="Courier New" w:hAnsi="Courier New" w:cs="Courier New"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8321887"/>
    <w:multiLevelType w:val="multilevel"/>
    <w:tmpl w:val="F9362F68"/>
    <w:lvl w:ilvl="0">
      <w:start w:val="1"/>
      <w:numFmt w:val="bullet"/>
      <w:lvlText w:val=""/>
      <w:lvlJc w:val="left"/>
      <w:pPr>
        <w:ind w:left="644" w:hanging="359"/>
      </w:pPr>
      <w:rPr>
        <w:rFonts w:ascii="Symbol" w:hAnsi="Symbol" w:hint="default"/>
      </w:rPr>
    </w:lvl>
    <w:lvl w:ilvl="1">
      <w:start w:val="1"/>
      <w:numFmt w:val="bullet"/>
      <w:lvlText w:val="o"/>
      <w:lvlJc w:val="left"/>
      <w:pPr>
        <w:ind w:left="1364" w:hanging="360"/>
      </w:pPr>
      <w:rPr>
        <w:rFonts w:ascii="Courier New" w:eastAsia="Courier New" w:hAnsi="Courier New" w:cs="Courier New"/>
      </w:rPr>
    </w:lvl>
    <w:lvl w:ilvl="2">
      <w:start w:val="1"/>
      <w:numFmt w:val="bullet"/>
      <w:lvlText w:val="▪"/>
      <w:lvlJc w:val="left"/>
      <w:pPr>
        <w:ind w:left="2084" w:hanging="360"/>
      </w:pPr>
      <w:rPr>
        <w:rFonts w:ascii="Noto Sans Symbols" w:eastAsia="Noto Sans Symbols" w:hAnsi="Noto Sans Symbols" w:cs="Noto Sans Symbols"/>
      </w:rPr>
    </w:lvl>
    <w:lvl w:ilvl="3">
      <w:start w:val="1"/>
      <w:numFmt w:val="bullet"/>
      <w:lvlText w:val="●"/>
      <w:lvlJc w:val="left"/>
      <w:pPr>
        <w:ind w:left="2804" w:hanging="360"/>
      </w:pPr>
      <w:rPr>
        <w:rFonts w:ascii="Noto Sans Symbols" w:eastAsia="Noto Sans Symbols" w:hAnsi="Noto Sans Symbols" w:cs="Noto Sans Symbols"/>
      </w:rPr>
    </w:lvl>
    <w:lvl w:ilvl="4">
      <w:start w:val="1"/>
      <w:numFmt w:val="bullet"/>
      <w:lvlText w:val="o"/>
      <w:lvlJc w:val="left"/>
      <w:pPr>
        <w:ind w:left="3524" w:hanging="360"/>
      </w:pPr>
      <w:rPr>
        <w:rFonts w:ascii="Courier New" w:eastAsia="Courier New" w:hAnsi="Courier New" w:cs="Courier New"/>
      </w:rPr>
    </w:lvl>
    <w:lvl w:ilvl="5">
      <w:start w:val="1"/>
      <w:numFmt w:val="bullet"/>
      <w:lvlText w:val="▪"/>
      <w:lvlJc w:val="left"/>
      <w:pPr>
        <w:ind w:left="4244" w:hanging="360"/>
      </w:pPr>
      <w:rPr>
        <w:rFonts w:ascii="Noto Sans Symbols" w:eastAsia="Noto Sans Symbols" w:hAnsi="Noto Sans Symbols" w:cs="Noto Sans Symbols"/>
      </w:rPr>
    </w:lvl>
    <w:lvl w:ilvl="6">
      <w:start w:val="1"/>
      <w:numFmt w:val="bullet"/>
      <w:lvlText w:val="●"/>
      <w:lvlJc w:val="left"/>
      <w:pPr>
        <w:ind w:left="4964" w:hanging="360"/>
      </w:pPr>
      <w:rPr>
        <w:rFonts w:ascii="Noto Sans Symbols" w:eastAsia="Noto Sans Symbols" w:hAnsi="Noto Sans Symbols" w:cs="Noto Sans Symbols"/>
      </w:rPr>
    </w:lvl>
    <w:lvl w:ilvl="7">
      <w:start w:val="1"/>
      <w:numFmt w:val="bullet"/>
      <w:lvlText w:val="o"/>
      <w:lvlJc w:val="left"/>
      <w:pPr>
        <w:ind w:left="5684" w:hanging="360"/>
      </w:pPr>
      <w:rPr>
        <w:rFonts w:ascii="Courier New" w:eastAsia="Courier New" w:hAnsi="Courier New" w:cs="Courier New"/>
      </w:rPr>
    </w:lvl>
    <w:lvl w:ilvl="8">
      <w:start w:val="1"/>
      <w:numFmt w:val="bullet"/>
      <w:lvlText w:val="▪"/>
      <w:lvlJc w:val="left"/>
      <w:pPr>
        <w:ind w:left="6404" w:hanging="360"/>
      </w:pPr>
      <w:rPr>
        <w:rFonts w:ascii="Noto Sans Symbols" w:eastAsia="Noto Sans Symbols" w:hAnsi="Noto Sans Symbols" w:cs="Noto Sans Symbols"/>
      </w:rPr>
    </w:lvl>
  </w:abstractNum>
  <w:abstractNum w:abstractNumId="6" w15:restartNumberingAfterBreak="0">
    <w:nsid w:val="09A76FB4"/>
    <w:multiLevelType w:val="multilevel"/>
    <w:tmpl w:val="1684133A"/>
    <w:lvl w:ilvl="0">
      <w:start w:val="1"/>
      <w:numFmt w:val="bullet"/>
      <w:lvlText w:val="●"/>
      <w:lvlJc w:val="left"/>
      <w:pPr>
        <w:ind w:left="974" w:hanging="360"/>
      </w:pPr>
      <w:rPr>
        <w:rFonts w:ascii="Noto Sans Symbols" w:eastAsia="Noto Sans Symbols" w:hAnsi="Noto Sans Symbols" w:cs="Noto Sans Symbols"/>
        <w:sz w:val="20"/>
        <w:szCs w:val="20"/>
      </w:rPr>
    </w:lvl>
    <w:lvl w:ilvl="1">
      <w:start w:val="1"/>
      <w:numFmt w:val="bullet"/>
      <w:lvlText w:val="•"/>
      <w:lvlJc w:val="left"/>
      <w:pPr>
        <w:ind w:left="1946" w:hanging="360"/>
      </w:pPr>
    </w:lvl>
    <w:lvl w:ilvl="2">
      <w:start w:val="1"/>
      <w:numFmt w:val="bullet"/>
      <w:lvlText w:val="•"/>
      <w:lvlJc w:val="left"/>
      <w:pPr>
        <w:ind w:left="2912" w:hanging="360"/>
      </w:pPr>
    </w:lvl>
    <w:lvl w:ilvl="3">
      <w:start w:val="1"/>
      <w:numFmt w:val="bullet"/>
      <w:lvlText w:val="•"/>
      <w:lvlJc w:val="left"/>
      <w:pPr>
        <w:ind w:left="3878" w:hanging="360"/>
      </w:pPr>
    </w:lvl>
    <w:lvl w:ilvl="4">
      <w:start w:val="1"/>
      <w:numFmt w:val="bullet"/>
      <w:lvlText w:val="•"/>
      <w:lvlJc w:val="left"/>
      <w:pPr>
        <w:ind w:left="4844" w:hanging="360"/>
      </w:pPr>
    </w:lvl>
    <w:lvl w:ilvl="5">
      <w:start w:val="1"/>
      <w:numFmt w:val="bullet"/>
      <w:lvlText w:val="•"/>
      <w:lvlJc w:val="left"/>
      <w:pPr>
        <w:ind w:left="5810" w:hanging="360"/>
      </w:pPr>
    </w:lvl>
    <w:lvl w:ilvl="6">
      <w:start w:val="1"/>
      <w:numFmt w:val="bullet"/>
      <w:lvlText w:val="•"/>
      <w:lvlJc w:val="left"/>
      <w:pPr>
        <w:ind w:left="6776" w:hanging="360"/>
      </w:pPr>
    </w:lvl>
    <w:lvl w:ilvl="7">
      <w:start w:val="1"/>
      <w:numFmt w:val="bullet"/>
      <w:lvlText w:val="•"/>
      <w:lvlJc w:val="left"/>
      <w:pPr>
        <w:ind w:left="7742" w:hanging="360"/>
      </w:pPr>
    </w:lvl>
    <w:lvl w:ilvl="8">
      <w:start w:val="1"/>
      <w:numFmt w:val="bullet"/>
      <w:lvlText w:val="•"/>
      <w:lvlJc w:val="left"/>
      <w:pPr>
        <w:ind w:left="8708" w:hanging="360"/>
      </w:pPr>
    </w:lvl>
  </w:abstractNum>
  <w:abstractNum w:abstractNumId="7" w15:restartNumberingAfterBreak="0">
    <w:nsid w:val="0EDC4395"/>
    <w:multiLevelType w:val="multilevel"/>
    <w:tmpl w:val="8182FD98"/>
    <w:lvl w:ilvl="0">
      <w:start w:val="3"/>
      <w:numFmt w:val="upperLetter"/>
      <w:lvlText w:val="%1."/>
      <w:lvlJc w:val="left"/>
      <w:pPr>
        <w:ind w:left="693" w:hanging="363"/>
      </w:pPr>
    </w:lvl>
    <w:lvl w:ilvl="1">
      <w:start w:val="1"/>
      <w:numFmt w:val="lowerLetter"/>
      <w:lvlText w:val="%2."/>
      <w:lvlJc w:val="left"/>
      <w:pPr>
        <w:ind w:left="693" w:hanging="363"/>
      </w:pPr>
      <w:rPr>
        <w:rFonts w:ascii="Calibri" w:eastAsia="Calibri" w:hAnsi="Calibri" w:cs="Calibri"/>
        <w:b/>
        <w:color w:val="00AFF0"/>
        <w:sz w:val="24"/>
        <w:szCs w:val="24"/>
      </w:rPr>
    </w:lvl>
    <w:lvl w:ilvl="2">
      <w:start w:val="1"/>
      <w:numFmt w:val="lowerRoman"/>
      <w:lvlText w:val="%3."/>
      <w:lvlJc w:val="right"/>
      <w:pPr>
        <w:ind w:left="896" w:hanging="215"/>
      </w:pPr>
    </w:lvl>
    <w:lvl w:ilvl="3">
      <w:start w:val="1"/>
      <w:numFmt w:val="bullet"/>
      <w:lvlText w:val="o"/>
      <w:lvlJc w:val="left"/>
      <w:pPr>
        <w:ind w:left="1056" w:hanging="284"/>
      </w:pPr>
      <w:rPr>
        <w:rFonts w:ascii="Courier New" w:hAnsi="Courier New" w:cs="Courier New" w:hint="default"/>
        <w:color w:val="auto"/>
        <w:sz w:val="20"/>
        <w:szCs w:val="20"/>
      </w:rPr>
    </w:lvl>
    <w:lvl w:ilvl="4">
      <w:start w:val="1"/>
      <w:numFmt w:val="lowerLetter"/>
      <w:lvlText w:val="%5."/>
      <w:lvlJc w:val="left"/>
      <w:pPr>
        <w:ind w:left="3455" w:hanging="284"/>
      </w:pPr>
    </w:lvl>
    <w:lvl w:ilvl="5">
      <w:start w:val="1"/>
      <w:numFmt w:val="lowerRoman"/>
      <w:lvlText w:val="%6."/>
      <w:lvlJc w:val="right"/>
      <w:pPr>
        <w:ind w:left="4652" w:hanging="284"/>
      </w:pPr>
    </w:lvl>
    <w:lvl w:ilvl="6">
      <w:start w:val="1"/>
      <w:numFmt w:val="decimal"/>
      <w:lvlText w:val="%7."/>
      <w:lvlJc w:val="left"/>
      <w:pPr>
        <w:ind w:left="5850" w:hanging="284"/>
      </w:pPr>
    </w:lvl>
    <w:lvl w:ilvl="7">
      <w:start w:val="1"/>
      <w:numFmt w:val="lowerLetter"/>
      <w:lvlText w:val="%8."/>
      <w:lvlJc w:val="left"/>
      <w:pPr>
        <w:ind w:left="7047" w:hanging="282"/>
      </w:pPr>
    </w:lvl>
    <w:lvl w:ilvl="8">
      <w:start w:val="1"/>
      <w:numFmt w:val="lowerRoman"/>
      <w:lvlText w:val="%9."/>
      <w:lvlJc w:val="right"/>
      <w:pPr>
        <w:ind w:left="8245" w:hanging="284"/>
      </w:pPr>
    </w:lvl>
  </w:abstractNum>
  <w:abstractNum w:abstractNumId="8" w15:restartNumberingAfterBreak="0">
    <w:nsid w:val="11274A9A"/>
    <w:multiLevelType w:val="hybridMultilevel"/>
    <w:tmpl w:val="2E0C08E6"/>
    <w:lvl w:ilvl="0" w:tplc="77B6F310">
      <w:start w:val="9"/>
      <w:numFmt w:val="bullet"/>
      <w:lvlText w:val="-"/>
      <w:lvlJc w:val="left"/>
      <w:pPr>
        <w:ind w:left="720" w:hanging="360"/>
      </w:pPr>
      <w:rPr>
        <w:rFonts w:ascii="Calibri" w:eastAsia="Calibr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113426C0"/>
    <w:multiLevelType w:val="multilevel"/>
    <w:tmpl w:val="98300AC2"/>
    <w:lvl w:ilvl="0">
      <w:start w:val="1"/>
      <w:numFmt w:val="bullet"/>
      <w:lvlText w:val="⮚"/>
      <w:lvlJc w:val="left"/>
      <w:pPr>
        <w:ind w:left="1039" w:hanging="425"/>
      </w:pPr>
      <w:rPr>
        <w:rFonts w:ascii="Noto Sans Symbols" w:eastAsia="Noto Sans Symbols" w:hAnsi="Noto Sans Symbols" w:cs="Noto Sans Symbols"/>
        <w:color w:val="000000"/>
        <w:sz w:val="20"/>
        <w:szCs w:val="20"/>
      </w:rPr>
    </w:lvl>
    <w:lvl w:ilvl="1">
      <w:start w:val="1"/>
      <w:numFmt w:val="bullet"/>
      <w:lvlText w:val="-"/>
      <w:lvlJc w:val="left"/>
      <w:pPr>
        <w:ind w:left="1324" w:hanging="286"/>
      </w:pPr>
      <w:rPr>
        <w:rFonts w:ascii="Courier New" w:eastAsia="Courier New" w:hAnsi="Courier New" w:cs="Courier New"/>
        <w:sz w:val="20"/>
        <w:szCs w:val="20"/>
      </w:rPr>
    </w:lvl>
    <w:lvl w:ilvl="2">
      <w:start w:val="1"/>
      <w:numFmt w:val="bullet"/>
      <w:lvlText w:val="•"/>
      <w:lvlJc w:val="left"/>
      <w:pPr>
        <w:ind w:left="2355" w:hanging="286"/>
      </w:pPr>
    </w:lvl>
    <w:lvl w:ilvl="3">
      <w:start w:val="1"/>
      <w:numFmt w:val="bullet"/>
      <w:lvlText w:val="•"/>
      <w:lvlJc w:val="left"/>
      <w:pPr>
        <w:ind w:left="3391" w:hanging="286"/>
      </w:pPr>
    </w:lvl>
    <w:lvl w:ilvl="4">
      <w:start w:val="1"/>
      <w:numFmt w:val="bullet"/>
      <w:lvlText w:val="•"/>
      <w:lvlJc w:val="left"/>
      <w:pPr>
        <w:ind w:left="4426" w:hanging="286"/>
      </w:pPr>
    </w:lvl>
    <w:lvl w:ilvl="5">
      <w:start w:val="1"/>
      <w:numFmt w:val="bullet"/>
      <w:lvlText w:val="•"/>
      <w:lvlJc w:val="left"/>
      <w:pPr>
        <w:ind w:left="5462" w:hanging="286"/>
      </w:pPr>
    </w:lvl>
    <w:lvl w:ilvl="6">
      <w:start w:val="1"/>
      <w:numFmt w:val="bullet"/>
      <w:lvlText w:val="•"/>
      <w:lvlJc w:val="left"/>
      <w:pPr>
        <w:ind w:left="6497" w:hanging="286"/>
      </w:pPr>
    </w:lvl>
    <w:lvl w:ilvl="7">
      <w:start w:val="1"/>
      <w:numFmt w:val="bullet"/>
      <w:lvlText w:val="•"/>
      <w:lvlJc w:val="left"/>
      <w:pPr>
        <w:ind w:left="7533" w:hanging="286"/>
      </w:pPr>
    </w:lvl>
    <w:lvl w:ilvl="8">
      <w:start w:val="1"/>
      <w:numFmt w:val="bullet"/>
      <w:lvlText w:val="•"/>
      <w:lvlJc w:val="left"/>
      <w:pPr>
        <w:ind w:left="8568" w:hanging="286"/>
      </w:pPr>
    </w:lvl>
  </w:abstractNum>
  <w:abstractNum w:abstractNumId="10" w15:restartNumberingAfterBreak="0">
    <w:nsid w:val="11F80609"/>
    <w:multiLevelType w:val="multilevel"/>
    <w:tmpl w:val="523C4D98"/>
    <w:lvl w:ilvl="0">
      <w:start w:val="1"/>
      <w:numFmt w:val="bullet"/>
      <w:lvlText w:val="●"/>
      <w:lvlJc w:val="left"/>
      <w:pPr>
        <w:ind w:left="1004" w:hanging="360"/>
      </w:pPr>
    </w:lvl>
    <w:lvl w:ilvl="1">
      <w:start w:val="1"/>
      <w:numFmt w:val="lowerLetter"/>
      <w:lvlText w:val="%2."/>
      <w:lvlJc w:val="left"/>
      <w:pPr>
        <w:ind w:left="1724" w:hanging="360"/>
      </w:pPr>
    </w:lvl>
    <w:lvl w:ilvl="2">
      <w:start w:val="1"/>
      <w:numFmt w:val="bullet"/>
      <w:lvlText w:val="o"/>
      <w:lvlJc w:val="left"/>
      <w:pPr>
        <w:ind w:left="2444" w:hanging="180"/>
      </w:pPr>
      <w:rPr>
        <w:rFonts w:ascii="Courier New" w:hAnsi="Courier New" w:cs="Courier New" w:hint="default"/>
      </w:rPr>
    </w:lvl>
    <w:lvl w:ilvl="3">
      <w:start w:val="1"/>
      <w:numFmt w:val="decimal"/>
      <w:lvlText w:val="%4."/>
      <w:lvlJc w:val="left"/>
      <w:pPr>
        <w:ind w:left="3164" w:hanging="360"/>
      </w:pPr>
    </w:lvl>
    <w:lvl w:ilvl="4">
      <w:start w:val="1"/>
      <w:numFmt w:val="lowerLetter"/>
      <w:lvlText w:val="%5."/>
      <w:lvlJc w:val="left"/>
      <w:pPr>
        <w:ind w:left="3884" w:hanging="360"/>
      </w:pPr>
    </w:lvl>
    <w:lvl w:ilvl="5">
      <w:start w:val="1"/>
      <w:numFmt w:val="lowerRoman"/>
      <w:lvlText w:val="%6."/>
      <w:lvlJc w:val="right"/>
      <w:pPr>
        <w:ind w:left="4604" w:hanging="180"/>
      </w:pPr>
    </w:lvl>
    <w:lvl w:ilvl="6">
      <w:start w:val="1"/>
      <w:numFmt w:val="decimal"/>
      <w:lvlText w:val="%7."/>
      <w:lvlJc w:val="left"/>
      <w:pPr>
        <w:ind w:left="5324" w:hanging="360"/>
      </w:pPr>
    </w:lvl>
    <w:lvl w:ilvl="7">
      <w:start w:val="1"/>
      <w:numFmt w:val="lowerLetter"/>
      <w:lvlText w:val="%8."/>
      <w:lvlJc w:val="left"/>
      <w:pPr>
        <w:ind w:left="6044" w:hanging="360"/>
      </w:pPr>
    </w:lvl>
    <w:lvl w:ilvl="8">
      <w:start w:val="1"/>
      <w:numFmt w:val="lowerRoman"/>
      <w:lvlText w:val="%9."/>
      <w:lvlJc w:val="right"/>
      <w:pPr>
        <w:ind w:left="6764" w:hanging="180"/>
      </w:pPr>
    </w:lvl>
  </w:abstractNum>
  <w:abstractNum w:abstractNumId="11" w15:restartNumberingAfterBreak="0">
    <w:nsid w:val="131E1AA2"/>
    <w:multiLevelType w:val="multilevel"/>
    <w:tmpl w:val="C9FC4F2E"/>
    <w:lvl w:ilvl="0">
      <w:start w:val="5"/>
      <w:numFmt w:val="decimal"/>
      <w:lvlText w:val="%1"/>
      <w:lvlJc w:val="left"/>
      <w:pPr>
        <w:ind w:left="480" w:hanging="480"/>
      </w:pPr>
      <w:rPr>
        <w:rFonts w:hint="default"/>
      </w:rPr>
    </w:lvl>
    <w:lvl w:ilvl="1">
      <w:start w:val="1"/>
      <w:numFmt w:val="decimal"/>
      <w:lvlText w:val="%1.%2"/>
      <w:lvlJc w:val="left"/>
      <w:pPr>
        <w:ind w:left="763" w:hanging="480"/>
      </w:pPr>
      <w:rPr>
        <w:rFonts w:hint="default"/>
      </w:rPr>
    </w:lvl>
    <w:lvl w:ilvl="2">
      <w:start w:val="5"/>
      <w:numFmt w:val="decimal"/>
      <w:lvlText w:val="%1.%2.%3"/>
      <w:lvlJc w:val="left"/>
      <w:pPr>
        <w:ind w:left="1286" w:hanging="720"/>
      </w:pPr>
      <w:rPr>
        <w:rFonts w:hint="default"/>
      </w:rPr>
    </w:lvl>
    <w:lvl w:ilvl="3">
      <w:start w:val="1"/>
      <w:numFmt w:val="decimal"/>
      <w:lvlText w:val="%1.%2.%3.%4"/>
      <w:lvlJc w:val="left"/>
      <w:pPr>
        <w:ind w:left="1569" w:hanging="720"/>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495" w:hanging="108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421" w:hanging="1440"/>
      </w:pPr>
      <w:rPr>
        <w:rFonts w:hint="default"/>
      </w:rPr>
    </w:lvl>
    <w:lvl w:ilvl="8">
      <w:start w:val="1"/>
      <w:numFmt w:val="decimal"/>
      <w:lvlText w:val="%1.%2.%3.%4.%5.%6.%7.%8.%9"/>
      <w:lvlJc w:val="left"/>
      <w:pPr>
        <w:ind w:left="4064" w:hanging="1800"/>
      </w:pPr>
      <w:rPr>
        <w:rFonts w:hint="default"/>
      </w:rPr>
    </w:lvl>
  </w:abstractNum>
  <w:abstractNum w:abstractNumId="12" w15:restartNumberingAfterBreak="0">
    <w:nsid w:val="14327403"/>
    <w:multiLevelType w:val="hybridMultilevel"/>
    <w:tmpl w:val="41A0176C"/>
    <w:lvl w:ilvl="0" w:tplc="5D921F18">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15B27536"/>
    <w:multiLevelType w:val="multilevel"/>
    <w:tmpl w:val="F0B870DE"/>
    <w:lvl w:ilvl="0">
      <w:start w:val="1"/>
      <w:numFmt w:val="decimal"/>
      <w:lvlText w:val="%1."/>
      <w:lvlJc w:val="left"/>
      <w:pPr>
        <w:ind w:left="1080" w:hanging="360"/>
      </w:pPr>
      <w:rPr>
        <w:u w:val="none"/>
      </w:rPr>
    </w:lvl>
    <w:lvl w:ilvl="1">
      <w:start w:val="1"/>
      <w:numFmt w:val="lowerLetter"/>
      <w:lvlText w:val="%2."/>
      <w:lvlJc w:val="left"/>
      <w:pPr>
        <w:ind w:left="1800" w:hanging="360"/>
      </w:pPr>
      <w:rPr>
        <w:u w:val="none"/>
      </w:rPr>
    </w:lvl>
    <w:lvl w:ilvl="2">
      <w:start w:val="1"/>
      <w:numFmt w:val="lowerRoman"/>
      <w:lvlText w:val="%3."/>
      <w:lvlJc w:val="right"/>
      <w:pPr>
        <w:ind w:left="2520" w:hanging="360"/>
      </w:pPr>
      <w:rPr>
        <w:u w:val="none"/>
      </w:rPr>
    </w:lvl>
    <w:lvl w:ilvl="3">
      <w:start w:val="1"/>
      <w:numFmt w:val="decimal"/>
      <w:lvlText w:val="%4."/>
      <w:lvlJc w:val="left"/>
      <w:pPr>
        <w:ind w:left="3240" w:hanging="360"/>
      </w:pPr>
      <w:rPr>
        <w:u w:val="none"/>
      </w:rPr>
    </w:lvl>
    <w:lvl w:ilvl="4">
      <w:start w:val="1"/>
      <w:numFmt w:val="lowerLetter"/>
      <w:lvlText w:val="%5."/>
      <w:lvlJc w:val="left"/>
      <w:pPr>
        <w:ind w:left="3960" w:hanging="360"/>
      </w:pPr>
      <w:rPr>
        <w:u w:val="none"/>
      </w:rPr>
    </w:lvl>
    <w:lvl w:ilvl="5">
      <w:start w:val="1"/>
      <w:numFmt w:val="lowerRoman"/>
      <w:lvlText w:val="%6."/>
      <w:lvlJc w:val="right"/>
      <w:pPr>
        <w:ind w:left="4680" w:hanging="360"/>
      </w:pPr>
      <w:rPr>
        <w:u w:val="none"/>
      </w:rPr>
    </w:lvl>
    <w:lvl w:ilvl="6">
      <w:start w:val="1"/>
      <w:numFmt w:val="decimal"/>
      <w:lvlText w:val="%7."/>
      <w:lvlJc w:val="left"/>
      <w:pPr>
        <w:ind w:left="5400" w:hanging="360"/>
      </w:pPr>
      <w:rPr>
        <w:u w:val="none"/>
      </w:rPr>
    </w:lvl>
    <w:lvl w:ilvl="7">
      <w:start w:val="1"/>
      <w:numFmt w:val="lowerLetter"/>
      <w:lvlText w:val="%8."/>
      <w:lvlJc w:val="left"/>
      <w:pPr>
        <w:ind w:left="6120" w:hanging="360"/>
      </w:pPr>
      <w:rPr>
        <w:u w:val="none"/>
      </w:rPr>
    </w:lvl>
    <w:lvl w:ilvl="8">
      <w:start w:val="1"/>
      <w:numFmt w:val="lowerRoman"/>
      <w:lvlText w:val="%9."/>
      <w:lvlJc w:val="right"/>
      <w:pPr>
        <w:ind w:left="6840" w:hanging="360"/>
      </w:pPr>
      <w:rPr>
        <w:u w:val="none"/>
      </w:rPr>
    </w:lvl>
  </w:abstractNum>
  <w:abstractNum w:abstractNumId="14" w15:restartNumberingAfterBreak="0">
    <w:nsid w:val="15DF359C"/>
    <w:multiLevelType w:val="multilevel"/>
    <w:tmpl w:val="C0B0D4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168D6104"/>
    <w:multiLevelType w:val="multilevel"/>
    <w:tmpl w:val="66345AF0"/>
    <w:lvl w:ilvl="0">
      <w:start w:val="1"/>
      <w:numFmt w:val="decimal"/>
      <w:lvlText w:val="%1."/>
      <w:lvlJc w:val="left"/>
      <w:pPr>
        <w:ind w:left="360" w:hanging="359"/>
      </w:pPr>
      <w:rPr>
        <w:b/>
        <w:i w:val="0"/>
        <w:color w:val="5B9BD5"/>
        <w:sz w:val="18"/>
        <w:szCs w:val="18"/>
      </w:rPr>
    </w:lvl>
    <w:lvl w:ilvl="1">
      <w:start w:val="1"/>
      <w:numFmt w:val="lowerLetter"/>
      <w:lvlText w:val="%2."/>
      <w:lvlJc w:val="left"/>
      <w:pPr>
        <w:ind w:left="1156" w:hanging="360"/>
      </w:pPr>
    </w:lvl>
    <w:lvl w:ilvl="2">
      <w:start w:val="1"/>
      <w:numFmt w:val="lowerRoman"/>
      <w:lvlText w:val="%3."/>
      <w:lvlJc w:val="right"/>
      <w:pPr>
        <w:ind w:left="1876" w:hanging="180"/>
      </w:pPr>
    </w:lvl>
    <w:lvl w:ilvl="3">
      <w:start w:val="1"/>
      <w:numFmt w:val="decimal"/>
      <w:lvlText w:val="%4."/>
      <w:lvlJc w:val="left"/>
      <w:pPr>
        <w:ind w:left="2596" w:hanging="360"/>
      </w:pPr>
    </w:lvl>
    <w:lvl w:ilvl="4">
      <w:start w:val="1"/>
      <w:numFmt w:val="lowerLetter"/>
      <w:lvlText w:val="%5."/>
      <w:lvlJc w:val="left"/>
      <w:pPr>
        <w:ind w:left="3316" w:hanging="360"/>
      </w:pPr>
    </w:lvl>
    <w:lvl w:ilvl="5">
      <w:start w:val="1"/>
      <w:numFmt w:val="lowerRoman"/>
      <w:lvlText w:val="%6."/>
      <w:lvlJc w:val="right"/>
      <w:pPr>
        <w:ind w:left="4036" w:hanging="180"/>
      </w:pPr>
    </w:lvl>
    <w:lvl w:ilvl="6">
      <w:start w:val="1"/>
      <w:numFmt w:val="decimal"/>
      <w:lvlText w:val="%7."/>
      <w:lvlJc w:val="left"/>
      <w:pPr>
        <w:ind w:left="4756" w:hanging="360"/>
      </w:pPr>
    </w:lvl>
    <w:lvl w:ilvl="7">
      <w:start w:val="1"/>
      <w:numFmt w:val="lowerLetter"/>
      <w:lvlText w:val="%8."/>
      <w:lvlJc w:val="left"/>
      <w:pPr>
        <w:ind w:left="5476" w:hanging="360"/>
      </w:pPr>
    </w:lvl>
    <w:lvl w:ilvl="8">
      <w:start w:val="1"/>
      <w:numFmt w:val="lowerRoman"/>
      <w:lvlText w:val="%9."/>
      <w:lvlJc w:val="right"/>
      <w:pPr>
        <w:ind w:left="6196" w:hanging="180"/>
      </w:pPr>
    </w:lvl>
  </w:abstractNum>
  <w:abstractNum w:abstractNumId="16" w15:restartNumberingAfterBreak="0">
    <w:nsid w:val="1D6676B5"/>
    <w:multiLevelType w:val="multilevel"/>
    <w:tmpl w:val="B4D04562"/>
    <w:lvl w:ilvl="0">
      <w:start w:val="1"/>
      <w:numFmt w:val="bullet"/>
      <w:lvlText w:val="o"/>
      <w:lvlJc w:val="left"/>
      <w:pPr>
        <w:ind w:left="2880" w:hanging="360"/>
      </w:pPr>
      <w:rPr>
        <w:rFonts w:ascii="Courier New" w:eastAsia="Courier New" w:hAnsi="Courier New" w:cs="Courier New"/>
      </w:rPr>
    </w:lvl>
    <w:lvl w:ilvl="1">
      <w:start w:val="1"/>
      <w:numFmt w:val="bullet"/>
      <w:lvlText w:val="o"/>
      <w:lvlJc w:val="left"/>
      <w:pPr>
        <w:ind w:left="3600" w:hanging="360"/>
      </w:pPr>
      <w:rPr>
        <w:rFonts w:ascii="Courier New" w:eastAsia="Courier New" w:hAnsi="Courier New" w:cs="Courier New"/>
      </w:rPr>
    </w:lvl>
    <w:lvl w:ilvl="2">
      <w:start w:val="1"/>
      <w:numFmt w:val="bullet"/>
      <w:lvlText w:val="▪"/>
      <w:lvlJc w:val="left"/>
      <w:pPr>
        <w:ind w:left="4320" w:hanging="360"/>
      </w:pPr>
      <w:rPr>
        <w:rFonts w:ascii="Noto Sans Symbols" w:eastAsia="Noto Sans Symbols" w:hAnsi="Noto Sans Symbols" w:cs="Noto Sans Symbols"/>
      </w:rPr>
    </w:lvl>
    <w:lvl w:ilvl="3">
      <w:start w:val="1"/>
      <w:numFmt w:val="bullet"/>
      <w:lvlText w:val="●"/>
      <w:lvlJc w:val="left"/>
      <w:pPr>
        <w:ind w:left="5040" w:hanging="360"/>
      </w:pPr>
      <w:rPr>
        <w:rFonts w:ascii="Noto Sans Symbols" w:eastAsia="Noto Sans Symbols" w:hAnsi="Noto Sans Symbols" w:cs="Noto Sans Symbols"/>
      </w:rPr>
    </w:lvl>
    <w:lvl w:ilvl="4">
      <w:start w:val="1"/>
      <w:numFmt w:val="bullet"/>
      <w:lvlText w:val="o"/>
      <w:lvlJc w:val="left"/>
      <w:pPr>
        <w:ind w:left="5760" w:hanging="360"/>
      </w:pPr>
      <w:rPr>
        <w:rFonts w:ascii="Courier New" w:eastAsia="Courier New" w:hAnsi="Courier New" w:cs="Courier New"/>
      </w:rPr>
    </w:lvl>
    <w:lvl w:ilvl="5">
      <w:start w:val="1"/>
      <w:numFmt w:val="bullet"/>
      <w:lvlText w:val="▪"/>
      <w:lvlJc w:val="left"/>
      <w:pPr>
        <w:ind w:left="6480" w:hanging="360"/>
      </w:pPr>
      <w:rPr>
        <w:rFonts w:ascii="Noto Sans Symbols" w:eastAsia="Noto Sans Symbols" w:hAnsi="Noto Sans Symbols" w:cs="Noto Sans Symbols"/>
      </w:rPr>
    </w:lvl>
    <w:lvl w:ilvl="6">
      <w:start w:val="1"/>
      <w:numFmt w:val="bullet"/>
      <w:lvlText w:val="●"/>
      <w:lvlJc w:val="left"/>
      <w:pPr>
        <w:ind w:left="7200" w:hanging="360"/>
      </w:pPr>
      <w:rPr>
        <w:rFonts w:ascii="Noto Sans Symbols" w:eastAsia="Noto Sans Symbols" w:hAnsi="Noto Sans Symbols" w:cs="Noto Sans Symbols"/>
      </w:rPr>
    </w:lvl>
    <w:lvl w:ilvl="7">
      <w:start w:val="1"/>
      <w:numFmt w:val="bullet"/>
      <w:lvlText w:val="o"/>
      <w:lvlJc w:val="left"/>
      <w:pPr>
        <w:ind w:left="7920" w:hanging="360"/>
      </w:pPr>
      <w:rPr>
        <w:rFonts w:ascii="Courier New" w:eastAsia="Courier New" w:hAnsi="Courier New" w:cs="Courier New"/>
      </w:rPr>
    </w:lvl>
    <w:lvl w:ilvl="8">
      <w:start w:val="1"/>
      <w:numFmt w:val="bullet"/>
      <w:lvlText w:val="▪"/>
      <w:lvlJc w:val="left"/>
      <w:pPr>
        <w:ind w:left="8640" w:hanging="360"/>
      </w:pPr>
      <w:rPr>
        <w:rFonts w:ascii="Noto Sans Symbols" w:eastAsia="Noto Sans Symbols" w:hAnsi="Noto Sans Symbols" w:cs="Noto Sans Symbols"/>
      </w:rPr>
    </w:lvl>
  </w:abstractNum>
  <w:abstractNum w:abstractNumId="17" w15:restartNumberingAfterBreak="0">
    <w:nsid w:val="22235877"/>
    <w:multiLevelType w:val="multilevel"/>
    <w:tmpl w:val="30766694"/>
    <w:lvl w:ilvl="0">
      <w:start w:val="1"/>
      <w:numFmt w:val="bullet"/>
      <w:lvlText w:val="●"/>
      <w:lvlJc w:val="left"/>
      <w:pPr>
        <w:ind w:left="691" w:hanging="360"/>
      </w:pPr>
      <w:rPr>
        <w:rFonts w:ascii="Noto Sans Symbols" w:eastAsia="Noto Sans Symbols" w:hAnsi="Noto Sans Symbols" w:cs="Noto Sans Symbols"/>
        <w:color w:val="000000"/>
        <w:sz w:val="20"/>
        <w:szCs w:val="20"/>
      </w:rPr>
    </w:lvl>
    <w:lvl w:ilvl="1">
      <w:start w:val="1"/>
      <w:numFmt w:val="bullet"/>
      <w:lvlText w:val="○"/>
      <w:lvlJc w:val="left"/>
      <w:pPr>
        <w:ind w:left="1051" w:hanging="360"/>
      </w:pPr>
      <w:rPr>
        <w:rFonts w:ascii="Calibri" w:eastAsia="Calibri" w:hAnsi="Calibri" w:cs="Calibri"/>
        <w:color w:val="FF0000"/>
        <w:sz w:val="20"/>
        <w:szCs w:val="20"/>
      </w:rPr>
    </w:lvl>
    <w:lvl w:ilvl="2">
      <w:start w:val="1"/>
      <w:numFmt w:val="bullet"/>
      <w:lvlText w:val="■"/>
      <w:lvlJc w:val="left"/>
      <w:pPr>
        <w:ind w:left="2124" w:hanging="360"/>
      </w:pPr>
      <w:rPr>
        <w:rFonts w:ascii="Arial" w:eastAsia="Arial" w:hAnsi="Arial" w:cs="Arial"/>
        <w:b w:val="0"/>
        <w:sz w:val="16"/>
        <w:szCs w:val="16"/>
      </w:rPr>
    </w:lvl>
    <w:lvl w:ilvl="3">
      <w:start w:val="1"/>
      <w:numFmt w:val="bullet"/>
      <w:lvlText w:val="●"/>
      <w:lvlJc w:val="left"/>
      <w:pPr>
        <w:ind w:left="3188" w:hanging="360"/>
      </w:pPr>
    </w:lvl>
    <w:lvl w:ilvl="4">
      <w:start w:val="1"/>
      <w:numFmt w:val="bullet"/>
      <w:lvlText w:val="○"/>
      <w:lvlJc w:val="left"/>
      <w:pPr>
        <w:ind w:left="4253" w:hanging="360"/>
      </w:pPr>
    </w:lvl>
    <w:lvl w:ilvl="5">
      <w:start w:val="1"/>
      <w:numFmt w:val="bullet"/>
      <w:lvlText w:val="■"/>
      <w:lvlJc w:val="left"/>
      <w:pPr>
        <w:ind w:left="5317" w:hanging="360"/>
      </w:pPr>
    </w:lvl>
    <w:lvl w:ilvl="6">
      <w:start w:val="1"/>
      <w:numFmt w:val="bullet"/>
      <w:lvlText w:val="●"/>
      <w:lvlJc w:val="left"/>
      <w:pPr>
        <w:ind w:left="6382" w:hanging="360"/>
      </w:pPr>
    </w:lvl>
    <w:lvl w:ilvl="7">
      <w:start w:val="1"/>
      <w:numFmt w:val="bullet"/>
      <w:lvlText w:val="○"/>
      <w:lvlJc w:val="left"/>
      <w:pPr>
        <w:ind w:left="7446" w:hanging="360"/>
      </w:pPr>
    </w:lvl>
    <w:lvl w:ilvl="8">
      <w:start w:val="1"/>
      <w:numFmt w:val="bullet"/>
      <w:lvlText w:val="■"/>
      <w:lvlJc w:val="left"/>
      <w:pPr>
        <w:ind w:left="8511" w:hanging="360"/>
      </w:pPr>
    </w:lvl>
  </w:abstractNum>
  <w:abstractNum w:abstractNumId="18" w15:restartNumberingAfterBreak="0">
    <w:nsid w:val="24F62F8D"/>
    <w:multiLevelType w:val="hybridMultilevel"/>
    <w:tmpl w:val="36A60ACC"/>
    <w:lvl w:ilvl="0" w:tplc="0C0A0001">
      <w:start w:val="1"/>
      <w:numFmt w:val="bullet"/>
      <w:lvlText w:val=""/>
      <w:lvlJc w:val="left"/>
      <w:pPr>
        <w:ind w:left="644" w:hanging="360"/>
      </w:pPr>
      <w:rPr>
        <w:rFonts w:ascii="Symbol" w:hAnsi="Symbol" w:hint="default"/>
      </w:rPr>
    </w:lvl>
    <w:lvl w:ilvl="1" w:tplc="0C0A0003">
      <w:start w:val="1"/>
      <w:numFmt w:val="bullet"/>
      <w:lvlText w:val="o"/>
      <w:lvlJc w:val="left"/>
      <w:pPr>
        <w:ind w:left="1364" w:hanging="360"/>
      </w:pPr>
      <w:rPr>
        <w:rFonts w:ascii="Courier New" w:hAnsi="Courier New" w:cs="Courier New" w:hint="default"/>
      </w:rPr>
    </w:lvl>
    <w:lvl w:ilvl="2" w:tplc="0C0A0005" w:tentative="1">
      <w:start w:val="1"/>
      <w:numFmt w:val="bullet"/>
      <w:lvlText w:val=""/>
      <w:lvlJc w:val="left"/>
      <w:pPr>
        <w:ind w:left="2084" w:hanging="360"/>
      </w:pPr>
      <w:rPr>
        <w:rFonts w:ascii="Wingdings" w:hAnsi="Wingdings" w:hint="default"/>
      </w:rPr>
    </w:lvl>
    <w:lvl w:ilvl="3" w:tplc="0C0A0001" w:tentative="1">
      <w:start w:val="1"/>
      <w:numFmt w:val="bullet"/>
      <w:lvlText w:val=""/>
      <w:lvlJc w:val="left"/>
      <w:pPr>
        <w:ind w:left="2804" w:hanging="360"/>
      </w:pPr>
      <w:rPr>
        <w:rFonts w:ascii="Symbol" w:hAnsi="Symbol" w:hint="default"/>
      </w:rPr>
    </w:lvl>
    <w:lvl w:ilvl="4" w:tplc="0C0A0003" w:tentative="1">
      <w:start w:val="1"/>
      <w:numFmt w:val="bullet"/>
      <w:lvlText w:val="o"/>
      <w:lvlJc w:val="left"/>
      <w:pPr>
        <w:ind w:left="3524" w:hanging="360"/>
      </w:pPr>
      <w:rPr>
        <w:rFonts w:ascii="Courier New" w:hAnsi="Courier New" w:cs="Courier New" w:hint="default"/>
      </w:rPr>
    </w:lvl>
    <w:lvl w:ilvl="5" w:tplc="0C0A0005" w:tentative="1">
      <w:start w:val="1"/>
      <w:numFmt w:val="bullet"/>
      <w:lvlText w:val=""/>
      <w:lvlJc w:val="left"/>
      <w:pPr>
        <w:ind w:left="4244" w:hanging="360"/>
      </w:pPr>
      <w:rPr>
        <w:rFonts w:ascii="Wingdings" w:hAnsi="Wingdings" w:hint="default"/>
      </w:rPr>
    </w:lvl>
    <w:lvl w:ilvl="6" w:tplc="0C0A0001" w:tentative="1">
      <w:start w:val="1"/>
      <w:numFmt w:val="bullet"/>
      <w:lvlText w:val=""/>
      <w:lvlJc w:val="left"/>
      <w:pPr>
        <w:ind w:left="4964" w:hanging="360"/>
      </w:pPr>
      <w:rPr>
        <w:rFonts w:ascii="Symbol" w:hAnsi="Symbol" w:hint="default"/>
      </w:rPr>
    </w:lvl>
    <w:lvl w:ilvl="7" w:tplc="0C0A0003" w:tentative="1">
      <w:start w:val="1"/>
      <w:numFmt w:val="bullet"/>
      <w:lvlText w:val="o"/>
      <w:lvlJc w:val="left"/>
      <w:pPr>
        <w:ind w:left="5684" w:hanging="360"/>
      </w:pPr>
      <w:rPr>
        <w:rFonts w:ascii="Courier New" w:hAnsi="Courier New" w:cs="Courier New" w:hint="default"/>
      </w:rPr>
    </w:lvl>
    <w:lvl w:ilvl="8" w:tplc="0C0A0005" w:tentative="1">
      <w:start w:val="1"/>
      <w:numFmt w:val="bullet"/>
      <w:lvlText w:val=""/>
      <w:lvlJc w:val="left"/>
      <w:pPr>
        <w:ind w:left="6404" w:hanging="360"/>
      </w:pPr>
      <w:rPr>
        <w:rFonts w:ascii="Wingdings" w:hAnsi="Wingdings" w:hint="default"/>
      </w:rPr>
    </w:lvl>
  </w:abstractNum>
  <w:abstractNum w:abstractNumId="19" w15:restartNumberingAfterBreak="0">
    <w:nsid w:val="25492DE7"/>
    <w:multiLevelType w:val="multilevel"/>
    <w:tmpl w:val="6A327E2E"/>
    <w:lvl w:ilvl="0">
      <w:start w:val="3"/>
      <w:numFmt w:val="upperLetter"/>
      <w:lvlText w:val="%1."/>
      <w:lvlJc w:val="left"/>
      <w:pPr>
        <w:ind w:left="693" w:hanging="363"/>
      </w:pPr>
    </w:lvl>
    <w:lvl w:ilvl="1">
      <w:start w:val="1"/>
      <w:numFmt w:val="lowerLetter"/>
      <w:lvlText w:val="%2."/>
      <w:lvlJc w:val="left"/>
      <w:pPr>
        <w:ind w:left="693" w:hanging="363"/>
      </w:pPr>
      <w:rPr>
        <w:rFonts w:ascii="Calibri" w:eastAsia="Calibri" w:hAnsi="Calibri" w:cs="Calibri"/>
        <w:b/>
        <w:color w:val="00AFF0"/>
        <w:sz w:val="24"/>
        <w:szCs w:val="24"/>
      </w:rPr>
    </w:lvl>
    <w:lvl w:ilvl="2">
      <w:start w:val="1"/>
      <w:numFmt w:val="lowerLetter"/>
      <w:lvlText w:val="%3)"/>
      <w:lvlJc w:val="left"/>
      <w:pPr>
        <w:ind w:left="896" w:hanging="215"/>
      </w:pPr>
    </w:lvl>
    <w:lvl w:ilvl="3">
      <w:start w:val="1"/>
      <w:numFmt w:val="decimal"/>
      <w:lvlText w:val="%4."/>
      <w:lvlJc w:val="left"/>
      <w:pPr>
        <w:ind w:left="1056" w:hanging="284"/>
      </w:pPr>
      <w:rPr>
        <w:rFonts w:ascii="Calibri" w:eastAsia="Calibri" w:hAnsi="Calibri" w:cs="Calibri"/>
        <w:sz w:val="20"/>
        <w:szCs w:val="20"/>
      </w:rPr>
    </w:lvl>
    <w:lvl w:ilvl="4">
      <w:start w:val="1"/>
      <w:numFmt w:val="bullet"/>
      <w:lvlText w:val="o"/>
      <w:lvlJc w:val="left"/>
      <w:pPr>
        <w:ind w:left="3455" w:hanging="284"/>
      </w:pPr>
      <w:rPr>
        <w:rFonts w:ascii="Courier New" w:hAnsi="Courier New" w:cs="Courier New" w:hint="default"/>
      </w:rPr>
    </w:lvl>
    <w:lvl w:ilvl="5">
      <w:start w:val="1"/>
      <w:numFmt w:val="decimal"/>
      <w:lvlText w:val="%6."/>
      <w:lvlJc w:val="left"/>
      <w:pPr>
        <w:ind w:left="4652" w:hanging="284"/>
      </w:pPr>
    </w:lvl>
    <w:lvl w:ilvl="6">
      <w:start w:val="1"/>
      <w:numFmt w:val="decimal"/>
      <w:lvlText w:val="%7."/>
      <w:lvlJc w:val="left"/>
      <w:pPr>
        <w:ind w:left="5850" w:hanging="284"/>
      </w:pPr>
    </w:lvl>
    <w:lvl w:ilvl="7">
      <w:start w:val="1"/>
      <w:numFmt w:val="lowerLetter"/>
      <w:lvlText w:val="%8."/>
      <w:lvlJc w:val="left"/>
      <w:pPr>
        <w:ind w:left="7047" w:hanging="282"/>
      </w:pPr>
    </w:lvl>
    <w:lvl w:ilvl="8">
      <w:start w:val="1"/>
      <w:numFmt w:val="lowerRoman"/>
      <w:lvlText w:val="%9."/>
      <w:lvlJc w:val="right"/>
      <w:pPr>
        <w:ind w:left="8245" w:hanging="284"/>
      </w:pPr>
    </w:lvl>
  </w:abstractNum>
  <w:abstractNum w:abstractNumId="20" w15:restartNumberingAfterBreak="0">
    <w:nsid w:val="254A30A0"/>
    <w:multiLevelType w:val="multilevel"/>
    <w:tmpl w:val="4456290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25515A87"/>
    <w:multiLevelType w:val="multilevel"/>
    <w:tmpl w:val="7D5A48E2"/>
    <w:lvl w:ilvl="0">
      <w:start w:val="1"/>
      <w:numFmt w:val="bullet"/>
      <w:lvlText w:val="o"/>
      <w:lvlJc w:val="left"/>
      <w:pPr>
        <w:ind w:left="1004" w:hanging="360"/>
      </w:pPr>
      <w:rPr>
        <w:rFonts w:ascii="Courier New" w:hAnsi="Courier New" w:cs="Courier New" w:hint="default"/>
      </w:rPr>
    </w:lvl>
    <w:lvl w:ilvl="1">
      <w:start w:val="1"/>
      <w:numFmt w:val="lowerLetter"/>
      <w:lvlText w:val="%2."/>
      <w:lvlJc w:val="left"/>
      <w:pPr>
        <w:ind w:left="1724" w:hanging="360"/>
      </w:pPr>
    </w:lvl>
    <w:lvl w:ilvl="2">
      <w:start w:val="1"/>
      <w:numFmt w:val="bullet"/>
      <w:lvlText w:val="●"/>
      <w:lvlJc w:val="left"/>
      <w:pPr>
        <w:ind w:left="2444" w:hanging="180"/>
      </w:pPr>
      <w:rPr>
        <w:rFonts w:ascii="Noto Sans Symbols" w:eastAsia="Noto Sans Symbols" w:hAnsi="Noto Sans Symbols" w:cs="Noto Sans Symbols"/>
      </w:rPr>
    </w:lvl>
    <w:lvl w:ilvl="3">
      <w:start w:val="1"/>
      <w:numFmt w:val="decimal"/>
      <w:lvlText w:val="%4."/>
      <w:lvlJc w:val="left"/>
      <w:pPr>
        <w:ind w:left="3164" w:hanging="360"/>
      </w:pPr>
    </w:lvl>
    <w:lvl w:ilvl="4">
      <w:start w:val="1"/>
      <w:numFmt w:val="lowerLetter"/>
      <w:lvlText w:val="%5."/>
      <w:lvlJc w:val="left"/>
      <w:pPr>
        <w:ind w:left="3884" w:hanging="360"/>
      </w:pPr>
    </w:lvl>
    <w:lvl w:ilvl="5">
      <w:start w:val="1"/>
      <w:numFmt w:val="lowerRoman"/>
      <w:lvlText w:val="%6."/>
      <w:lvlJc w:val="right"/>
      <w:pPr>
        <w:ind w:left="4604" w:hanging="180"/>
      </w:pPr>
    </w:lvl>
    <w:lvl w:ilvl="6">
      <w:start w:val="1"/>
      <w:numFmt w:val="decimal"/>
      <w:lvlText w:val="%7."/>
      <w:lvlJc w:val="left"/>
      <w:pPr>
        <w:ind w:left="5324" w:hanging="360"/>
      </w:pPr>
    </w:lvl>
    <w:lvl w:ilvl="7">
      <w:start w:val="1"/>
      <w:numFmt w:val="lowerLetter"/>
      <w:lvlText w:val="%8."/>
      <w:lvlJc w:val="left"/>
      <w:pPr>
        <w:ind w:left="6044" w:hanging="360"/>
      </w:pPr>
    </w:lvl>
    <w:lvl w:ilvl="8">
      <w:start w:val="1"/>
      <w:numFmt w:val="lowerRoman"/>
      <w:lvlText w:val="%9."/>
      <w:lvlJc w:val="right"/>
      <w:pPr>
        <w:ind w:left="6764" w:hanging="180"/>
      </w:pPr>
    </w:lvl>
  </w:abstractNum>
  <w:abstractNum w:abstractNumId="22" w15:restartNumberingAfterBreak="0">
    <w:nsid w:val="27FC391C"/>
    <w:multiLevelType w:val="hybridMultilevel"/>
    <w:tmpl w:val="47E2F4EA"/>
    <w:lvl w:ilvl="0" w:tplc="0C0A0001">
      <w:start w:val="1"/>
      <w:numFmt w:val="bullet"/>
      <w:lvlText w:val=""/>
      <w:lvlJc w:val="left"/>
      <w:pPr>
        <w:ind w:left="720" w:hanging="360"/>
      </w:pPr>
      <w:rPr>
        <w:rFonts w:ascii="Symbol" w:hAnsi="Symbol" w:hint="default"/>
      </w:rPr>
    </w:lvl>
    <w:lvl w:ilvl="1" w:tplc="34AE6078">
      <w:start w:val="1"/>
      <w:numFmt w:val="bullet"/>
      <w:lvlText w:val="o"/>
      <w:lvlJc w:val="left"/>
      <w:pPr>
        <w:ind w:left="1440" w:hanging="360"/>
      </w:pPr>
      <w:rPr>
        <w:rFonts w:ascii="Courier New" w:hAnsi="Courier New" w:cs="Courier New" w:hint="default"/>
        <w:color w:val="auto"/>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2B940A65"/>
    <w:multiLevelType w:val="multilevel"/>
    <w:tmpl w:val="5B845774"/>
    <w:lvl w:ilvl="0">
      <w:start w:val="4"/>
      <w:numFmt w:val="lowerLetter"/>
      <w:lvlText w:val="%1)"/>
      <w:lvlJc w:val="left"/>
      <w:pPr>
        <w:ind w:left="730" w:hanging="248"/>
      </w:pPr>
      <w:rPr>
        <w:rFonts w:ascii="Calibri" w:eastAsia="Calibri" w:hAnsi="Calibri" w:cs="Calibri" w:hint="default"/>
        <w:color w:val="000000"/>
        <w:sz w:val="20"/>
        <w:szCs w:val="20"/>
      </w:rPr>
    </w:lvl>
    <w:lvl w:ilvl="1">
      <w:start w:val="1"/>
      <w:numFmt w:val="bullet"/>
      <w:lvlText w:val="-"/>
      <w:lvlJc w:val="left"/>
      <w:pPr>
        <w:ind w:left="1126" w:hanging="360"/>
      </w:pPr>
      <w:rPr>
        <w:rFonts w:ascii="Calibri" w:eastAsia="Calibri" w:hAnsi="Calibri" w:cs="Calibri" w:hint="default"/>
        <w:sz w:val="20"/>
        <w:szCs w:val="20"/>
      </w:rPr>
    </w:lvl>
    <w:lvl w:ilvl="2">
      <w:start w:val="1"/>
      <w:numFmt w:val="bullet"/>
      <w:lvlText w:val="•"/>
      <w:lvlJc w:val="left"/>
      <w:pPr>
        <w:ind w:left="2205" w:hanging="360"/>
      </w:pPr>
      <w:rPr>
        <w:rFonts w:hint="default"/>
      </w:rPr>
    </w:lvl>
    <w:lvl w:ilvl="3">
      <w:start w:val="1"/>
      <w:numFmt w:val="bullet"/>
      <w:lvlText w:val="•"/>
      <w:lvlJc w:val="left"/>
      <w:pPr>
        <w:ind w:left="3278" w:hanging="360"/>
      </w:pPr>
      <w:rPr>
        <w:rFonts w:hint="default"/>
      </w:rPr>
    </w:lvl>
    <w:lvl w:ilvl="4">
      <w:start w:val="1"/>
      <w:numFmt w:val="bullet"/>
      <w:lvlText w:val="•"/>
      <w:lvlJc w:val="left"/>
      <w:pPr>
        <w:ind w:left="4352" w:hanging="360"/>
      </w:pPr>
      <w:rPr>
        <w:rFonts w:hint="default"/>
      </w:rPr>
    </w:lvl>
    <w:lvl w:ilvl="5">
      <w:start w:val="1"/>
      <w:numFmt w:val="bullet"/>
      <w:lvlText w:val="•"/>
      <w:lvlJc w:val="left"/>
      <w:pPr>
        <w:ind w:left="5425" w:hanging="360"/>
      </w:pPr>
      <w:rPr>
        <w:rFonts w:hint="default"/>
      </w:rPr>
    </w:lvl>
    <w:lvl w:ilvl="6">
      <w:start w:val="1"/>
      <w:numFmt w:val="bullet"/>
      <w:lvlText w:val="•"/>
      <w:lvlJc w:val="left"/>
      <w:pPr>
        <w:ind w:left="6498" w:hanging="360"/>
      </w:pPr>
      <w:rPr>
        <w:rFonts w:hint="default"/>
      </w:rPr>
    </w:lvl>
    <w:lvl w:ilvl="7">
      <w:start w:val="1"/>
      <w:numFmt w:val="bullet"/>
      <w:lvlText w:val="•"/>
      <w:lvlJc w:val="left"/>
      <w:pPr>
        <w:ind w:left="7572" w:hanging="360"/>
      </w:pPr>
      <w:rPr>
        <w:rFonts w:hint="default"/>
      </w:rPr>
    </w:lvl>
    <w:lvl w:ilvl="8">
      <w:start w:val="1"/>
      <w:numFmt w:val="bullet"/>
      <w:lvlText w:val="•"/>
      <w:lvlJc w:val="left"/>
      <w:pPr>
        <w:ind w:left="8645" w:hanging="360"/>
      </w:pPr>
      <w:rPr>
        <w:rFonts w:hint="default"/>
      </w:rPr>
    </w:lvl>
  </w:abstractNum>
  <w:abstractNum w:abstractNumId="24" w15:restartNumberingAfterBreak="0">
    <w:nsid w:val="2C335128"/>
    <w:multiLevelType w:val="multilevel"/>
    <w:tmpl w:val="7272FD56"/>
    <w:lvl w:ilvl="0">
      <w:start w:val="1"/>
      <w:numFmt w:val="bullet"/>
      <w:lvlText w:val="●"/>
      <w:lvlJc w:val="left"/>
      <w:pPr>
        <w:ind w:left="1004" w:hanging="360"/>
      </w:pPr>
    </w:lvl>
    <w:lvl w:ilvl="1">
      <w:start w:val="1"/>
      <w:numFmt w:val="lowerLetter"/>
      <w:lvlText w:val="%2."/>
      <w:lvlJc w:val="left"/>
      <w:pPr>
        <w:ind w:left="1724" w:hanging="360"/>
      </w:pPr>
    </w:lvl>
    <w:lvl w:ilvl="2">
      <w:start w:val="1"/>
      <w:numFmt w:val="bullet"/>
      <w:lvlText w:val="●"/>
      <w:lvlJc w:val="left"/>
      <w:pPr>
        <w:ind w:left="2444" w:hanging="180"/>
      </w:pPr>
      <w:rPr>
        <w:rFonts w:ascii="Noto Sans Symbols" w:eastAsia="Noto Sans Symbols" w:hAnsi="Noto Sans Symbols" w:cs="Noto Sans Symbols"/>
      </w:rPr>
    </w:lvl>
    <w:lvl w:ilvl="3">
      <w:start w:val="1"/>
      <w:numFmt w:val="decimal"/>
      <w:lvlText w:val="%4."/>
      <w:lvlJc w:val="left"/>
      <w:pPr>
        <w:ind w:left="3164" w:hanging="360"/>
      </w:pPr>
    </w:lvl>
    <w:lvl w:ilvl="4">
      <w:start w:val="1"/>
      <w:numFmt w:val="lowerLetter"/>
      <w:lvlText w:val="%5."/>
      <w:lvlJc w:val="left"/>
      <w:pPr>
        <w:ind w:left="3884" w:hanging="360"/>
      </w:pPr>
    </w:lvl>
    <w:lvl w:ilvl="5">
      <w:start w:val="1"/>
      <w:numFmt w:val="lowerRoman"/>
      <w:lvlText w:val="%6."/>
      <w:lvlJc w:val="right"/>
      <w:pPr>
        <w:ind w:left="4604" w:hanging="180"/>
      </w:pPr>
    </w:lvl>
    <w:lvl w:ilvl="6">
      <w:start w:val="1"/>
      <w:numFmt w:val="decimal"/>
      <w:lvlText w:val="%7."/>
      <w:lvlJc w:val="left"/>
      <w:pPr>
        <w:ind w:left="5324" w:hanging="360"/>
      </w:pPr>
    </w:lvl>
    <w:lvl w:ilvl="7">
      <w:start w:val="1"/>
      <w:numFmt w:val="lowerLetter"/>
      <w:lvlText w:val="%8."/>
      <w:lvlJc w:val="left"/>
      <w:pPr>
        <w:ind w:left="6044" w:hanging="360"/>
      </w:pPr>
    </w:lvl>
    <w:lvl w:ilvl="8">
      <w:start w:val="1"/>
      <w:numFmt w:val="lowerRoman"/>
      <w:lvlText w:val="%9."/>
      <w:lvlJc w:val="right"/>
      <w:pPr>
        <w:ind w:left="6764" w:hanging="180"/>
      </w:pPr>
    </w:lvl>
  </w:abstractNum>
  <w:abstractNum w:abstractNumId="25" w15:restartNumberingAfterBreak="0">
    <w:nsid w:val="2D5D0403"/>
    <w:multiLevelType w:val="multilevel"/>
    <w:tmpl w:val="4D24C05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15:restartNumberingAfterBreak="0">
    <w:nsid w:val="2E315241"/>
    <w:multiLevelType w:val="multilevel"/>
    <w:tmpl w:val="B696076A"/>
    <w:lvl w:ilvl="0">
      <w:start w:val="1"/>
      <w:numFmt w:val="bullet"/>
      <w:lvlText w:val="o"/>
      <w:lvlJc w:val="left"/>
      <w:pPr>
        <w:ind w:left="785" w:hanging="359"/>
      </w:pPr>
      <w:rPr>
        <w:rFonts w:ascii="Courier New" w:hAnsi="Courier New" w:cs="Courier New" w:hint="default"/>
      </w:rPr>
    </w:lvl>
    <w:lvl w:ilvl="1">
      <w:start w:val="1"/>
      <w:numFmt w:val="bullet"/>
      <w:lvlText w:val="o"/>
      <w:lvlJc w:val="left"/>
      <w:pPr>
        <w:ind w:left="1505" w:hanging="360"/>
      </w:pPr>
      <w:rPr>
        <w:rFonts w:ascii="Courier New" w:eastAsia="Courier New" w:hAnsi="Courier New" w:cs="Courier New"/>
      </w:rPr>
    </w:lvl>
    <w:lvl w:ilvl="2">
      <w:start w:val="1"/>
      <w:numFmt w:val="bullet"/>
      <w:lvlText w:val="▪"/>
      <w:lvlJc w:val="left"/>
      <w:pPr>
        <w:ind w:left="2225" w:hanging="360"/>
      </w:pPr>
      <w:rPr>
        <w:rFonts w:ascii="Noto Sans Symbols" w:eastAsia="Noto Sans Symbols" w:hAnsi="Noto Sans Symbols" w:cs="Noto Sans Symbols"/>
      </w:rPr>
    </w:lvl>
    <w:lvl w:ilvl="3">
      <w:start w:val="1"/>
      <w:numFmt w:val="bullet"/>
      <w:lvlText w:val="●"/>
      <w:lvlJc w:val="left"/>
      <w:pPr>
        <w:ind w:left="2945" w:hanging="360"/>
      </w:pPr>
      <w:rPr>
        <w:rFonts w:ascii="Noto Sans Symbols" w:eastAsia="Noto Sans Symbols" w:hAnsi="Noto Sans Symbols" w:cs="Noto Sans Symbols"/>
      </w:rPr>
    </w:lvl>
    <w:lvl w:ilvl="4">
      <w:start w:val="1"/>
      <w:numFmt w:val="bullet"/>
      <w:lvlText w:val="o"/>
      <w:lvlJc w:val="left"/>
      <w:pPr>
        <w:ind w:left="3665" w:hanging="360"/>
      </w:pPr>
      <w:rPr>
        <w:rFonts w:ascii="Courier New" w:eastAsia="Courier New" w:hAnsi="Courier New" w:cs="Courier New"/>
      </w:rPr>
    </w:lvl>
    <w:lvl w:ilvl="5">
      <w:start w:val="1"/>
      <w:numFmt w:val="bullet"/>
      <w:lvlText w:val="▪"/>
      <w:lvlJc w:val="left"/>
      <w:pPr>
        <w:ind w:left="4385" w:hanging="360"/>
      </w:pPr>
      <w:rPr>
        <w:rFonts w:ascii="Noto Sans Symbols" w:eastAsia="Noto Sans Symbols" w:hAnsi="Noto Sans Symbols" w:cs="Noto Sans Symbols"/>
      </w:rPr>
    </w:lvl>
    <w:lvl w:ilvl="6">
      <w:start w:val="1"/>
      <w:numFmt w:val="bullet"/>
      <w:lvlText w:val="●"/>
      <w:lvlJc w:val="left"/>
      <w:pPr>
        <w:ind w:left="5105" w:hanging="360"/>
      </w:pPr>
      <w:rPr>
        <w:rFonts w:ascii="Noto Sans Symbols" w:eastAsia="Noto Sans Symbols" w:hAnsi="Noto Sans Symbols" w:cs="Noto Sans Symbols"/>
      </w:rPr>
    </w:lvl>
    <w:lvl w:ilvl="7">
      <w:start w:val="1"/>
      <w:numFmt w:val="bullet"/>
      <w:lvlText w:val="o"/>
      <w:lvlJc w:val="left"/>
      <w:pPr>
        <w:ind w:left="5825" w:hanging="360"/>
      </w:pPr>
      <w:rPr>
        <w:rFonts w:ascii="Courier New" w:eastAsia="Courier New" w:hAnsi="Courier New" w:cs="Courier New"/>
      </w:rPr>
    </w:lvl>
    <w:lvl w:ilvl="8">
      <w:start w:val="1"/>
      <w:numFmt w:val="bullet"/>
      <w:lvlText w:val="▪"/>
      <w:lvlJc w:val="left"/>
      <w:pPr>
        <w:ind w:left="6545" w:hanging="360"/>
      </w:pPr>
      <w:rPr>
        <w:rFonts w:ascii="Noto Sans Symbols" w:eastAsia="Noto Sans Symbols" w:hAnsi="Noto Sans Symbols" w:cs="Noto Sans Symbols"/>
      </w:rPr>
    </w:lvl>
  </w:abstractNum>
  <w:abstractNum w:abstractNumId="27" w15:restartNumberingAfterBreak="0">
    <w:nsid w:val="301B35CA"/>
    <w:multiLevelType w:val="multilevel"/>
    <w:tmpl w:val="9ED85988"/>
    <w:lvl w:ilvl="0">
      <w:start w:val="1"/>
      <w:numFmt w:val="bullet"/>
      <w:lvlText w:val="o"/>
      <w:lvlJc w:val="left"/>
      <w:pPr>
        <w:ind w:left="1440" w:hanging="360"/>
      </w:pPr>
      <w:rPr>
        <w:rFonts w:ascii="Courier New" w:hAnsi="Courier New" w:cs="Courier New" w:hint="default"/>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8" w15:restartNumberingAfterBreak="0">
    <w:nsid w:val="32883F06"/>
    <w:multiLevelType w:val="multilevel"/>
    <w:tmpl w:val="37984B0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15:restartNumberingAfterBreak="0">
    <w:nsid w:val="3AE5181C"/>
    <w:multiLevelType w:val="multilevel"/>
    <w:tmpl w:val="61600542"/>
    <w:lvl w:ilvl="0">
      <w:start w:val="1"/>
      <w:numFmt w:val="bullet"/>
      <w:lvlText w:val="o"/>
      <w:lvlJc w:val="left"/>
      <w:pPr>
        <w:ind w:left="1039" w:hanging="280"/>
      </w:pPr>
      <w:rPr>
        <w:rFonts w:ascii="Courier New" w:eastAsia="Courier New" w:hAnsi="Courier New" w:cs="Courier New"/>
        <w:sz w:val="20"/>
        <w:szCs w:val="20"/>
      </w:rPr>
    </w:lvl>
    <w:lvl w:ilvl="1">
      <w:start w:val="1"/>
      <w:numFmt w:val="bullet"/>
      <w:lvlText w:val="•"/>
      <w:lvlJc w:val="left"/>
      <w:pPr>
        <w:ind w:left="2000" w:hanging="281"/>
      </w:pPr>
    </w:lvl>
    <w:lvl w:ilvl="2">
      <w:start w:val="1"/>
      <w:numFmt w:val="bullet"/>
      <w:lvlText w:val="•"/>
      <w:lvlJc w:val="left"/>
      <w:pPr>
        <w:ind w:left="2960" w:hanging="281"/>
      </w:pPr>
    </w:lvl>
    <w:lvl w:ilvl="3">
      <w:start w:val="1"/>
      <w:numFmt w:val="bullet"/>
      <w:lvlText w:val="•"/>
      <w:lvlJc w:val="left"/>
      <w:pPr>
        <w:ind w:left="3920" w:hanging="281"/>
      </w:pPr>
    </w:lvl>
    <w:lvl w:ilvl="4">
      <w:start w:val="1"/>
      <w:numFmt w:val="bullet"/>
      <w:lvlText w:val="•"/>
      <w:lvlJc w:val="left"/>
      <w:pPr>
        <w:ind w:left="4880" w:hanging="281"/>
      </w:pPr>
    </w:lvl>
    <w:lvl w:ilvl="5">
      <w:start w:val="1"/>
      <w:numFmt w:val="bullet"/>
      <w:lvlText w:val="•"/>
      <w:lvlJc w:val="left"/>
      <w:pPr>
        <w:ind w:left="5840" w:hanging="281"/>
      </w:pPr>
    </w:lvl>
    <w:lvl w:ilvl="6">
      <w:start w:val="1"/>
      <w:numFmt w:val="bullet"/>
      <w:lvlText w:val="•"/>
      <w:lvlJc w:val="left"/>
      <w:pPr>
        <w:ind w:left="6800" w:hanging="281"/>
      </w:pPr>
    </w:lvl>
    <w:lvl w:ilvl="7">
      <w:start w:val="1"/>
      <w:numFmt w:val="bullet"/>
      <w:lvlText w:val="•"/>
      <w:lvlJc w:val="left"/>
      <w:pPr>
        <w:ind w:left="7760" w:hanging="281"/>
      </w:pPr>
    </w:lvl>
    <w:lvl w:ilvl="8">
      <w:start w:val="1"/>
      <w:numFmt w:val="bullet"/>
      <w:lvlText w:val="•"/>
      <w:lvlJc w:val="left"/>
      <w:pPr>
        <w:ind w:left="8720" w:hanging="281"/>
      </w:pPr>
    </w:lvl>
  </w:abstractNum>
  <w:abstractNum w:abstractNumId="30" w15:restartNumberingAfterBreak="0">
    <w:nsid w:val="3C3C0520"/>
    <w:multiLevelType w:val="multilevel"/>
    <w:tmpl w:val="DBE213A8"/>
    <w:lvl w:ilvl="0">
      <w:start w:val="1"/>
      <w:numFmt w:val="bullet"/>
      <w:lvlText w:val="●"/>
      <w:lvlJc w:val="left"/>
      <w:pPr>
        <w:ind w:left="2236" w:hanging="360"/>
      </w:pPr>
      <w:rPr>
        <w:color w:val="auto"/>
        <w:u w:val="none"/>
      </w:rPr>
    </w:lvl>
    <w:lvl w:ilvl="1">
      <w:start w:val="1"/>
      <w:numFmt w:val="bullet"/>
      <w:lvlText w:val="○"/>
      <w:lvlJc w:val="left"/>
      <w:pPr>
        <w:ind w:left="2956" w:hanging="360"/>
      </w:pPr>
      <w:rPr>
        <w:color w:val="auto"/>
        <w:u w:val="none"/>
      </w:rPr>
    </w:lvl>
    <w:lvl w:ilvl="2">
      <w:start w:val="1"/>
      <w:numFmt w:val="bullet"/>
      <w:lvlText w:val="■"/>
      <w:lvlJc w:val="left"/>
      <w:pPr>
        <w:ind w:left="3676" w:hanging="360"/>
      </w:pPr>
      <w:rPr>
        <w:u w:val="none"/>
      </w:rPr>
    </w:lvl>
    <w:lvl w:ilvl="3">
      <w:start w:val="1"/>
      <w:numFmt w:val="bullet"/>
      <w:lvlText w:val="●"/>
      <w:lvlJc w:val="left"/>
      <w:pPr>
        <w:ind w:left="4396" w:hanging="360"/>
      </w:pPr>
      <w:rPr>
        <w:u w:val="none"/>
      </w:rPr>
    </w:lvl>
    <w:lvl w:ilvl="4">
      <w:start w:val="1"/>
      <w:numFmt w:val="bullet"/>
      <w:lvlText w:val="○"/>
      <w:lvlJc w:val="left"/>
      <w:pPr>
        <w:ind w:left="5116" w:hanging="360"/>
      </w:pPr>
      <w:rPr>
        <w:u w:val="none"/>
      </w:rPr>
    </w:lvl>
    <w:lvl w:ilvl="5">
      <w:start w:val="1"/>
      <w:numFmt w:val="bullet"/>
      <w:lvlText w:val="■"/>
      <w:lvlJc w:val="left"/>
      <w:pPr>
        <w:ind w:left="5836" w:hanging="360"/>
      </w:pPr>
      <w:rPr>
        <w:u w:val="none"/>
      </w:rPr>
    </w:lvl>
    <w:lvl w:ilvl="6">
      <w:start w:val="1"/>
      <w:numFmt w:val="bullet"/>
      <w:lvlText w:val="●"/>
      <w:lvlJc w:val="left"/>
      <w:pPr>
        <w:ind w:left="6556" w:hanging="360"/>
      </w:pPr>
      <w:rPr>
        <w:u w:val="none"/>
      </w:rPr>
    </w:lvl>
    <w:lvl w:ilvl="7">
      <w:start w:val="1"/>
      <w:numFmt w:val="bullet"/>
      <w:lvlText w:val="○"/>
      <w:lvlJc w:val="left"/>
      <w:pPr>
        <w:ind w:left="7276" w:hanging="360"/>
      </w:pPr>
      <w:rPr>
        <w:u w:val="none"/>
      </w:rPr>
    </w:lvl>
    <w:lvl w:ilvl="8">
      <w:start w:val="1"/>
      <w:numFmt w:val="bullet"/>
      <w:lvlText w:val="■"/>
      <w:lvlJc w:val="left"/>
      <w:pPr>
        <w:ind w:left="7996" w:hanging="360"/>
      </w:pPr>
      <w:rPr>
        <w:u w:val="none"/>
      </w:rPr>
    </w:lvl>
  </w:abstractNum>
  <w:abstractNum w:abstractNumId="31" w15:restartNumberingAfterBreak="0">
    <w:nsid w:val="3E050512"/>
    <w:multiLevelType w:val="hybridMultilevel"/>
    <w:tmpl w:val="87809920"/>
    <w:lvl w:ilvl="0" w:tplc="0C0A0003">
      <w:start w:val="1"/>
      <w:numFmt w:val="bullet"/>
      <w:lvlText w:val="o"/>
      <w:lvlJc w:val="left"/>
      <w:pPr>
        <w:ind w:left="1660" w:hanging="360"/>
      </w:pPr>
      <w:rPr>
        <w:rFonts w:ascii="Courier New" w:hAnsi="Courier New" w:cs="Courier New" w:hint="default"/>
      </w:rPr>
    </w:lvl>
    <w:lvl w:ilvl="1" w:tplc="0C0A0003" w:tentative="1">
      <w:start w:val="1"/>
      <w:numFmt w:val="bullet"/>
      <w:lvlText w:val="o"/>
      <w:lvlJc w:val="left"/>
      <w:pPr>
        <w:ind w:left="2380" w:hanging="360"/>
      </w:pPr>
      <w:rPr>
        <w:rFonts w:ascii="Courier New" w:hAnsi="Courier New" w:cs="Courier New" w:hint="default"/>
      </w:rPr>
    </w:lvl>
    <w:lvl w:ilvl="2" w:tplc="0C0A0005" w:tentative="1">
      <w:start w:val="1"/>
      <w:numFmt w:val="bullet"/>
      <w:lvlText w:val=""/>
      <w:lvlJc w:val="left"/>
      <w:pPr>
        <w:ind w:left="3100" w:hanging="360"/>
      </w:pPr>
      <w:rPr>
        <w:rFonts w:ascii="Wingdings" w:hAnsi="Wingdings" w:hint="default"/>
      </w:rPr>
    </w:lvl>
    <w:lvl w:ilvl="3" w:tplc="0C0A0001" w:tentative="1">
      <w:start w:val="1"/>
      <w:numFmt w:val="bullet"/>
      <w:lvlText w:val=""/>
      <w:lvlJc w:val="left"/>
      <w:pPr>
        <w:ind w:left="3820" w:hanging="360"/>
      </w:pPr>
      <w:rPr>
        <w:rFonts w:ascii="Symbol" w:hAnsi="Symbol" w:hint="default"/>
      </w:rPr>
    </w:lvl>
    <w:lvl w:ilvl="4" w:tplc="0C0A0003" w:tentative="1">
      <w:start w:val="1"/>
      <w:numFmt w:val="bullet"/>
      <w:lvlText w:val="o"/>
      <w:lvlJc w:val="left"/>
      <w:pPr>
        <w:ind w:left="4540" w:hanging="360"/>
      </w:pPr>
      <w:rPr>
        <w:rFonts w:ascii="Courier New" w:hAnsi="Courier New" w:cs="Courier New" w:hint="default"/>
      </w:rPr>
    </w:lvl>
    <w:lvl w:ilvl="5" w:tplc="0C0A0005" w:tentative="1">
      <w:start w:val="1"/>
      <w:numFmt w:val="bullet"/>
      <w:lvlText w:val=""/>
      <w:lvlJc w:val="left"/>
      <w:pPr>
        <w:ind w:left="5260" w:hanging="360"/>
      </w:pPr>
      <w:rPr>
        <w:rFonts w:ascii="Wingdings" w:hAnsi="Wingdings" w:hint="default"/>
      </w:rPr>
    </w:lvl>
    <w:lvl w:ilvl="6" w:tplc="0C0A0001" w:tentative="1">
      <w:start w:val="1"/>
      <w:numFmt w:val="bullet"/>
      <w:lvlText w:val=""/>
      <w:lvlJc w:val="left"/>
      <w:pPr>
        <w:ind w:left="5980" w:hanging="360"/>
      </w:pPr>
      <w:rPr>
        <w:rFonts w:ascii="Symbol" w:hAnsi="Symbol" w:hint="default"/>
      </w:rPr>
    </w:lvl>
    <w:lvl w:ilvl="7" w:tplc="0C0A0003" w:tentative="1">
      <w:start w:val="1"/>
      <w:numFmt w:val="bullet"/>
      <w:lvlText w:val="o"/>
      <w:lvlJc w:val="left"/>
      <w:pPr>
        <w:ind w:left="6700" w:hanging="360"/>
      </w:pPr>
      <w:rPr>
        <w:rFonts w:ascii="Courier New" w:hAnsi="Courier New" w:cs="Courier New" w:hint="default"/>
      </w:rPr>
    </w:lvl>
    <w:lvl w:ilvl="8" w:tplc="0C0A0005" w:tentative="1">
      <w:start w:val="1"/>
      <w:numFmt w:val="bullet"/>
      <w:lvlText w:val=""/>
      <w:lvlJc w:val="left"/>
      <w:pPr>
        <w:ind w:left="7420" w:hanging="360"/>
      </w:pPr>
      <w:rPr>
        <w:rFonts w:ascii="Wingdings" w:hAnsi="Wingdings" w:hint="default"/>
      </w:rPr>
    </w:lvl>
  </w:abstractNum>
  <w:abstractNum w:abstractNumId="32" w15:restartNumberingAfterBreak="0">
    <w:nsid w:val="3F322593"/>
    <w:multiLevelType w:val="multilevel"/>
    <w:tmpl w:val="4C523D16"/>
    <w:lvl w:ilvl="0">
      <w:start w:val="1"/>
      <w:numFmt w:val="bullet"/>
      <w:lvlText w:val="●"/>
      <w:lvlJc w:val="left"/>
      <w:pPr>
        <w:ind w:left="720" w:hanging="360"/>
      </w:pPr>
      <w:rPr>
        <w:u w:val="none"/>
      </w:rPr>
    </w:lvl>
    <w:lvl w:ilvl="1">
      <w:start w:val="1"/>
      <w:numFmt w:val="bullet"/>
      <w:lvlText w:val="○"/>
      <w:lvlJc w:val="left"/>
      <w:pPr>
        <w:ind w:left="1440" w:hanging="360"/>
      </w:pPr>
      <w:rPr>
        <w:rFonts w:ascii="Arial" w:eastAsia="Arial" w:hAnsi="Arial" w:cs="Arial"/>
        <w:b w:val="0"/>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4EC8255D"/>
    <w:multiLevelType w:val="multilevel"/>
    <w:tmpl w:val="087823D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15:restartNumberingAfterBreak="0">
    <w:nsid w:val="4F594974"/>
    <w:multiLevelType w:val="hybridMultilevel"/>
    <w:tmpl w:val="778A8E9A"/>
    <w:lvl w:ilvl="0" w:tplc="0C0A0003">
      <w:start w:val="1"/>
      <w:numFmt w:val="bullet"/>
      <w:lvlText w:val="o"/>
      <w:lvlJc w:val="left"/>
      <w:pPr>
        <w:ind w:left="1800" w:hanging="360"/>
      </w:pPr>
      <w:rPr>
        <w:rFonts w:ascii="Courier New" w:hAnsi="Courier New" w:cs="Courier New"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35" w15:restartNumberingAfterBreak="0">
    <w:nsid w:val="4FB92650"/>
    <w:multiLevelType w:val="multilevel"/>
    <w:tmpl w:val="9ED85988"/>
    <w:lvl w:ilvl="0">
      <w:start w:val="1"/>
      <w:numFmt w:val="bullet"/>
      <w:lvlText w:val="o"/>
      <w:lvlJc w:val="left"/>
      <w:pPr>
        <w:ind w:left="1440" w:hanging="360"/>
      </w:pPr>
      <w:rPr>
        <w:rFonts w:ascii="Courier New" w:hAnsi="Courier New" w:cs="Courier New" w:hint="default"/>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6" w15:restartNumberingAfterBreak="0">
    <w:nsid w:val="500109FC"/>
    <w:multiLevelType w:val="hybridMultilevel"/>
    <w:tmpl w:val="79DC781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7" w15:restartNumberingAfterBreak="0">
    <w:nsid w:val="521B2445"/>
    <w:multiLevelType w:val="multilevel"/>
    <w:tmpl w:val="41F0E3A2"/>
    <w:lvl w:ilvl="0">
      <w:start w:val="1"/>
      <w:numFmt w:val="lowerLetter"/>
      <w:lvlText w:val="%1)"/>
      <w:lvlJc w:val="left"/>
      <w:pPr>
        <w:ind w:left="730" w:hanging="248"/>
      </w:pPr>
      <w:rPr>
        <w:rFonts w:ascii="Calibri" w:eastAsia="Calibri" w:hAnsi="Calibri" w:cs="Calibri"/>
        <w:color w:val="000000"/>
        <w:sz w:val="20"/>
        <w:szCs w:val="20"/>
      </w:rPr>
    </w:lvl>
    <w:lvl w:ilvl="1">
      <w:start w:val="1"/>
      <w:numFmt w:val="bullet"/>
      <w:lvlText w:val="-"/>
      <w:lvlJc w:val="left"/>
      <w:pPr>
        <w:ind w:left="1126" w:hanging="360"/>
      </w:pPr>
      <w:rPr>
        <w:rFonts w:ascii="Calibri" w:eastAsia="Calibri" w:hAnsi="Calibri" w:cs="Calibri"/>
        <w:sz w:val="20"/>
        <w:szCs w:val="20"/>
      </w:rPr>
    </w:lvl>
    <w:lvl w:ilvl="2">
      <w:start w:val="1"/>
      <w:numFmt w:val="bullet"/>
      <w:lvlText w:val="•"/>
      <w:lvlJc w:val="left"/>
      <w:pPr>
        <w:ind w:left="2205" w:hanging="360"/>
      </w:pPr>
    </w:lvl>
    <w:lvl w:ilvl="3">
      <w:start w:val="1"/>
      <w:numFmt w:val="bullet"/>
      <w:lvlText w:val="•"/>
      <w:lvlJc w:val="left"/>
      <w:pPr>
        <w:ind w:left="3278" w:hanging="360"/>
      </w:pPr>
    </w:lvl>
    <w:lvl w:ilvl="4">
      <w:start w:val="1"/>
      <w:numFmt w:val="bullet"/>
      <w:lvlText w:val="•"/>
      <w:lvlJc w:val="left"/>
      <w:pPr>
        <w:ind w:left="4352" w:hanging="360"/>
      </w:pPr>
    </w:lvl>
    <w:lvl w:ilvl="5">
      <w:start w:val="1"/>
      <w:numFmt w:val="bullet"/>
      <w:lvlText w:val="•"/>
      <w:lvlJc w:val="left"/>
      <w:pPr>
        <w:ind w:left="5425" w:hanging="360"/>
      </w:pPr>
    </w:lvl>
    <w:lvl w:ilvl="6">
      <w:start w:val="1"/>
      <w:numFmt w:val="bullet"/>
      <w:lvlText w:val="•"/>
      <w:lvlJc w:val="left"/>
      <w:pPr>
        <w:ind w:left="6498" w:hanging="360"/>
      </w:pPr>
    </w:lvl>
    <w:lvl w:ilvl="7">
      <w:start w:val="1"/>
      <w:numFmt w:val="bullet"/>
      <w:lvlText w:val="•"/>
      <w:lvlJc w:val="left"/>
      <w:pPr>
        <w:ind w:left="7572" w:hanging="360"/>
      </w:pPr>
    </w:lvl>
    <w:lvl w:ilvl="8">
      <w:start w:val="1"/>
      <w:numFmt w:val="bullet"/>
      <w:lvlText w:val="•"/>
      <w:lvlJc w:val="left"/>
      <w:pPr>
        <w:ind w:left="8645" w:hanging="360"/>
      </w:pPr>
    </w:lvl>
  </w:abstractNum>
  <w:abstractNum w:abstractNumId="38" w15:restartNumberingAfterBreak="0">
    <w:nsid w:val="567B79EA"/>
    <w:multiLevelType w:val="multilevel"/>
    <w:tmpl w:val="D1C281F6"/>
    <w:lvl w:ilvl="0">
      <w:start w:val="1"/>
      <w:numFmt w:val="decimal"/>
      <w:lvlText w:val="%1."/>
      <w:lvlJc w:val="left"/>
      <w:pPr>
        <w:ind w:left="1429" w:hanging="360"/>
      </w:pPr>
    </w:lvl>
    <w:lvl w:ilvl="1">
      <w:start w:val="1"/>
      <w:numFmt w:val="lowerLetter"/>
      <w:lvlText w:val="%2."/>
      <w:lvlJc w:val="left"/>
      <w:pPr>
        <w:ind w:left="2149" w:hanging="360"/>
      </w:pPr>
    </w:lvl>
    <w:lvl w:ilvl="2">
      <w:start w:val="1"/>
      <w:numFmt w:val="bullet"/>
      <w:lvlText w:val="●"/>
      <w:lvlJc w:val="left"/>
      <w:pPr>
        <w:ind w:left="2869" w:hanging="180"/>
      </w:pPr>
      <w:rPr>
        <w:rFonts w:ascii="Noto Sans Symbols" w:eastAsia="Noto Sans Symbols" w:hAnsi="Noto Sans Symbols" w:cs="Noto Sans Symbols"/>
      </w:r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39" w15:restartNumberingAfterBreak="0">
    <w:nsid w:val="5757679C"/>
    <w:multiLevelType w:val="multilevel"/>
    <w:tmpl w:val="39BC4CD8"/>
    <w:lvl w:ilvl="0">
      <w:start w:val="1"/>
      <w:numFmt w:val="bullet"/>
      <w:lvlText w:val="o"/>
      <w:lvlJc w:val="left"/>
      <w:pPr>
        <w:ind w:left="1051" w:hanging="360"/>
      </w:pPr>
      <w:rPr>
        <w:rFonts w:ascii="Courier New" w:eastAsia="Courier New" w:hAnsi="Courier New" w:cs="Courier New"/>
        <w:sz w:val="20"/>
        <w:szCs w:val="20"/>
      </w:rPr>
    </w:lvl>
    <w:lvl w:ilvl="1">
      <w:start w:val="1"/>
      <w:numFmt w:val="bullet"/>
      <w:lvlText w:val="•"/>
      <w:lvlJc w:val="left"/>
      <w:pPr>
        <w:ind w:left="2018" w:hanging="360"/>
      </w:pPr>
    </w:lvl>
    <w:lvl w:ilvl="2">
      <w:start w:val="1"/>
      <w:numFmt w:val="bullet"/>
      <w:lvlText w:val="•"/>
      <w:lvlJc w:val="left"/>
      <w:pPr>
        <w:ind w:left="2976" w:hanging="360"/>
      </w:pPr>
    </w:lvl>
    <w:lvl w:ilvl="3">
      <w:start w:val="1"/>
      <w:numFmt w:val="bullet"/>
      <w:lvlText w:val="•"/>
      <w:lvlJc w:val="left"/>
      <w:pPr>
        <w:ind w:left="3934" w:hanging="360"/>
      </w:pPr>
    </w:lvl>
    <w:lvl w:ilvl="4">
      <w:start w:val="1"/>
      <w:numFmt w:val="bullet"/>
      <w:lvlText w:val="•"/>
      <w:lvlJc w:val="left"/>
      <w:pPr>
        <w:ind w:left="4892" w:hanging="360"/>
      </w:pPr>
    </w:lvl>
    <w:lvl w:ilvl="5">
      <w:start w:val="1"/>
      <w:numFmt w:val="bullet"/>
      <w:lvlText w:val="•"/>
      <w:lvlJc w:val="left"/>
      <w:pPr>
        <w:ind w:left="5850" w:hanging="360"/>
      </w:pPr>
    </w:lvl>
    <w:lvl w:ilvl="6">
      <w:start w:val="1"/>
      <w:numFmt w:val="bullet"/>
      <w:lvlText w:val="•"/>
      <w:lvlJc w:val="left"/>
      <w:pPr>
        <w:ind w:left="6808" w:hanging="360"/>
      </w:pPr>
    </w:lvl>
    <w:lvl w:ilvl="7">
      <w:start w:val="1"/>
      <w:numFmt w:val="bullet"/>
      <w:lvlText w:val="•"/>
      <w:lvlJc w:val="left"/>
      <w:pPr>
        <w:ind w:left="7766" w:hanging="360"/>
      </w:pPr>
    </w:lvl>
    <w:lvl w:ilvl="8">
      <w:start w:val="1"/>
      <w:numFmt w:val="bullet"/>
      <w:lvlText w:val="•"/>
      <w:lvlJc w:val="left"/>
      <w:pPr>
        <w:ind w:left="8724" w:hanging="360"/>
      </w:pPr>
    </w:lvl>
  </w:abstractNum>
  <w:abstractNum w:abstractNumId="40" w15:restartNumberingAfterBreak="0">
    <w:nsid w:val="60D92BF5"/>
    <w:multiLevelType w:val="multilevel"/>
    <w:tmpl w:val="02CED664"/>
    <w:lvl w:ilvl="0">
      <w:start w:val="1"/>
      <w:numFmt w:val="bullet"/>
      <w:lvlText w:val="o"/>
      <w:lvlJc w:val="left"/>
      <w:pPr>
        <w:ind w:left="1119" w:hanging="360"/>
      </w:pPr>
      <w:rPr>
        <w:rFonts w:ascii="Courier New" w:eastAsia="Courier New" w:hAnsi="Courier New" w:cs="Courier New"/>
        <w:sz w:val="20"/>
        <w:szCs w:val="20"/>
      </w:rPr>
    </w:lvl>
    <w:lvl w:ilvl="1">
      <w:start w:val="1"/>
      <w:numFmt w:val="bullet"/>
      <w:lvlText w:val="-"/>
      <w:lvlJc w:val="left"/>
      <w:pPr>
        <w:ind w:left="1465" w:hanging="281"/>
      </w:pPr>
      <w:rPr>
        <w:rFonts w:ascii="Calibri" w:eastAsia="Calibri" w:hAnsi="Calibri" w:cs="Calibri"/>
        <w:sz w:val="20"/>
        <w:szCs w:val="20"/>
      </w:rPr>
    </w:lvl>
    <w:lvl w:ilvl="2">
      <w:start w:val="1"/>
      <w:numFmt w:val="bullet"/>
      <w:lvlText w:val="•"/>
      <w:lvlJc w:val="left"/>
      <w:pPr>
        <w:ind w:left="2481" w:hanging="281"/>
      </w:pPr>
    </w:lvl>
    <w:lvl w:ilvl="3">
      <w:start w:val="1"/>
      <w:numFmt w:val="bullet"/>
      <w:lvlText w:val="•"/>
      <w:lvlJc w:val="left"/>
      <w:pPr>
        <w:ind w:left="3501" w:hanging="281"/>
      </w:pPr>
    </w:lvl>
    <w:lvl w:ilvl="4">
      <w:start w:val="1"/>
      <w:numFmt w:val="bullet"/>
      <w:lvlText w:val="•"/>
      <w:lvlJc w:val="left"/>
      <w:pPr>
        <w:ind w:left="4521" w:hanging="281"/>
      </w:pPr>
    </w:lvl>
    <w:lvl w:ilvl="5">
      <w:start w:val="1"/>
      <w:numFmt w:val="bullet"/>
      <w:lvlText w:val="•"/>
      <w:lvlJc w:val="left"/>
      <w:pPr>
        <w:ind w:left="5541" w:hanging="281"/>
      </w:pPr>
    </w:lvl>
    <w:lvl w:ilvl="6">
      <w:start w:val="1"/>
      <w:numFmt w:val="bullet"/>
      <w:lvlText w:val="•"/>
      <w:lvlJc w:val="left"/>
      <w:pPr>
        <w:ind w:left="6561" w:hanging="281"/>
      </w:pPr>
    </w:lvl>
    <w:lvl w:ilvl="7">
      <w:start w:val="1"/>
      <w:numFmt w:val="bullet"/>
      <w:lvlText w:val="•"/>
      <w:lvlJc w:val="left"/>
      <w:pPr>
        <w:ind w:left="7581" w:hanging="281"/>
      </w:pPr>
    </w:lvl>
    <w:lvl w:ilvl="8">
      <w:start w:val="1"/>
      <w:numFmt w:val="bullet"/>
      <w:lvlText w:val="•"/>
      <w:lvlJc w:val="left"/>
      <w:pPr>
        <w:ind w:left="8601" w:hanging="281"/>
      </w:pPr>
    </w:lvl>
  </w:abstractNum>
  <w:abstractNum w:abstractNumId="41" w15:restartNumberingAfterBreak="0">
    <w:nsid w:val="64735CD5"/>
    <w:multiLevelType w:val="multilevel"/>
    <w:tmpl w:val="2D50D094"/>
    <w:lvl w:ilvl="0">
      <w:start w:val="1"/>
      <w:numFmt w:val="decimal"/>
      <w:lvlText w:val="%1."/>
      <w:lvlJc w:val="left"/>
      <w:pPr>
        <w:ind w:left="720" w:hanging="360"/>
      </w:pPr>
      <w:rPr>
        <w:sz w:val="18"/>
        <w:szCs w:val="18"/>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2" w15:restartNumberingAfterBreak="0">
    <w:nsid w:val="6A1201B0"/>
    <w:multiLevelType w:val="multilevel"/>
    <w:tmpl w:val="E1CE267A"/>
    <w:lvl w:ilvl="0">
      <w:start w:val="5"/>
      <w:numFmt w:val="decimal"/>
      <w:lvlText w:val="%1."/>
      <w:lvlJc w:val="left"/>
      <w:pPr>
        <w:ind w:left="660" w:hanging="660"/>
      </w:pPr>
      <w:rPr>
        <w:rFonts w:hint="default"/>
        <w:color w:val="0070C0"/>
        <w:sz w:val="20"/>
      </w:rPr>
    </w:lvl>
    <w:lvl w:ilvl="1">
      <w:start w:val="1"/>
      <w:numFmt w:val="decimal"/>
      <w:lvlText w:val="%1.%2."/>
      <w:lvlJc w:val="left"/>
      <w:pPr>
        <w:ind w:left="814" w:hanging="720"/>
      </w:pPr>
      <w:rPr>
        <w:rFonts w:hint="default"/>
        <w:color w:val="0070C0"/>
        <w:sz w:val="20"/>
      </w:rPr>
    </w:lvl>
    <w:lvl w:ilvl="2">
      <w:start w:val="5"/>
      <w:numFmt w:val="decimal"/>
      <w:lvlText w:val="%1.%2.%3."/>
      <w:lvlJc w:val="left"/>
      <w:pPr>
        <w:ind w:left="908" w:hanging="720"/>
      </w:pPr>
      <w:rPr>
        <w:rFonts w:hint="default"/>
        <w:color w:val="0070C0"/>
        <w:sz w:val="20"/>
      </w:rPr>
    </w:lvl>
    <w:lvl w:ilvl="3">
      <w:start w:val="2"/>
      <w:numFmt w:val="decimal"/>
      <w:lvlText w:val="%1.%2.%3.%4)"/>
      <w:lvlJc w:val="left"/>
      <w:pPr>
        <w:ind w:left="1362" w:hanging="1080"/>
      </w:pPr>
      <w:rPr>
        <w:rFonts w:hint="default"/>
        <w:color w:val="0070C0"/>
        <w:sz w:val="20"/>
      </w:rPr>
    </w:lvl>
    <w:lvl w:ilvl="4">
      <w:start w:val="1"/>
      <w:numFmt w:val="decimal"/>
      <w:lvlText w:val="%1.%2.%3.%4)%5."/>
      <w:lvlJc w:val="left"/>
      <w:pPr>
        <w:ind w:left="1456" w:hanging="1080"/>
      </w:pPr>
      <w:rPr>
        <w:rFonts w:hint="default"/>
        <w:color w:val="0070C0"/>
        <w:sz w:val="20"/>
      </w:rPr>
    </w:lvl>
    <w:lvl w:ilvl="5">
      <w:start w:val="1"/>
      <w:numFmt w:val="decimal"/>
      <w:lvlText w:val="%1.%2.%3.%4)%5.%6."/>
      <w:lvlJc w:val="left"/>
      <w:pPr>
        <w:ind w:left="1910" w:hanging="1440"/>
      </w:pPr>
      <w:rPr>
        <w:rFonts w:hint="default"/>
        <w:color w:val="0070C0"/>
        <w:sz w:val="20"/>
      </w:rPr>
    </w:lvl>
    <w:lvl w:ilvl="6">
      <w:start w:val="1"/>
      <w:numFmt w:val="decimal"/>
      <w:lvlText w:val="%1.%2.%3.%4)%5.%6.%7."/>
      <w:lvlJc w:val="left"/>
      <w:pPr>
        <w:ind w:left="2004" w:hanging="1440"/>
      </w:pPr>
      <w:rPr>
        <w:rFonts w:hint="default"/>
        <w:color w:val="0070C0"/>
        <w:sz w:val="20"/>
      </w:rPr>
    </w:lvl>
    <w:lvl w:ilvl="7">
      <w:start w:val="1"/>
      <w:numFmt w:val="decimal"/>
      <w:lvlText w:val="%1.%2.%3.%4)%5.%6.%7.%8."/>
      <w:lvlJc w:val="left"/>
      <w:pPr>
        <w:ind w:left="2458" w:hanging="1800"/>
      </w:pPr>
      <w:rPr>
        <w:rFonts w:hint="default"/>
        <w:color w:val="0070C0"/>
        <w:sz w:val="20"/>
      </w:rPr>
    </w:lvl>
    <w:lvl w:ilvl="8">
      <w:start w:val="1"/>
      <w:numFmt w:val="decimal"/>
      <w:lvlText w:val="%1.%2.%3.%4)%5.%6.%7.%8.%9."/>
      <w:lvlJc w:val="left"/>
      <w:pPr>
        <w:ind w:left="2552" w:hanging="1800"/>
      </w:pPr>
      <w:rPr>
        <w:rFonts w:hint="default"/>
        <w:color w:val="0070C0"/>
        <w:sz w:val="20"/>
      </w:rPr>
    </w:lvl>
  </w:abstractNum>
  <w:abstractNum w:abstractNumId="43" w15:restartNumberingAfterBreak="0">
    <w:nsid w:val="6A423B8B"/>
    <w:multiLevelType w:val="multilevel"/>
    <w:tmpl w:val="087823D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4" w15:restartNumberingAfterBreak="0">
    <w:nsid w:val="746F1106"/>
    <w:multiLevelType w:val="multilevel"/>
    <w:tmpl w:val="79C04828"/>
    <w:lvl w:ilvl="0">
      <w:start w:val="1"/>
      <w:numFmt w:val="lowerLetter"/>
      <w:lvlText w:val="%1)"/>
      <w:lvlJc w:val="left"/>
      <w:pPr>
        <w:ind w:left="730" w:hanging="248"/>
      </w:pPr>
      <w:rPr>
        <w:color w:val="000000"/>
        <w:sz w:val="20"/>
        <w:szCs w:val="20"/>
      </w:rPr>
    </w:lvl>
    <w:lvl w:ilvl="1">
      <w:start w:val="1"/>
      <w:numFmt w:val="bullet"/>
      <w:lvlText w:val="-"/>
      <w:lvlJc w:val="left"/>
      <w:pPr>
        <w:ind w:left="1126" w:hanging="360"/>
      </w:pPr>
      <w:rPr>
        <w:rFonts w:ascii="Calibri" w:eastAsia="Calibri" w:hAnsi="Calibri" w:cs="Calibri"/>
        <w:sz w:val="20"/>
        <w:szCs w:val="20"/>
      </w:rPr>
    </w:lvl>
    <w:lvl w:ilvl="2">
      <w:start w:val="1"/>
      <w:numFmt w:val="bullet"/>
      <w:lvlText w:val="•"/>
      <w:lvlJc w:val="left"/>
      <w:pPr>
        <w:ind w:left="2205" w:hanging="360"/>
      </w:pPr>
    </w:lvl>
    <w:lvl w:ilvl="3">
      <w:start w:val="1"/>
      <w:numFmt w:val="bullet"/>
      <w:lvlText w:val="•"/>
      <w:lvlJc w:val="left"/>
      <w:pPr>
        <w:ind w:left="3278" w:hanging="360"/>
      </w:pPr>
    </w:lvl>
    <w:lvl w:ilvl="4">
      <w:start w:val="1"/>
      <w:numFmt w:val="bullet"/>
      <w:lvlText w:val="•"/>
      <w:lvlJc w:val="left"/>
      <w:pPr>
        <w:ind w:left="4352" w:hanging="360"/>
      </w:pPr>
    </w:lvl>
    <w:lvl w:ilvl="5">
      <w:start w:val="1"/>
      <w:numFmt w:val="bullet"/>
      <w:lvlText w:val="•"/>
      <w:lvlJc w:val="left"/>
      <w:pPr>
        <w:ind w:left="5425" w:hanging="360"/>
      </w:pPr>
    </w:lvl>
    <w:lvl w:ilvl="6">
      <w:start w:val="1"/>
      <w:numFmt w:val="bullet"/>
      <w:lvlText w:val="•"/>
      <w:lvlJc w:val="left"/>
      <w:pPr>
        <w:ind w:left="6498" w:hanging="360"/>
      </w:pPr>
    </w:lvl>
    <w:lvl w:ilvl="7">
      <w:start w:val="1"/>
      <w:numFmt w:val="bullet"/>
      <w:lvlText w:val="•"/>
      <w:lvlJc w:val="left"/>
      <w:pPr>
        <w:ind w:left="7572" w:hanging="360"/>
      </w:pPr>
    </w:lvl>
    <w:lvl w:ilvl="8">
      <w:start w:val="1"/>
      <w:numFmt w:val="bullet"/>
      <w:lvlText w:val="•"/>
      <w:lvlJc w:val="left"/>
      <w:pPr>
        <w:ind w:left="8645" w:hanging="360"/>
      </w:pPr>
    </w:lvl>
  </w:abstractNum>
  <w:abstractNum w:abstractNumId="45" w15:restartNumberingAfterBreak="0">
    <w:nsid w:val="76FB3BF4"/>
    <w:multiLevelType w:val="hybridMultilevel"/>
    <w:tmpl w:val="B0D43868"/>
    <w:lvl w:ilvl="0" w:tplc="0C0A0011">
      <w:start w:val="1"/>
      <w:numFmt w:val="decimal"/>
      <w:lvlText w:val="%1)"/>
      <w:lvlJc w:val="left"/>
      <w:pPr>
        <w:ind w:left="720" w:hanging="360"/>
      </w:pPr>
    </w:lvl>
    <w:lvl w:ilvl="1" w:tplc="0C0A0011">
      <w:start w:val="1"/>
      <w:numFmt w:val="decimal"/>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6" w15:restartNumberingAfterBreak="0">
    <w:nsid w:val="795A459E"/>
    <w:multiLevelType w:val="multilevel"/>
    <w:tmpl w:val="0BB2FC9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7" w15:restartNumberingAfterBreak="0">
    <w:nsid w:val="7CC4311E"/>
    <w:multiLevelType w:val="hybridMultilevel"/>
    <w:tmpl w:val="002848AC"/>
    <w:lvl w:ilvl="0" w:tplc="0C0A000F">
      <w:start w:val="1"/>
      <w:numFmt w:val="decimal"/>
      <w:lvlText w:val="%1."/>
      <w:lvlJc w:val="left"/>
      <w:pPr>
        <w:ind w:left="1363" w:hanging="360"/>
      </w:pPr>
    </w:lvl>
    <w:lvl w:ilvl="1" w:tplc="0C0A0019" w:tentative="1">
      <w:start w:val="1"/>
      <w:numFmt w:val="lowerLetter"/>
      <w:lvlText w:val="%2."/>
      <w:lvlJc w:val="left"/>
      <w:pPr>
        <w:ind w:left="2083" w:hanging="360"/>
      </w:pPr>
    </w:lvl>
    <w:lvl w:ilvl="2" w:tplc="0C0A001B" w:tentative="1">
      <w:start w:val="1"/>
      <w:numFmt w:val="lowerRoman"/>
      <w:lvlText w:val="%3."/>
      <w:lvlJc w:val="right"/>
      <w:pPr>
        <w:ind w:left="2803" w:hanging="180"/>
      </w:pPr>
    </w:lvl>
    <w:lvl w:ilvl="3" w:tplc="0C0A000F" w:tentative="1">
      <w:start w:val="1"/>
      <w:numFmt w:val="decimal"/>
      <w:lvlText w:val="%4."/>
      <w:lvlJc w:val="left"/>
      <w:pPr>
        <w:ind w:left="3523" w:hanging="360"/>
      </w:pPr>
    </w:lvl>
    <w:lvl w:ilvl="4" w:tplc="0C0A0019" w:tentative="1">
      <w:start w:val="1"/>
      <w:numFmt w:val="lowerLetter"/>
      <w:lvlText w:val="%5."/>
      <w:lvlJc w:val="left"/>
      <w:pPr>
        <w:ind w:left="4243" w:hanging="360"/>
      </w:pPr>
    </w:lvl>
    <w:lvl w:ilvl="5" w:tplc="0C0A001B" w:tentative="1">
      <w:start w:val="1"/>
      <w:numFmt w:val="lowerRoman"/>
      <w:lvlText w:val="%6."/>
      <w:lvlJc w:val="right"/>
      <w:pPr>
        <w:ind w:left="4963" w:hanging="180"/>
      </w:pPr>
    </w:lvl>
    <w:lvl w:ilvl="6" w:tplc="0C0A000F" w:tentative="1">
      <w:start w:val="1"/>
      <w:numFmt w:val="decimal"/>
      <w:lvlText w:val="%7."/>
      <w:lvlJc w:val="left"/>
      <w:pPr>
        <w:ind w:left="5683" w:hanging="360"/>
      </w:pPr>
    </w:lvl>
    <w:lvl w:ilvl="7" w:tplc="0C0A0019" w:tentative="1">
      <w:start w:val="1"/>
      <w:numFmt w:val="lowerLetter"/>
      <w:lvlText w:val="%8."/>
      <w:lvlJc w:val="left"/>
      <w:pPr>
        <w:ind w:left="6403" w:hanging="360"/>
      </w:pPr>
    </w:lvl>
    <w:lvl w:ilvl="8" w:tplc="0C0A001B" w:tentative="1">
      <w:start w:val="1"/>
      <w:numFmt w:val="lowerRoman"/>
      <w:lvlText w:val="%9."/>
      <w:lvlJc w:val="right"/>
      <w:pPr>
        <w:ind w:left="7123" w:hanging="180"/>
      </w:pPr>
    </w:lvl>
  </w:abstractNum>
  <w:abstractNum w:abstractNumId="48" w15:restartNumberingAfterBreak="0">
    <w:nsid w:val="7EF55612"/>
    <w:multiLevelType w:val="hybridMultilevel"/>
    <w:tmpl w:val="735AA120"/>
    <w:lvl w:ilvl="0" w:tplc="0C0A0005">
      <w:start w:val="1"/>
      <w:numFmt w:val="bullet"/>
      <w:lvlText w:val=""/>
      <w:lvlJc w:val="left"/>
      <w:pPr>
        <w:ind w:left="1571" w:hanging="360"/>
      </w:pPr>
      <w:rPr>
        <w:rFonts w:ascii="Wingdings" w:hAnsi="Wingdings" w:hint="default"/>
      </w:rPr>
    </w:lvl>
    <w:lvl w:ilvl="1" w:tplc="0C0A0003" w:tentative="1">
      <w:start w:val="1"/>
      <w:numFmt w:val="bullet"/>
      <w:lvlText w:val="o"/>
      <w:lvlJc w:val="left"/>
      <w:pPr>
        <w:ind w:left="2291" w:hanging="360"/>
      </w:pPr>
      <w:rPr>
        <w:rFonts w:ascii="Courier New" w:hAnsi="Courier New" w:cs="Courier New" w:hint="default"/>
      </w:rPr>
    </w:lvl>
    <w:lvl w:ilvl="2" w:tplc="0C0A0005" w:tentative="1">
      <w:start w:val="1"/>
      <w:numFmt w:val="bullet"/>
      <w:lvlText w:val=""/>
      <w:lvlJc w:val="left"/>
      <w:pPr>
        <w:ind w:left="3011" w:hanging="360"/>
      </w:pPr>
      <w:rPr>
        <w:rFonts w:ascii="Wingdings" w:hAnsi="Wingdings" w:hint="default"/>
      </w:rPr>
    </w:lvl>
    <w:lvl w:ilvl="3" w:tplc="0C0A0001" w:tentative="1">
      <w:start w:val="1"/>
      <w:numFmt w:val="bullet"/>
      <w:lvlText w:val=""/>
      <w:lvlJc w:val="left"/>
      <w:pPr>
        <w:ind w:left="3731" w:hanging="360"/>
      </w:pPr>
      <w:rPr>
        <w:rFonts w:ascii="Symbol" w:hAnsi="Symbol" w:hint="default"/>
      </w:rPr>
    </w:lvl>
    <w:lvl w:ilvl="4" w:tplc="0C0A0003" w:tentative="1">
      <w:start w:val="1"/>
      <w:numFmt w:val="bullet"/>
      <w:lvlText w:val="o"/>
      <w:lvlJc w:val="left"/>
      <w:pPr>
        <w:ind w:left="4451" w:hanging="360"/>
      </w:pPr>
      <w:rPr>
        <w:rFonts w:ascii="Courier New" w:hAnsi="Courier New" w:cs="Courier New" w:hint="default"/>
      </w:rPr>
    </w:lvl>
    <w:lvl w:ilvl="5" w:tplc="0C0A0005" w:tentative="1">
      <w:start w:val="1"/>
      <w:numFmt w:val="bullet"/>
      <w:lvlText w:val=""/>
      <w:lvlJc w:val="left"/>
      <w:pPr>
        <w:ind w:left="5171" w:hanging="360"/>
      </w:pPr>
      <w:rPr>
        <w:rFonts w:ascii="Wingdings" w:hAnsi="Wingdings" w:hint="default"/>
      </w:rPr>
    </w:lvl>
    <w:lvl w:ilvl="6" w:tplc="0C0A0001" w:tentative="1">
      <w:start w:val="1"/>
      <w:numFmt w:val="bullet"/>
      <w:lvlText w:val=""/>
      <w:lvlJc w:val="left"/>
      <w:pPr>
        <w:ind w:left="5891" w:hanging="360"/>
      </w:pPr>
      <w:rPr>
        <w:rFonts w:ascii="Symbol" w:hAnsi="Symbol" w:hint="default"/>
      </w:rPr>
    </w:lvl>
    <w:lvl w:ilvl="7" w:tplc="0C0A0003" w:tentative="1">
      <w:start w:val="1"/>
      <w:numFmt w:val="bullet"/>
      <w:lvlText w:val="o"/>
      <w:lvlJc w:val="left"/>
      <w:pPr>
        <w:ind w:left="6611" w:hanging="360"/>
      </w:pPr>
      <w:rPr>
        <w:rFonts w:ascii="Courier New" w:hAnsi="Courier New" w:cs="Courier New" w:hint="default"/>
      </w:rPr>
    </w:lvl>
    <w:lvl w:ilvl="8" w:tplc="0C0A0005" w:tentative="1">
      <w:start w:val="1"/>
      <w:numFmt w:val="bullet"/>
      <w:lvlText w:val=""/>
      <w:lvlJc w:val="left"/>
      <w:pPr>
        <w:ind w:left="7331" w:hanging="360"/>
      </w:pPr>
      <w:rPr>
        <w:rFonts w:ascii="Wingdings" w:hAnsi="Wingdings" w:hint="default"/>
      </w:rPr>
    </w:lvl>
  </w:abstractNum>
  <w:num w:numId="1">
    <w:abstractNumId w:val="40"/>
  </w:num>
  <w:num w:numId="2">
    <w:abstractNumId w:val="9"/>
  </w:num>
  <w:num w:numId="3">
    <w:abstractNumId w:val="43"/>
  </w:num>
  <w:num w:numId="4">
    <w:abstractNumId w:val="13"/>
  </w:num>
  <w:num w:numId="5">
    <w:abstractNumId w:val="25"/>
  </w:num>
  <w:num w:numId="6">
    <w:abstractNumId w:val="30"/>
  </w:num>
  <w:num w:numId="7">
    <w:abstractNumId w:val="28"/>
  </w:num>
  <w:num w:numId="8">
    <w:abstractNumId w:val="29"/>
  </w:num>
  <w:num w:numId="9">
    <w:abstractNumId w:val="6"/>
  </w:num>
  <w:num w:numId="10">
    <w:abstractNumId w:val="1"/>
  </w:num>
  <w:num w:numId="11">
    <w:abstractNumId w:val="39"/>
  </w:num>
  <w:num w:numId="12">
    <w:abstractNumId w:val="32"/>
  </w:num>
  <w:num w:numId="13">
    <w:abstractNumId w:val="46"/>
  </w:num>
  <w:num w:numId="14">
    <w:abstractNumId w:val="37"/>
  </w:num>
  <w:num w:numId="15">
    <w:abstractNumId w:val="17"/>
  </w:num>
  <w:num w:numId="16">
    <w:abstractNumId w:val="3"/>
  </w:num>
  <w:num w:numId="17">
    <w:abstractNumId w:val="41"/>
  </w:num>
  <w:num w:numId="18">
    <w:abstractNumId w:val="15"/>
  </w:num>
  <w:num w:numId="19">
    <w:abstractNumId w:val="5"/>
  </w:num>
  <w:num w:numId="20">
    <w:abstractNumId w:val="24"/>
  </w:num>
  <w:num w:numId="21">
    <w:abstractNumId w:val="18"/>
  </w:num>
  <w:num w:numId="22">
    <w:abstractNumId w:val="36"/>
  </w:num>
  <w:num w:numId="23">
    <w:abstractNumId w:val="38"/>
  </w:num>
  <w:num w:numId="24">
    <w:abstractNumId w:val="4"/>
  </w:num>
  <w:num w:numId="25">
    <w:abstractNumId w:val="34"/>
  </w:num>
  <w:num w:numId="26">
    <w:abstractNumId w:val="45"/>
  </w:num>
  <w:num w:numId="27">
    <w:abstractNumId w:val="31"/>
  </w:num>
  <w:num w:numId="28">
    <w:abstractNumId w:val="47"/>
  </w:num>
  <w:num w:numId="29">
    <w:abstractNumId w:val="7"/>
  </w:num>
  <w:num w:numId="30">
    <w:abstractNumId w:val="44"/>
  </w:num>
  <w:num w:numId="31">
    <w:abstractNumId w:val="23"/>
  </w:num>
  <w:num w:numId="32">
    <w:abstractNumId w:val="19"/>
  </w:num>
  <w:num w:numId="33">
    <w:abstractNumId w:val="22"/>
  </w:num>
  <w:num w:numId="34">
    <w:abstractNumId w:val="26"/>
  </w:num>
  <w:num w:numId="35">
    <w:abstractNumId w:val="21"/>
  </w:num>
  <w:num w:numId="36">
    <w:abstractNumId w:val="10"/>
  </w:num>
  <w:num w:numId="37">
    <w:abstractNumId w:val="27"/>
  </w:num>
  <w:num w:numId="38">
    <w:abstractNumId w:val="35"/>
  </w:num>
  <w:num w:numId="39">
    <w:abstractNumId w:val="2"/>
  </w:num>
  <w:num w:numId="40">
    <w:abstractNumId w:val="11"/>
  </w:num>
  <w:num w:numId="41">
    <w:abstractNumId w:val="42"/>
  </w:num>
  <w:num w:numId="42">
    <w:abstractNumId w:val="0"/>
  </w:num>
  <w:num w:numId="43">
    <w:abstractNumId w:val="48"/>
  </w:num>
  <w:num w:numId="44">
    <w:abstractNumId w:val="8"/>
  </w:num>
  <w:num w:numId="45">
    <w:abstractNumId w:val="12"/>
  </w:num>
  <w:num w:numId="46">
    <w:abstractNumId w:val="14"/>
  </w:num>
  <w:num w:numId="47">
    <w:abstractNumId w:val="20"/>
  </w:num>
  <w:num w:numId="48">
    <w:abstractNumId w:val="16"/>
  </w:num>
  <w:num w:numId="49">
    <w:abstractNumId w:val="33"/>
  </w:num>
  <w:numIdMacAtCleanup w:val="4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ELVIRA PERDOMO, FERNANDO">
    <w15:presenceInfo w15:providerId="None" w15:userId="ELVIRA PERDOMO, FERNANDO"/>
  </w15:person>
  <w15:person w15:author="Natalia Peñalba Falkenthal">
    <w15:presenceInfo w15:providerId="AD" w15:userId="S::npenalba@haya.es::cc5c57fe-229a-4813-8a21-02e8829e1fe1"/>
  </w15:person>
  <w15:person w15:author="ELVIRA PERDOMO, FERNANDO [2]">
    <w15:presenceInfo w15:providerId="AD" w15:userId="S-1-5-21-3980428601-1381797322-1938460749-673668"/>
  </w15:person>
  <w15:person w15:author="Daniel Leganes Ferreras">
    <w15:presenceInfo w15:providerId="AD" w15:userId="S-1-5-21-506947124-688681102-270368766-9576"/>
  </w15:person>
  <w15:person w15:author="Miguel Ángel Pérez Peñalva">
    <w15:presenceInfo w15:providerId="AD" w15:userId="S::maperez@signature.com.es::e3cd906c-098a-44c8-a435-25079115510d"/>
  </w15:person>
  <w15:person w15:author="Laura Morillo Matilla">
    <w15:presenceInfo w15:providerId="AD" w15:userId="S::lmorillom@haya.es::e28034e8-aaef-46a6-bca3-3101afd10a2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hyphenationZone w:val="425"/>
  <w:characterSpacingControl w:val="doNotCompress"/>
  <w:hdrShapeDefaults>
    <o:shapedefaults v:ext="edit" spidmax="1024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120B2"/>
    <w:rsid w:val="000004D4"/>
    <w:rsid w:val="00005289"/>
    <w:rsid w:val="000108E1"/>
    <w:rsid w:val="00010FC6"/>
    <w:rsid w:val="000113BF"/>
    <w:rsid w:val="000122C3"/>
    <w:rsid w:val="000159CA"/>
    <w:rsid w:val="000216D9"/>
    <w:rsid w:val="00024389"/>
    <w:rsid w:val="00025D2F"/>
    <w:rsid w:val="00026283"/>
    <w:rsid w:val="0002681E"/>
    <w:rsid w:val="0003049C"/>
    <w:rsid w:val="000325C1"/>
    <w:rsid w:val="00033E14"/>
    <w:rsid w:val="00042A8A"/>
    <w:rsid w:val="00047647"/>
    <w:rsid w:val="00051B6B"/>
    <w:rsid w:val="00056E8F"/>
    <w:rsid w:val="00061CAA"/>
    <w:rsid w:val="000623BD"/>
    <w:rsid w:val="00063783"/>
    <w:rsid w:val="000644D6"/>
    <w:rsid w:val="00066594"/>
    <w:rsid w:val="00066ABC"/>
    <w:rsid w:val="00066B41"/>
    <w:rsid w:val="00071F32"/>
    <w:rsid w:val="00072E67"/>
    <w:rsid w:val="00075555"/>
    <w:rsid w:val="00083BBA"/>
    <w:rsid w:val="00095EA7"/>
    <w:rsid w:val="000A158E"/>
    <w:rsid w:val="000A79FE"/>
    <w:rsid w:val="000C13BC"/>
    <w:rsid w:val="000C2140"/>
    <w:rsid w:val="000C2655"/>
    <w:rsid w:val="000D13A1"/>
    <w:rsid w:val="000D1E42"/>
    <w:rsid w:val="000E21B7"/>
    <w:rsid w:val="000E62F9"/>
    <w:rsid w:val="000F158E"/>
    <w:rsid w:val="000F2EB3"/>
    <w:rsid w:val="000F3383"/>
    <w:rsid w:val="001078C4"/>
    <w:rsid w:val="00107E0A"/>
    <w:rsid w:val="001128E9"/>
    <w:rsid w:val="00115E51"/>
    <w:rsid w:val="00122319"/>
    <w:rsid w:val="00122FDD"/>
    <w:rsid w:val="00123A0C"/>
    <w:rsid w:val="00133A4B"/>
    <w:rsid w:val="001345FE"/>
    <w:rsid w:val="00136720"/>
    <w:rsid w:val="0016262F"/>
    <w:rsid w:val="00164A3F"/>
    <w:rsid w:val="001658A8"/>
    <w:rsid w:val="00165D47"/>
    <w:rsid w:val="00167AFB"/>
    <w:rsid w:val="00171453"/>
    <w:rsid w:val="001807FF"/>
    <w:rsid w:val="00181017"/>
    <w:rsid w:val="00182D58"/>
    <w:rsid w:val="00191084"/>
    <w:rsid w:val="00192FA9"/>
    <w:rsid w:val="001A200F"/>
    <w:rsid w:val="001B1CFB"/>
    <w:rsid w:val="001C7EC0"/>
    <w:rsid w:val="001C7F69"/>
    <w:rsid w:val="001D03E5"/>
    <w:rsid w:val="001D5E74"/>
    <w:rsid w:val="001D6A28"/>
    <w:rsid w:val="001D7CCD"/>
    <w:rsid w:val="001E1F6B"/>
    <w:rsid w:val="001E2F32"/>
    <w:rsid w:val="001E46BA"/>
    <w:rsid w:val="001F46F6"/>
    <w:rsid w:val="001F47E0"/>
    <w:rsid w:val="001F56DD"/>
    <w:rsid w:val="001F666C"/>
    <w:rsid w:val="001F66D4"/>
    <w:rsid w:val="00200357"/>
    <w:rsid w:val="00205D07"/>
    <w:rsid w:val="0020688B"/>
    <w:rsid w:val="0021376B"/>
    <w:rsid w:val="00216958"/>
    <w:rsid w:val="00216E05"/>
    <w:rsid w:val="00222D85"/>
    <w:rsid w:val="00227313"/>
    <w:rsid w:val="0023335A"/>
    <w:rsid w:val="00242E8F"/>
    <w:rsid w:val="00243E72"/>
    <w:rsid w:val="00244BD4"/>
    <w:rsid w:val="002465B5"/>
    <w:rsid w:val="00247CB2"/>
    <w:rsid w:val="002501C4"/>
    <w:rsid w:val="00250BBA"/>
    <w:rsid w:val="00251A67"/>
    <w:rsid w:val="00252732"/>
    <w:rsid w:val="00255DFC"/>
    <w:rsid w:val="00264D4E"/>
    <w:rsid w:val="00266492"/>
    <w:rsid w:val="00267CA5"/>
    <w:rsid w:val="00273F56"/>
    <w:rsid w:val="00277C4B"/>
    <w:rsid w:val="00280C79"/>
    <w:rsid w:val="002818F6"/>
    <w:rsid w:val="00292517"/>
    <w:rsid w:val="00293F3C"/>
    <w:rsid w:val="002968CE"/>
    <w:rsid w:val="002A0598"/>
    <w:rsid w:val="002A2EA9"/>
    <w:rsid w:val="002A4EB9"/>
    <w:rsid w:val="002B47C9"/>
    <w:rsid w:val="002B5625"/>
    <w:rsid w:val="002C1AEF"/>
    <w:rsid w:val="002C7F53"/>
    <w:rsid w:val="002D274F"/>
    <w:rsid w:val="002D62C8"/>
    <w:rsid w:val="002E11B8"/>
    <w:rsid w:val="002E14D7"/>
    <w:rsid w:val="002E3A62"/>
    <w:rsid w:val="002E4233"/>
    <w:rsid w:val="00302367"/>
    <w:rsid w:val="00303E0A"/>
    <w:rsid w:val="0030454A"/>
    <w:rsid w:val="00304701"/>
    <w:rsid w:val="00304C4F"/>
    <w:rsid w:val="0031687C"/>
    <w:rsid w:val="0032625A"/>
    <w:rsid w:val="0033376E"/>
    <w:rsid w:val="00335E61"/>
    <w:rsid w:val="00345719"/>
    <w:rsid w:val="00346626"/>
    <w:rsid w:val="00352566"/>
    <w:rsid w:val="00352A07"/>
    <w:rsid w:val="00361063"/>
    <w:rsid w:val="00362DA1"/>
    <w:rsid w:val="00365EEC"/>
    <w:rsid w:val="00370DC5"/>
    <w:rsid w:val="003717D2"/>
    <w:rsid w:val="00373181"/>
    <w:rsid w:val="00374ABA"/>
    <w:rsid w:val="003822EF"/>
    <w:rsid w:val="003838EE"/>
    <w:rsid w:val="00383EF3"/>
    <w:rsid w:val="00387875"/>
    <w:rsid w:val="00390F63"/>
    <w:rsid w:val="00395915"/>
    <w:rsid w:val="003B6014"/>
    <w:rsid w:val="003B72FD"/>
    <w:rsid w:val="003B7EEC"/>
    <w:rsid w:val="003C0B53"/>
    <w:rsid w:val="003C0E3A"/>
    <w:rsid w:val="003C311D"/>
    <w:rsid w:val="003C6859"/>
    <w:rsid w:val="003C7767"/>
    <w:rsid w:val="003D3875"/>
    <w:rsid w:val="003D5E3A"/>
    <w:rsid w:val="003E06E9"/>
    <w:rsid w:val="003E4048"/>
    <w:rsid w:val="003F4340"/>
    <w:rsid w:val="003F447B"/>
    <w:rsid w:val="003F7391"/>
    <w:rsid w:val="0040508A"/>
    <w:rsid w:val="00406CD9"/>
    <w:rsid w:val="00410442"/>
    <w:rsid w:val="004106BF"/>
    <w:rsid w:val="004115A9"/>
    <w:rsid w:val="00411DCB"/>
    <w:rsid w:val="00412F8C"/>
    <w:rsid w:val="004130B5"/>
    <w:rsid w:val="00424277"/>
    <w:rsid w:val="004251CC"/>
    <w:rsid w:val="0043488A"/>
    <w:rsid w:val="00446AEC"/>
    <w:rsid w:val="00450B78"/>
    <w:rsid w:val="00453B95"/>
    <w:rsid w:val="00454DA6"/>
    <w:rsid w:val="00455DCD"/>
    <w:rsid w:val="00464A28"/>
    <w:rsid w:val="004658E8"/>
    <w:rsid w:val="00471CC1"/>
    <w:rsid w:val="0047311B"/>
    <w:rsid w:val="0047432D"/>
    <w:rsid w:val="0047688D"/>
    <w:rsid w:val="00480A66"/>
    <w:rsid w:val="004843AF"/>
    <w:rsid w:val="004861EE"/>
    <w:rsid w:val="004863C4"/>
    <w:rsid w:val="00486872"/>
    <w:rsid w:val="0048775B"/>
    <w:rsid w:val="00492C39"/>
    <w:rsid w:val="00492CA5"/>
    <w:rsid w:val="00493EDF"/>
    <w:rsid w:val="00496182"/>
    <w:rsid w:val="00497FDA"/>
    <w:rsid w:val="004A1316"/>
    <w:rsid w:val="004B03FA"/>
    <w:rsid w:val="004B1DF4"/>
    <w:rsid w:val="004B342D"/>
    <w:rsid w:val="004B6D27"/>
    <w:rsid w:val="004C1CF5"/>
    <w:rsid w:val="004C7055"/>
    <w:rsid w:val="004E3EC0"/>
    <w:rsid w:val="004E419B"/>
    <w:rsid w:val="004E499A"/>
    <w:rsid w:val="004E6CEC"/>
    <w:rsid w:val="00506F2C"/>
    <w:rsid w:val="00507AE1"/>
    <w:rsid w:val="00507D67"/>
    <w:rsid w:val="00515D1F"/>
    <w:rsid w:val="00515F39"/>
    <w:rsid w:val="00524D5C"/>
    <w:rsid w:val="0052542A"/>
    <w:rsid w:val="00526C16"/>
    <w:rsid w:val="00530A0D"/>
    <w:rsid w:val="00534856"/>
    <w:rsid w:val="00536A61"/>
    <w:rsid w:val="00537073"/>
    <w:rsid w:val="00555D2D"/>
    <w:rsid w:val="00562AEC"/>
    <w:rsid w:val="00563016"/>
    <w:rsid w:val="005638D5"/>
    <w:rsid w:val="00564832"/>
    <w:rsid w:val="00570DCB"/>
    <w:rsid w:val="00580DD6"/>
    <w:rsid w:val="00585F0C"/>
    <w:rsid w:val="00592C17"/>
    <w:rsid w:val="005A6811"/>
    <w:rsid w:val="005A6B90"/>
    <w:rsid w:val="005A7E52"/>
    <w:rsid w:val="005B169F"/>
    <w:rsid w:val="005C578A"/>
    <w:rsid w:val="005C59F5"/>
    <w:rsid w:val="005C7ADA"/>
    <w:rsid w:val="005D584E"/>
    <w:rsid w:val="005D7E35"/>
    <w:rsid w:val="005E59F1"/>
    <w:rsid w:val="005F10C4"/>
    <w:rsid w:val="005F3171"/>
    <w:rsid w:val="00605184"/>
    <w:rsid w:val="00605467"/>
    <w:rsid w:val="006060EB"/>
    <w:rsid w:val="00607ABC"/>
    <w:rsid w:val="006102C3"/>
    <w:rsid w:val="0062787E"/>
    <w:rsid w:val="00634AC0"/>
    <w:rsid w:val="006373DC"/>
    <w:rsid w:val="00637841"/>
    <w:rsid w:val="00662241"/>
    <w:rsid w:val="00662A9E"/>
    <w:rsid w:val="00664D65"/>
    <w:rsid w:val="00665BF3"/>
    <w:rsid w:val="00671559"/>
    <w:rsid w:val="00677852"/>
    <w:rsid w:val="00684ABD"/>
    <w:rsid w:val="00686E93"/>
    <w:rsid w:val="00690683"/>
    <w:rsid w:val="006A002F"/>
    <w:rsid w:val="006A182A"/>
    <w:rsid w:val="006A6102"/>
    <w:rsid w:val="006A7EDC"/>
    <w:rsid w:val="006B0FC9"/>
    <w:rsid w:val="006B5FBC"/>
    <w:rsid w:val="006C0D74"/>
    <w:rsid w:val="006C4E7D"/>
    <w:rsid w:val="006D1158"/>
    <w:rsid w:val="006D2780"/>
    <w:rsid w:val="006D2894"/>
    <w:rsid w:val="006D3D93"/>
    <w:rsid w:val="006D5672"/>
    <w:rsid w:val="006E14D9"/>
    <w:rsid w:val="006E7E6E"/>
    <w:rsid w:val="006F082D"/>
    <w:rsid w:val="006F0ED8"/>
    <w:rsid w:val="006F6A60"/>
    <w:rsid w:val="007014B2"/>
    <w:rsid w:val="0072570E"/>
    <w:rsid w:val="00727973"/>
    <w:rsid w:val="00727985"/>
    <w:rsid w:val="00734F54"/>
    <w:rsid w:val="00735EC1"/>
    <w:rsid w:val="00737ADB"/>
    <w:rsid w:val="00740CE8"/>
    <w:rsid w:val="0075093E"/>
    <w:rsid w:val="007524E8"/>
    <w:rsid w:val="00754089"/>
    <w:rsid w:val="007561C4"/>
    <w:rsid w:val="007565AA"/>
    <w:rsid w:val="00757158"/>
    <w:rsid w:val="0077251B"/>
    <w:rsid w:val="00776EFB"/>
    <w:rsid w:val="00784FE3"/>
    <w:rsid w:val="00785C6C"/>
    <w:rsid w:val="00786E26"/>
    <w:rsid w:val="00786E41"/>
    <w:rsid w:val="00787869"/>
    <w:rsid w:val="00793C23"/>
    <w:rsid w:val="007A4E1B"/>
    <w:rsid w:val="007B30F4"/>
    <w:rsid w:val="007B329E"/>
    <w:rsid w:val="007B378D"/>
    <w:rsid w:val="007C096E"/>
    <w:rsid w:val="007C2944"/>
    <w:rsid w:val="007C774D"/>
    <w:rsid w:val="007D3188"/>
    <w:rsid w:val="007D3E01"/>
    <w:rsid w:val="007E6E38"/>
    <w:rsid w:val="007E7639"/>
    <w:rsid w:val="007F03FE"/>
    <w:rsid w:val="007F216E"/>
    <w:rsid w:val="007F5634"/>
    <w:rsid w:val="00813CAF"/>
    <w:rsid w:val="00820CF8"/>
    <w:rsid w:val="00823141"/>
    <w:rsid w:val="00856DFE"/>
    <w:rsid w:val="008601C9"/>
    <w:rsid w:val="008620C3"/>
    <w:rsid w:val="008655BC"/>
    <w:rsid w:val="0087084D"/>
    <w:rsid w:val="00871E17"/>
    <w:rsid w:val="008766D4"/>
    <w:rsid w:val="00876C0C"/>
    <w:rsid w:val="0087771C"/>
    <w:rsid w:val="00881AE5"/>
    <w:rsid w:val="00883156"/>
    <w:rsid w:val="00886A46"/>
    <w:rsid w:val="00894157"/>
    <w:rsid w:val="008A111A"/>
    <w:rsid w:val="008A3F7A"/>
    <w:rsid w:val="008B08BB"/>
    <w:rsid w:val="008B1E62"/>
    <w:rsid w:val="008B2583"/>
    <w:rsid w:val="008C1AF1"/>
    <w:rsid w:val="008D49EE"/>
    <w:rsid w:val="008D62ED"/>
    <w:rsid w:val="008D717A"/>
    <w:rsid w:val="008F08F8"/>
    <w:rsid w:val="008F2C77"/>
    <w:rsid w:val="008F3D14"/>
    <w:rsid w:val="008F598D"/>
    <w:rsid w:val="008F7E98"/>
    <w:rsid w:val="00900803"/>
    <w:rsid w:val="00901025"/>
    <w:rsid w:val="00904057"/>
    <w:rsid w:val="009047F6"/>
    <w:rsid w:val="00917C4A"/>
    <w:rsid w:val="00921A98"/>
    <w:rsid w:val="00922DD6"/>
    <w:rsid w:val="00924116"/>
    <w:rsid w:val="0093057F"/>
    <w:rsid w:val="009329EC"/>
    <w:rsid w:val="00943C91"/>
    <w:rsid w:val="00952AD3"/>
    <w:rsid w:val="009537F7"/>
    <w:rsid w:val="009544B6"/>
    <w:rsid w:val="00962444"/>
    <w:rsid w:val="00964621"/>
    <w:rsid w:val="00971162"/>
    <w:rsid w:val="00971B09"/>
    <w:rsid w:val="00984B39"/>
    <w:rsid w:val="00993D17"/>
    <w:rsid w:val="009962FF"/>
    <w:rsid w:val="009A0492"/>
    <w:rsid w:val="009A6184"/>
    <w:rsid w:val="009B07F0"/>
    <w:rsid w:val="009B453E"/>
    <w:rsid w:val="009C0E6F"/>
    <w:rsid w:val="009C219B"/>
    <w:rsid w:val="009C2F98"/>
    <w:rsid w:val="009C52C2"/>
    <w:rsid w:val="009D2577"/>
    <w:rsid w:val="009E0951"/>
    <w:rsid w:val="009E11D6"/>
    <w:rsid w:val="009E2DC9"/>
    <w:rsid w:val="009E3E7B"/>
    <w:rsid w:val="009E688F"/>
    <w:rsid w:val="00A0298A"/>
    <w:rsid w:val="00A02AAF"/>
    <w:rsid w:val="00A06682"/>
    <w:rsid w:val="00A12DBF"/>
    <w:rsid w:val="00A21703"/>
    <w:rsid w:val="00A257EE"/>
    <w:rsid w:val="00A26459"/>
    <w:rsid w:val="00A34FE2"/>
    <w:rsid w:val="00A35C5D"/>
    <w:rsid w:val="00A36BA7"/>
    <w:rsid w:val="00A36E7C"/>
    <w:rsid w:val="00A41218"/>
    <w:rsid w:val="00A42D94"/>
    <w:rsid w:val="00A445AE"/>
    <w:rsid w:val="00A45028"/>
    <w:rsid w:val="00A472EC"/>
    <w:rsid w:val="00A51AA9"/>
    <w:rsid w:val="00A54AFC"/>
    <w:rsid w:val="00A54BC2"/>
    <w:rsid w:val="00A5503F"/>
    <w:rsid w:val="00A60C80"/>
    <w:rsid w:val="00A62B2C"/>
    <w:rsid w:val="00A642C5"/>
    <w:rsid w:val="00A64C8A"/>
    <w:rsid w:val="00A6658A"/>
    <w:rsid w:val="00A7455E"/>
    <w:rsid w:val="00A746BA"/>
    <w:rsid w:val="00A7603B"/>
    <w:rsid w:val="00A775F2"/>
    <w:rsid w:val="00A87880"/>
    <w:rsid w:val="00A90FF0"/>
    <w:rsid w:val="00AA1157"/>
    <w:rsid w:val="00AA2EB6"/>
    <w:rsid w:val="00AC1BE7"/>
    <w:rsid w:val="00AC3367"/>
    <w:rsid w:val="00AC6C0F"/>
    <w:rsid w:val="00AD1C28"/>
    <w:rsid w:val="00AD4C1B"/>
    <w:rsid w:val="00AD5C7F"/>
    <w:rsid w:val="00AD73CE"/>
    <w:rsid w:val="00AD79D6"/>
    <w:rsid w:val="00AE0FB3"/>
    <w:rsid w:val="00AE1701"/>
    <w:rsid w:val="00AE728A"/>
    <w:rsid w:val="00AE79E7"/>
    <w:rsid w:val="00AF3E10"/>
    <w:rsid w:val="00AF490A"/>
    <w:rsid w:val="00AF552E"/>
    <w:rsid w:val="00AF56D4"/>
    <w:rsid w:val="00B013B7"/>
    <w:rsid w:val="00B10045"/>
    <w:rsid w:val="00B22333"/>
    <w:rsid w:val="00B2515F"/>
    <w:rsid w:val="00B25F84"/>
    <w:rsid w:val="00B302CD"/>
    <w:rsid w:val="00B32AFB"/>
    <w:rsid w:val="00B341FB"/>
    <w:rsid w:val="00B367B4"/>
    <w:rsid w:val="00B414EA"/>
    <w:rsid w:val="00B437A3"/>
    <w:rsid w:val="00B46239"/>
    <w:rsid w:val="00B46A0D"/>
    <w:rsid w:val="00B46E2C"/>
    <w:rsid w:val="00B54E66"/>
    <w:rsid w:val="00B55310"/>
    <w:rsid w:val="00B640EA"/>
    <w:rsid w:val="00B6564B"/>
    <w:rsid w:val="00B67735"/>
    <w:rsid w:val="00B7555E"/>
    <w:rsid w:val="00B81D50"/>
    <w:rsid w:val="00B84BD5"/>
    <w:rsid w:val="00B85B04"/>
    <w:rsid w:val="00B9617D"/>
    <w:rsid w:val="00BA1D99"/>
    <w:rsid w:val="00BA4C59"/>
    <w:rsid w:val="00BB39E0"/>
    <w:rsid w:val="00BB47C6"/>
    <w:rsid w:val="00BB482D"/>
    <w:rsid w:val="00BB7F38"/>
    <w:rsid w:val="00BC4377"/>
    <w:rsid w:val="00BC5CFC"/>
    <w:rsid w:val="00BD0A31"/>
    <w:rsid w:val="00BD254C"/>
    <w:rsid w:val="00BD584B"/>
    <w:rsid w:val="00BD626C"/>
    <w:rsid w:val="00BD6605"/>
    <w:rsid w:val="00BE2452"/>
    <w:rsid w:val="00BE2756"/>
    <w:rsid w:val="00BE30FA"/>
    <w:rsid w:val="00BE574A"/>
    <w:rsid w:val="00BF2524"/>
    <w:rsid w:val="00BF78DE"/>
    <w:rsid w:val="00C03A7C"/>
    <w:rsid w:val="00C054A5"/>
    <w:rsid w:val="00C05ADF"/>
    <w:rsid w:val="00C061FA"/>
    <w:rsid w:val="00C076B4"/>
    <w:rsid w:val="00C120B2"/>
    <w:rsid w:val="00C12CF7"/>
    <w:rsid w:val="00C20AE2"/>
    <w:rsid w:val="00C2339A"/>
    <w:rsid w:val="00C25C0A"/>
    <w:rsid w:val="00C27654"/>
    <w:rsid w:val="00C36B40"/>
    <w:rsid w:val="00C47E12"/>
    <w:rsid w:val="00C50572"/>
    <w:rsid w:val="00C50642"/>
    <w:rsid w:val="00C56687"/>
    <w:rsid w:val="00C56F8D"/>
    <w:rsid w:val="00C60016"/>
    <w:rsid w:val="00C6327E"/>
    <w:rsid w:val="00C65B67"/>
    <w:rsid w:val="00C67F83"/>
    <w:rsid w:val="00C7499B"/>
    <w:rsid w:val="00C75331"/>
    <w:rsid w:val="00C778B5"/>
    <w:rsid w:val="00C839F1"/>
    <w:rsid w:val="00C8511F"/>
    <w:rsid w:val="00C8725E"/>
    <w:rsid w:val="00C9182D"/>
    <w:rsid w:val="00C92E5B"/>
    <w:rsid w:val="00C93A7C"/>
    <w:rsid w:val="00C94664"/>
    <w:rsid w:val="00CA6B47"/>
    <w:rsid w:val="00CB0D18"/>
    <w:rsid w:val="00CB7FF8"/>
    <w:rsid w:val="00CC5606"/>
    <w:rsid w:val="00CE2B9C"/>
    <w:rsid w:val="00CE6136"/>
    <w:rsid w:val="00CE7B64"/>
    <w:rsid w:val="00CF3F3B"/>
    <w:rsid w:val="00D01759"/>
    <w:rsid w:val="00D0518F"/>
    <w:rsid w:val="00D06524"/>
    <w:rsid w:val="00D077F0"/>
    <w:rsid w:val="00D1485B"/>
    <w:rsid w:val="00D17893"/>
    <w:rsid w:val="00D207F7"/>
    <w:rsid w:val="00D221BC"/>
    <w:rsid w:val="00D23DFC"/>
    <w:rsid w:val="00D245E2"/>
    <w:rsid w:val="00D2752B"/>
    <w:rsid w:val="00D31254"/>
    <w:rsid w:val="00D3298B"/>
    <w:rsid w:val="00D36C25"/>
    <w:rsid w:val="00D41E03"/>
    <w:rsid w:val="00D428CB"/>
    <w:rsid w:val="00D44696"/>
    <w:rsid w:val="00D44A30"/>
    <w:rsid w:val="00D45EFF"/>
    <w:rsid w:val="00D465E3"/>
    <w:rsid w:val="00D55ADF"/>
    <w:rsid w:val="00D55F08"/>
    <w:rsid w:val="00D603E0"/>
    <w:rsid w:val="00D657A0"/>
    <w:rsid w:val="00D65DCB"/>
    <w:rsid w:val="00D66B57"/>
    <w:rsid w:val="00D72DC7"/>
    <w:rsid w:val="00D74D8A"/>
    <w:rsid w:val="00D74DDC"/>
    <w:rsid w:val="00D81025"/>
    <w:rsid w:val="00D81820"/>
    <w:rsid w:val="00D851DB"/>
    <w:rsid w:val="00D90436"/>
    <w:rsid w:val="00D90495"/>
    <w:rsid w:val="00D9252B"/>
    <w:rsid w:val="00D92870"/>
    <w:rsid w:val="00DA4273"/>
    <w:rsid w:val="00DA6623"/>
    <w:rsid w:val="00DA7D5A"/>
    <w:rsid w:val="00DB5FEE"/>
    <w:rsid w:val="00DB7D7E"/>
    <w:rsid w:val="00DC5B9E"/>
    <w:rsid w:val="00DC6EBA"/>
    <w:rsid w:val="00DD106D"/>
    <w:rsid w:val="00DD2A39"/>
    <w:rsid w:val="00DD657E"/>
    <w:rsid w:val="00DE6B96"/>
    <w:rsid w:val="00DF4107"/>
    <w:rsid w:val="00DF5CFB"/>
    <w:rsid w:val="00DF607F"/>
    <w:rsid w:val="00E03B44"/>
    <w:rsid w:val="00E04A8E"/>
    <w:rsid w:val="00E06734"/>
    <w:rsid w:val="00E11B8C"/>
    <w:rsid w:val="00E1217E"/>
    <w:rsid w:val="00E12669"/>
    <w:rsid w:val="00E13764"/>
    <w:rsid w:val="00E15716"/>
    <w:rsid w:val="00E1622B"/>
    <w:rsid w:val="00E21B6D"/>
    <w:rsid w:val="00E276D5"/>
    <w:rsid w:val="00E30D0E"/>
    <w:rsid w:val="00E30F03"/>
    <w:rsid w:val="00E448D0"/>
    <w:rsid w:val="00E46B11"/>
    <w:rsid w:val="00E47638"/>
    <w:rsid w:val="00E573CE"/>
    <w:rsid w:val="00E601DE"/>
    <w:rsid w:val="00E638E5"/>
    <w:rsid w:val="00E73506"/>
    <w:rsid w:val="00E73FFB"/>
    <w:rsid w:val="00E746F6"/>
    <w:rsid w:val="00E801B0"/>
    <w:rsid w:val="00E84005"/>
    <w:rsid w:val="00E840EE"/>
    <w:rsid w:val="00E85698"/>
    <w:rsid w:val="00E85EB4"/>
    <w:rsid w:val="00E93138"/>
    <w:rsid w:val="00E96AAC"/>
    <w:rsid w:val="00E9764F"/>
    <w:rsid w:val="00EA2B63"/>
    <w:rsid w:val="00EA3030"/>
    <w:rsid w:val="00EA5E4A"/>
    <w:rsid w:val="00EA722B"/>
    <w:rsid w:val="00EB1BFC"/>
    <w:rsid w:val="00EB32CC"/>
    <w:rsid w:val="00EB3D15"/>
    <w:rsid w:val="00EB4DC5"/>
    <w:rsid w:val="00EB4E24"/>
    <w:rsid w:val="00EB79CD"/>
    <w:rsid w:val="00EB7BD5"/>
    <w:rsid w:val="00EC2C6F"/>
    <w:rsid w:val="00EC2E7C"/>
    <w:rsid w:val="00EC739D"/>
    <w:rsid w:val="00ED039C"/>
    <w:rsid w:val="00ED4B19"/>
    <w:rsid w:val="00EE3807"/>
    <w:rsid w:val="00EE628E"/>
    <w:rsid w:val="00EE7A35"/>
    <w:rsid w:val="00EE7B8B"/>
    <w:rsid w:val="00EE7EB2"/>
    <w:rsid w:val="00EF657B"/>
    <w:rsid w:val="00F028BB"/>
    <w:rsid w:val="00F035DC"/>
    <w:rsid w:val="00F05876"/>
    <w:rsid w:val="00F06848"/>
    <w:rsid w:val="00F1315A"/>
    <w:rsid w:val="00F137D2"/>
    <w:rsid w:val="00F156A9"/>
    <w:rsid w:val="00F162B9"/>
    <w:rsid w:val="00F1741B"/>
    <w:rsid w:val="00F4207F"/>
    <w:rsid w:val="00F432D1"/>
    <w:rsid w:val="00F4447E"/>
    <w:rsid w:val="00F45DD6"/>
    <w:rsid w:val="00F55397"/>
    <w:rsid w:val="00F56F14"/>
    <w:rsid w:val="00F56F92"/>
    <w:rsid w:val="00F65221"/>
    <w:rsid w:val="00F815DC"/>
    <w:rsid w:val="00F83907"/>
    <w:rsid w:val="00F93CFD"/>
    <w:rsid w:val="00F94B9D"/>
    <w:rsid w:val="00F976CE"/>
    <w:rsid w:val="00FA0C3F"/>
    <w:rsid w:val="00FA12CE"/>
    <w:rsid w:val="00FA49DB"/>
    <w:rsid w:val="00FA4CEE"/>
    <w:rsid w:val="00FB014F"/>
    <w:rsid w:val="00FB0539"/>
    <w:rsid w:val="00FB05AB"/>
    <w:rsid w:val="00FB392F"/>
    <w:rsid w:val="00FB758B"/>
    <w:rsid w:val="00FC3F8B"/>
    <w:rsid w:val="00FC6653"/>
    <w:rsid w:val="00FD71CB"/>
    <w:rsid w:val="00FE6568"/>
    <w:rsid w:val="00FF0546"/>
    <w:rsid w:val="00FF2930"/>
    <w:rsid w:val="00FF469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41"/>
    <o:shapelayout v:ext="edit">
      <o:idmap v:ext="edit" data="1"/>
    </o:shapelayout>
  </w:shapeDefaults>
  <w:decimalSymbol w:val=","/>
  <w:listSeparator w:val=";"/>
  <w14:docId w14:val="355C5A05"/>
  <w15:docId w15:val="{20A01FB7-76A2-4BBE-B909-F2213B44DE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es-ES" w:eastAsia="es-ES"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Ttulo1">
    <w:name w:val="heading 1"/>
    <w:basedOn w:val="Normal"/>
    <w:next w:val="Normal"/>
    <w:pPr>
      <w:ind w:left="590" w:hanging="361"/>
      <w:outlineLvl w:val="0"/>
    </w:pPr>
    <w:rPr>
      <w:b/>
      <w:sz w:val="26"/>
      <w:szCs w:val="26"/>
    </w:rPr>
  </w:style>
  <w:style w:type="paragraph" w:styleId="Ttulo2">
    <w:name w:val="heading 2"/>
    <w:basedOn w:val="Normal"/>
    <w:next w:val="Normal"/>
    <w:pPr>
      <w:ind w:left="331"/>
      <w:outlineLvl w:val="1"/>
    </w:pPr>
    <w:rPr>
      <w:b/>
      <w:sz w:val="20"/>
      <w:szCs w:val="20"/>
    </w:rPr>
  </w:style>
  <w:style w:type="paragraph" w:styleId="Ttulo3">
    <w:name w:val="heading 3"/>
    <w:basedOn w:val="Normal"/>
    <w:next w:val="Normal"/>
    <w:pPr>
      <w:keepNext/>
      <w:keepLines/>
      <w:spacing w:before="280" w:after="80"/>
      <w:outlineLvl w:val="2"/>
    </w:pPr>
    <w:rPr>
      <w:b/>
      <w:sz w:val="28"/>
      <w:szCs w:val="28"/>
    </w:rPr>
  </w:style>
  <w:style w:type="paragraph" w:styleId="Ttulo4">
    <w:name w:val="heading 4"/>
    <w:basedOn w:val="Normal"/>
    <w:next w:val="Normal"/>
    <w:pPr>
      <w:keepNext/>
      <w:keepLines/>
      <w:spacing w:before="240" w:after="40"/>
      <w:outlineLvl w:val="3"/>
    </w:pPr>
    <w:rPr>
      <w:b/>
      <w:sz w:val="24"/>
      <w:szCs w:val="24"/>
    </w:rPr>
  </w:style>
  <w:style w:type="paragraph" w:styleId="Ttulo5">
    <w:name w:val="heading 5"/>
    <w:basedOn w:val="Normal"/>
    <w:next w:val="Normal"/>
    <w:pPr>
      <w:keepNext/>
      <w:keepLines/>
      <w:spacing w:before="220" w:after="40"/>
      <w:outlineLvl w:val="4"/>
    </w:pPr>
    <w:rPr>
      <w:b/>
    </w:rPr>
  </w:style>
  <w:style w:type="paragraph" w:styleId="Ttulo6">
    <w:name w:val="heading 6"/>
    <w:basedOn w:val="Normal"/>
    <w:next w:val="Normal"/>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before="480" w:after="120"/>
    </w:pPr>
    <w:rPr>
      <w:b/>
      <w:sz w:val="72"/>
      <w:szCs w:val="72"/>
    </w:r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paragraph" w:styleId="Textocomentario">
    <w:name w:val="annotation text"/>
    <w:basedOn w:val="Normal"/>
    <w:link w:val="TextocomentarioCar"/>
    <w:uiPriority w:val="99"/>
    <w:unhideWhenUsed/>
    <w:rPr>
      <w:sz w:val="20"/>
      <w:szCs w:val="20"/>
    </w:rPr>
  </w:style>
  <w:style w:type="character" w:customStyle="1" w:styleId="TextocomentarioCar">
    <w:name w:val="Texto comentario Car"/>
    <w:basedOn w:val="Fuentedeprrafopredeter"/>
    <w:link w:val="Textocomentario"/>
    <w:uiPriority w:val="99"/>
    <w:rPr>
      <w:sz w:val="20"/>
      <w:szCs w:val="20"/>
    </w:rPr>
  </w:style>
  <w:style w:type="character" w:styleId="Refdecomentario">
    <w:name w:val="annotation reference"/>
    <w:basedOn w:val="Fuentedeprrafopredeter"/>
    <w:uiPriority w:val="99"/>
    <w:semiHidden/>
    <w:unhideWhenUsed/>
    <w:rPr>
      <w:sz w:val="16"/>
      <w:szCs w:val="16"/>
    </w:rPr>
  </w:style>
  <w:style w:type="paragraph" w:styleId="Textodeglobo">
    <w:name w:val="Balloon Text"/>
    <w:basedOn w:val="Normal"/>
    <w:link w:val="TextodegloboCar"/>
    <w:uiPriority w:val="99"/>
    <w:semiHidden/>
    <w:unhideWhenUsed/>
    <w:rsid w:val="00C05ADF"/>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C05ADF"/>
    <w:rPr>
      <w:rFonts w:ascii="Segoe UI" w:hAnsi="Segoe UI" w:cs="Segoe UI"/>
      <w:sz w:val="18"/>
      <w:szCs w:val="18"/>
    </w:rPr>
  </w:style>
  <w:style w:type="paragraph" w:styleId="Prrafodelista">
    <w:name w:val="List Paragraph"/>
    <w:basedOn w:val="Normal"/>
    <w:uiPriority w:val="34"/>
    <w:qFormat/>
    <w:rsid w:val="00734F54"/>
    <w:pPr>
      <w:widowControl/>
      <w:spacing w:after="120"/>
      <w:ind w:left="720"/>
      <w:contextualSpacing/>
      <w:jc w:val="both"/>
    </w:pPr>
    <w:rPr>
      <w:sz w:val="20"/>
      <w:szCs w:val="20"/>
    </w:rPr>
  </w:style>
  <w:style w:type="paragraph" w:styleId="Asuntodelcomentario">
    <w:name w:val="annotation subject"/>
    <w:basedOn w:val="Textocomentario"/>
    <w:next w:val="Textocomentario"/>
    <w:link w:val="AsuntodelcomentarioCar"/>
    <w:uiPriority w:val="99"/>
    <w:semiHidden/>
    <w:unhideWhenUsed/>
    <w:rsid w:val="00D31254"/>
    <w:rPr>
      <w:b/>
      <w:bCs/>
    </w:rPr>
  </w:style>
  <w:style w:type="character" w:customStyle="1" w:styleId="AsuntodelcomentarioCar">
    <w:name w:val="Asunto del comentario Car"/>
    <w:basedOn w:val="TextocomentarioCar"/>
    <w:link w:val="Asuntodelcomentario"/>
    <w:uiPriority w:val="99"/>
    <w:semiHidden/>
    <w:rsid w:val="00D31254"/>
    <w:rPr>
      <w:b/>
      <w:bCs/>
      <w:sz w:val="20"/>
      <w:szCs w:val="20"/>
    </w:rPr>
  </w:style>
  <w:style w:type="paragraph" w:styleId="TDC1">
    <w:name w:val="toc 1"/>
    <w:basedOn w:val="Normal"/>
    <w:next w:val="Normal"/>
    <w:autoRedefine/>
    <w:uiPriority w:val="39"/>
    <w:unhideWhenUsed/>
    <w:rsid w:val="00D2752B"/>
    <w:pPr>
      <w:spacing w:after="100"/>
    </w:pPr>
  </w:style>
  <w:style w:type="paragraph" w:styleId="TDC2">
    <w:name w:val="toc 2"/>
    <w:basedOn w:val="Normal"/>
    <w:next w:val="Normal"/>
    <w:autoRedefine/>
    <w:uiPriority w:val="39"/>
    <w:unhideWhenUsed/>
    <w:rsid w:val="00D2752B"/>
    <w:pPr>
      <w:spacing w:after="100"/>
      <w:ind w:left="220"/>
    </w:pPr>
  </w:style>
  <w:style w:type="paragraph" w:styleId="TDC3">
    <w:name w:val="toc 3"/>
    <w:basedOn w:val="Normal"/>
    <w:next w:val="Normal"/>
    <w:autoRedefine/>
    <w:uiPriority w:val="39"/>
    <w:unhideWhenUsed/>
    <w:rsid w:val="00D2752B"/>
    <w:pPr>
      <w:spacing w:after="100"/>
      <w:ind w:left="440"/>
    </w:pPr>
  </w:style>
  <w:style w:type="paragraph" w:styleId="TDC4">
    <w:name w:val="toc 4"/>
    <w:basedOn w:val="Normal"/>
    <w:next w:val="Normal"/>
    <w:autoRedefine/>
    <w:uiPriority w:val="39"/>
    <w:unhideWhenUsed/>
    <w:rsid w:val="00D2752B"/>
    <w:pPr>
      <w:spacing w:after="100"/>
      <w:ind w:left="660"/>
    </w:pPr>
  </w:style>
  <w:style w:type="character" w:styleId="Hipervnculo">
    <w:name w:val="Hyperlink"/>
    <w:basedOn w:val="Fuentedeprrafopredeter"/>
    <w:uiPriority w:val="99"/>
    <w:unhideWhenUsed/>
    <w:rsid w:val="00D2752B"/>
    <w:rPr>
      <w:color w:val="0000FF" w:themeColor="hyperlink"/>
      <w:u w:val="single"/>
    </w:rPr>
  </w:style>
  <w:style w:type="paragraph" w:styleId="Sinespaciado">
    <w:name w:val="No Spacing"/>
    <w:uiPriority w:val="1"/>
    <w:qFormat/>
    <w:rsid w:val="00D2752B"/>
  </w:style>
  <w:style w:type="paragraph" w:styleId="Encabezado">
    <w:name w:val="header"/>
    <w:basedOn w:val="Normal"/>
    <w:link w:val="EncabezadoCar"/>
    <w:uiPriority w:val="99"/>
    <w:unhideWhenUsed/>
    <w:rsid w:val="00383EF3"/>
    <w:pPr>
      <w:tabs>
        <w:tab w:val="center" w:pos="4252"/>
        <w:tab w:val="right" w:pos="8504"/>
      </w:tabs>
    </w:pPr>
  </w:style>
  <w:style w:type="character" w:customStyle="1" w:styleId="EncabezadoCar">
    <w:name w:val="Encabezado Car"/>
    <w:basedOn w:val="Fuentedeprrafopredeter"/>
    <w:link w:val="Encabezado"/>
    <w:uiPriority w:val="99"/>
    <w:rsid w:val="00383EF3"/>
  </w:style>
  <w:style w:type="paragraph" w:styleId="Piedepgina">
    <w:name w:val="footer"/>
    <w:basedOn w:val="Normal"/>
    <w:link w:val="PiedepginaCar"/>
    <w:uiPriority w:val="99"/>
    <w:unhideWhenUsed/>
    <w:rsid w:val="00383EF3"/>
    <w:pPr>
      <w:tabs>
        <w:tab w:val="center" w:pos="4252"/>
        <w:tab w:val="right" w:pos="8504"/>
      </w:tabs>
    </w:pPr>
  </w:style>
  <w:style w:type="character" w:customStyle="1" w:styleId="PiedepginaCar">
    <w:name w:val="Pie de página Car"/>
    <w:basedOn w:val="Fuentedeprrafopredeter"/>
    <w:link w:val="Piedepgina"/>
    <w:uiPriority w:val="99"/>
    <w:rsid w:val="00383EF3"/>
  </w:style>
  <w:style w:type="paragraph" w:styleId="Citadestacada">
    <w:name w:val="Intense Quote"/>
    <w:basedOn w:val="Normal"/>
    <w:next w:val="Normal"/>
    <w:link w:val="CitadestacadaCar"/>
    <w:uiPriority w:val="30"/>
    <w:qFormat/>
    <w:rsid w:val="00C2339A"/>
    <w:pPr>
      <w:widowControl/>
      <w:pBdr>
        <w:top w:val="single" w:sz="4" w:space="10" w:color="4F81BD" w:themeColor="accent1"/>
        <w:bottom w:val="single" w:sz="4" w:space="10" w:color="4F81BD" w:themeColor="accent1"/>
      </w:pBdr>
      <w:spacing w:before="360" w:after="360" w:line="276" w:lineRule="auto"/>
      <w:ind w:left="864" w:right="864"/>
      <w:jc w:val="center"/>
    </w:pPr>
    <w:rPr>
      <w:rFonts w:asciiTheme="minorHAnsi" w:eastAsiaTheme="minorHAnsi" w:hAnsiTheme="minorHAnsi" w:cstheme="minorBidi"/>
      <w:i/>
      <w:iCs/>
      <w:color w:val="4F81BD" w:themeColor="accent1"/>
      <w:lang w:eastAsia="en-US"/>
    </w:rPr>
  </w:style>
  <w:style w:type="character" w:customStyle="1" w:styleId="CitadestacadaCar">
    <w:name w:val="Cita destacada Car"/>
    <w:basedOn w:val="Fuentedeprrafopredeter"/>
    <w:link w:val="Citadestacada"/>
    <w:uiPriority w:val="30"/>
    <w:rsid w:val="00C2339A"/>
    <w:rPr>
      <w:rFonts w:asciiTheme="minorHAnsi" w:eastAsiaTheme="minorHAnsi" w:hAnsiTheme="minorHAnsi" w:cstheme="minorBidi"/>
      <w:i/>
      <w:iCs/>
      <w:color w:val="4F81BD" w:themeColor="accent1"/>
      <w:lang w:eastAsia="en-US"/>
    </w:rPr>
  </w:style>
  <w:style w:type="paragraph" w:styleId="Revisin">
    <w:name w:val="Revision"/>
    <w:hidden/>
    <w:uiPriority w:val="99"/>
    <w:semiHidden/>
    <w:rsid w:val="00BD6605"/>
    <w:pPr>
      <w:widowControl/>
    </w:pPr>
  </w:style>
  <w:style w:type="character" w:customStyle="1" w:styleId="Mencinsinresolver1">
    <w:name w:val="Mención sin resolver1"/>
    <w:basedOn w:val="Fuentedeprrafopredeter"/>
    <w:uiPriority w:val="99"/>
    <w:semiHidden/>
    <w:unhideWhenUsed/>
    <w:rsid w:val="00CB7FF8"/>
    <w:rPr>
      <w:color w:val="605E5C"/>
      <w:shd w:val="clear" w:color="auto" w:fill="E1DFDD"/>
    </w:rPr>
  </w:style>
  <w:style w:type="character" w:customStyle="1" w:styleId="Mencinsinresolver2">
    <w:name w:val="Mención sin resolver2"/>
    <w:basedOn w:val="Fuentedeprrafopredeter"/>
    <w:uiPriority w:val="99"/>
    <w:semiHidden/>
    <w:unhideWhenUsed/>
    <w:rsid w:val="002A4EB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3377080">
      <w:bodyDiv w:val="1"/>
      <w:marLeft w:val="0"/>
      <w:marRight w:val="0"/>
      <w:marTop w:val="0"/>
      <w:marBottom w:val="0"/>
      <w:divBdr>
        <w:top w:val="none" w:sz="0" w:space="0" w:color="auto"/>
        <w:left w:val="none" w:sz="0" w:space="0" w:color="auto"/>
        <w:bottom w:val="none" w:sz="0" w:space="0" w:color="auto"/>
        <w:right w:val="none" w:sz="0" w:space="0" w:color="auto"/>
      </w:divBdr>
    </w:div>
    <w:div w:id="650868584">
      <w:bodyDiv w:val="1"/>
      <w:marLeft w:val="0"/>
      <w:marRight w:val="0"/>
      <w:marTop w:val="0"/>
      <w:marBottom w:val="0"/>
      <w:divBdr>
        <w:top w:val="none" w:sz="0" w:space="0" w:color="auto"/>
        <w:left w:val="none" w:sz="0" w:space="0" w:color="auto"/>
        <w:bottom w:val="none" w:sz="0" w:space="0" w:color="auto"/>
        <w:right w:val="none" w:sz="0" w:space="0" w:color="auto"/>
      </w:divBdr>
    </w:div>
    <w:div w:id="669521987">
      <w:bodyDiv w:val="1"/>
      <w:marLeft w:val="0"/>
      <w:marRight w:val="0"/>
      <w:marTop w:val="0"/>
      <w:marBottom w:val="0"/>
      <w:divBdr>
        <w:top w:val="none" w:sz="0" w:space="0" w:color="auto"/>
        <w:left w:val="none" w:sz="0" w:space="0" w:color="auto"/>
        <w:bottom w:val="none" w:sz="0" w:space="0" w:color="auto"/>
        <w:right w:val="none" w:sz="0" w:space="0" w:color="auto"/>
      </w:divBdr>
      <w:divsChild>
        <w:div w:id="72706332">
          <w:marLeft w:val="0"/>
          <w:marRight w:val="0"/>
          <w:marTop w:val="0"/>
          <w:marBottom w:val="0"/>
          <w:divBdr>
            <w:top w:val="none" w:sz="0" w:space="0" w:color="auto"/>
            <w:left w:val="none" w:sz="0" w:space="0" w:color="auto"/>
            <w:bottom w:val="none" w:sz="0" w:space="0" w:color="auto"/>
            <w:right w:val="none" w:sz="0" w:space="0" w:color="auto"/>
          </w:divBdr>
        </w:div>
        <w:div w:id="1978800614">
          <w:marLeft w:val="0"/>
          <w:marRight w:val="0"/>
          <w:marTop w:val="0"/>
          <w:marBottom w:val="0"/>
          <w:divBdr>
            <w:top w:val="none" w:sz="0" w:space="0" w:color="auto"/>
            <w:left w:val="none" w:sz="0" w:space="0" w:color="auto"/>
            <w:bottom w:val="none" w:sz="0" w:space="0" w:color="auto"/>
            <w:right w:val="none" w:sz="0" w:space="0" w:color="auto"/>
          </w:divBdr>
        </w:div>
      </w:divsChild>
    </w:div>
    <w:div w:id="757100428">
      <w:bodyDiv w:val="1"/>
      <w:marLeft w:val="0"/>
      <w:marRight w:val="0"/>
      <w:marTop w:val="0"/>
      <w:marBottom w:val="0"/>
      <w:divBdr>
        <w:top w:val="none" w:sz="0" w:space="0" w:color="auto"/>
        <w:left w:val="none" w:sz="0" w:space="0" w:color="auto"/>
        <w:bottom w:val="none" w:sz="0" w:space="0" w:color="auto"/>
        <w:right w:val="none" w:sz="0" w:space="0" w:color="auto"/>
      </w:divBdr>
      <w:divsChild>
        <w:div w:id="545801165">
          <w:marLeft w:val="0"/>
          <w:marRight w:val="0"/>
          <w:marTop w:val="0"/>
          <w:marBottom w:val="0"/>
          <w:divBdr>
            <w:top w:val="none" w:sz="0" w:space="0" w:color="auto"/>
            <w:left w:val="none" w:sz="0" w:space="0" w:color="auto"/>
            <w:bottom w:val="none" w:sz="0" w:space="0" w:color="auto"/>
            <w:right w:val="none" w:sz="0" w:space="0" w:color="auto"/>
          </w:divBdr>
        </w:div>
        <w:div w:id="748649183">
          <w:marLeft w:val="0"/>
          <w:marRight w:val="0"/>
          <w:marTop w:val="0"/>
          <w:marBottom w:val="0"/>
          <w:divBdr>
            <w:top w:val="none" w:sz="0" w:space="0" w:color="auto"/>
            <w:left w:val="none" w:sz="0" w:space="0" w:color="auto"/>
            <w:bottom w:val="none" w:sz="0" w:space="0" w:color="auto"/>
            <w:right w:val="none" w:sz="0" w:space="0" w:color="auto"/>
          </w:divBdr>
        </w:div>
        <w:div w:id="1658148744">
          <w:marLeft w:val="0"/>
          <w:marRight w:val="0"/>
          <w:marTop w:val="0"/>
          <w:marBottom w:val="0"/>
          <w:divBdr>
            <w:top w:val="none" w:sz="0" w:space="0" w:color="auto"/>
            <w:left w:val="none" w:sz="0" w:space="0" w:color="auto"/>
            <w:bottom w:val="none" w:sz="0" w:space="0" w:color="auto"/>
            <w:right w:val="none" w:sz="0" w:space="0" w:color="auto"/>
          </w:divBdr>
        </w:div>
      </w:divsChild>
    </w:div>
    <w:div w:id="836651552">
      <w:bodyDiv w:val="1"/>
      <w:marLeft w:val="0"/>
      <w:marRight w:val="0"/>
      <w:marTop w:val="0"/>
      <w:marBottom w:val="0"/>
      <w:divBdr>
        <w:top w:val="none" w:sz="0" w:space="0" w:color="auto"/>
        <w:left w:val="none" w:sz="0" w:space="0" w:color="auto"/>
        <w:bottom w:val="none" w:sz="0" w:space="0" w:color="auto"/>
        <w:right w:val="none" w:sz="0" w:space="0" w:color="auto"/>
      </w:divBdr>
    </w:div>
    <w:div w:id="989098402">
      <w:bodyDiv w:val="1"/>
      <w:marLeft w:val="0"/>
      <w:marRight w:val="0"/>
      <w:marTop w:val="0"/>
      <w:marBottom w:val="0"/>
      <w:divBdr>
        <w:top w:val="none" w:sz="0" w:space="0" w:color="auto"/>
        <w:left w:val="none" w:sz="0" w:space="0" w:color="auto"/>
        <w:bottom w:val="none" w:sz="0" w:space="0" w:color="auto"/>
        <w:right w:val="none" w:sz="0" w:space="0" w:color="auto"/>
      </w:divBdr>
    </w:div>
    <w:div w:id="1161191194">
      <w:bodyDiv w:val="1"/>
      <w:marLeft w:val="0"/>
      <w:marRight w:val="0"/>
      <w:marTop w:val="0"/>
      <w:marBottom w:val="0"/>
      <w:divBdr>
        <w:top w:val="none" w:sz="0" w:space="0" w:color="auto"/>
        <w:left w:val="none" w:sz="0" w:space="0" w:color="auto"/>
        <w:bottom w:val="none" w:sz="0" w:space="0" w:color="auto"/>
        <w:right w:val="none" w:sz="0" w:space="0" w:color="auto"/>
      </w:divBdr>
    </w:div>
    <w:div w:id="1501041416">
      <w:bodyDiv w:val="1"/>
      <w:marLeft w:val="0"/>
      <w:marRight w:val="0"/>
      <w:marTop w:val="0"/>
      <w:marBottom w:val="0"/>
      <w:divBdr>
        <w:top w:val="none" w:sz="0" w:space="0" w:color="auto"/>
        <w:left w:val="none" w:sz="0" w:space="0" w:color="auto"/>
        <w:bottom w:val="none" w:sz="0" w:space="0" w:color="auto"/>
        <w:right w:val="none" w:sz="0" w:space="0" w:color="auto"/>
      </w:divBdr>
    </w:div>
    <w:div w:id="2099668756">
      <w:bodyDiv w:val="1"/>
      <w:marLeft w:val="0"/>
      <w:marRight w:val="0"/>
      <w:marTop w:val="0"/>
      <w:marBottom w:val="0"/>
      <w:divBdr>
        <w:top w:val="none" w:sz="0" w:space="0" w:color="auto"/>
        <w:left w:val="none" w:sz="0" w:space="0" w:color="auto"/>
        <w:bottom w:val="none" w:sz="0" w:space="0" w:color="auto"/>
        <w:right w:val="none" w:sz="0" w:space="0" w:color="auto"/>
      </w:divBdr>
      <w:divsChild>
        <w:div w:id="899487879">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solicitudalquiler@haya.es" TargetMode="External"/><Relationship Id="rId18" Type="http://schemas.openxmlformats.org/officeDocument/2006/relationships/hyperlink" Target="mailto:solicitudalquiler@haya.es" TargetMode="External"/><Relationship Id="rId26" Type="http://schemas.openxmlformats.org/officeDocument/2006/relationships/hyperlink" Target="mailto:contratos.alquilersocial@haya.es" TargetMode="External"/><Relationship Id="rId39" Type="http://schemas.openxmlformats.org/officeDocument/2006/relationships/hyperlink" Target="mailto:egi.psv@bbva.com" TargetMode="External"/><Relationship Id="rId21" Type="http://schemas.openxmlformats.org/officeDocument/2006/relationships/hyperlink" Target="mailto:egi.psv@bbva.com" TargetMode="External"/><Relationship Id="rId34" Type="http://schemas.openxmlformats.org/officeDocument/2006/relationships/hyperlink" Target="mailto:politicasocialvivienda@bbva.com" TargetMode="External"/><Relationship Id="rId42" Type="http://schemas.openxmlformats.org/officeDocument/2006/relationships/image" Target="media/image2.png"/><Relationship Id="rId47" Type="http://schemas.openxmlformats.org/officeDocument/2006/relationships/oleObject" Target="embeddings/oleObject1.bin"/><Relationship Id="rId50" Type="http://schemas.openxmlformats.org/officeDocument/2006/relationships/image" Target="media/image6.emf"/><Relationship Id="rId55"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mailto:alquilersocial.catalunya@haya.es" TargetMode="External"/><Relationship Id="rId29" Type="http://schemas.openxmlformats.org/officeDocument/2006/relationships/hyperlink" Target="mailto:contratos.alquilersocial@haya.es" TargetMode="External"/><Relationship Id="rId11" Type="http://schemas.openxmlformats.org/officeDocument/2006/relationships/hyperlink" Target="mailto:solicitudalquiler@haya.es" TargetMode="External"/><Relationship Id="rId24" Type="http://schemas.openxmlformats.org/officeDocument/2006/relationships/hyperlink" Target="mailto:contratos.alquilersocial@haya.es" TargetMode="External"/><Relationship Id="rId32" Type="http://schemas.openxmlformats.org/officeDocument/2006/relationships/hyperlink" Target="mailto:contratos.alquilersocial@haya.es" TargetMode="External"/><Relationship Id="rId37" Type="http://schemas.openxmlformats.org/officeDocument/2006/relationships/hyperlink" Target="mailto:contratos.alquilersocial@haya.es" TargetMode="External"/><Relationship Id="rId40" Type="http://schemas.openxmlformats.org/officeDocument/2006/relationships/hyperlink" Target="mailto:alquilersocial.catalunya@haya.es" TargetMode="External"/><Relationship Id="rId45" Type="http://schemas.openxmlformats.org/officeDocument/2006/relationships/package" Target="embeddings/Microsoft_Word_Document.docx"/><Relationship Id="rId53"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hyperlink" Target="mailto:alquilersocial.catalunya@haya.es" TargetMode="External"/><Relationship Id="rId19" Type="http://schemas.openxmlformats.org/officeDocument/2006/relationships/hyperlink" Target="mailto:solicitudalquiler@haya.es" TargetMode="External"/><Relationship Id="rId31" Type="http://schemas.openxmlformats.org/officeDocument/2006/relationships/hyperlink" Target="mailto:alquilersocial.catalunya@haya.es" TargetMode="External"/><Relationship Id="rId44" Type="http://schemas.openxmlformats.org/officeDocument/2006/relationships/image" Target="media/image3.emf"/><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mailto:egi.psv@bbva.com" TargetMode="External"/><Relationship Id="rId14" Type="http://schemas.openxmlformats.org/officeDocument/2006/relationships/hyperlink" Target="mailto:ofrecimientosleycatalana@haya.es" TargetMode="External"/><Relationship Id="rId22" Type="http://schemas.openxmlformats.org/officeDocument/2006/relationships/hyperlink" Target="mailto:solicitudalquiler@haya.es" TargetMode="External"/><Relationship Id="rId27" Type="http://schemas.openxmlformats.org/officeDocument/2006/relationships/hyperlink" Target="mailto:solicitudalquiler@haya.es" TargetMode="External"/><Relationship Id="rId30" Type="http://schemas.openxmlformats.org/officeDocument/2006/relationships/hyperlink" Target="mailto:solicitudalquiler@haya.es" TargetMode="External"/><Relationship Id="rId35" Type="http://schemas.openxmlformats.org/officeDocument/2006/relationships/hyperlink" Target="mailto:egi.gestionactivos@bbva.com" TargetMode="External"/><Relationship Id="rId43" Type="http://schemas.openxmlformats.org/officeDocument/2006/relationships/hyperlink" Target="https://intercambio.haya.es/ws-ram-bbva/" TargetMode="External"/><Relationship Id="rId48" Type="http://schemas.openxmlformats.org/officeDocument/2006/relationships/image" Target="media/image5.emf"/><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package" Target="embeddings/Microsoft_Word_Document1.docx"/><Relationship Id="rId3" Type="http://schemas.openxmlformats.org/officeDocument/2006/relationships/styles" Target="styles.xml"/><Relationship Id="rId12" Type="http://schemas.openxmlformats.org/officeDocument/2006/relationships/hyperlink" Target="mailto:contratos.alquilersocial@haya.es" TargetMode="External"/><Relationship Id="rId17" Type="http://schemas.openxmlformats.org/officeDocument/2006/relationships/hyperlink" Target="mailto:contratos.alquilersocial@haya.es" TargetMode="External"/><Relationship Id="rId25" Type="http://schemas.openxmlformats.org/officeDocument/2006/relationships/hyperlink" Target="mailto:alquilersocial.catalunya@haya.es" TargetMode="External"/><Relationship Id="rId33" Type="http://schemas.openxmlformats.org/officeDocument/2006/relationships/hyperlink" Target="mailto:solicitudalquiler@haya.es" TargetMode="External"/><Relationship Id="rId38" Type="http://schemas.openxmlformats.org/officeDocument/2006/relationships/hyperlink" Target="mailto:solicitudalquiler@haya.es" TargetMode="External"/><Relationship Id="rId46" Type="http://schemas.openxmlformats.org/officeDocument/2006/relationships/image" Target="media/image4.emf"/><Relationship Id="rId20" Type="http://schemas.openxmlformats.org/officeDocument/2006/relationships/hyperlink" Target="mailto:egi.psv@bbva.com" TargetMode="External"/><Relationship Id="rId41" Type="http://schemas.openxmlformats.org/officeDocument/2006/relationships/hyperlink" Target="mailto:solicitudalquiler@haya.es"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mailto:politicasocialvivienda@bbva.com" TargetMode="External"/><Relationship Id="rId23" Type="http://schemas.openxmlformats.org/officeDocument/2006/relationships/hyperlink" Target="mailto:alquilersocial.catalunya@haya.es" TargetMode="External"/><Relationship Id="rId28" Type="http://schemas.openxmlformats.org/officeDocument/2006/relationships/hyperlink" Target="mailto:alquilersocial.catalunya@haya.es" TargetMode="External"/><Relationship Id="rId36" Type="http://schemas.openxmlformats.org/officeDocument/2006/relationships/hyperlink" Target="mailto:alquilersocial.catalunya@haya.es" TargetMode="External"/><Relationship Id="rId49" Type="http://schemas.openxmlformats.org/officeDocument/2006/relationships/oleObject" Target="embeddings/oleObject2.bin"/></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53EAAD-6344-4277-B291-168E224F50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207</TotalTime>
  <Pages>28</Pages>
  <Words>12615</Words>
  <Characters>69384</Characters>
  <Application>Microsoft Office Word</Application>
  <DocSecurity>0</DocSecurity>
  <Lines>578</Lines>
  <Paragraphs>163</Paragraphs>
  <ScaleCrop>false</ScaleCrop>
  <HeadingPairs>
    <vt:vector size="2" baseType="variant">
      <vt:variant>
        <vt:lpstr>Título</vt:lpstr>
      </vt:variant>
      <vt:variant>
        <vt:i4>1</vt:i4>
      </vt:variant>
    </vt:vector>
  </HeadingPairs>
  <TitlesOfParts>
    <vt:vector size="1" baseType="lpstr">
      <vt:lpstr/>
    </vt:vector>
  </TitlesOfParts>
  <Company>BBVA</Company>
  <LinksUpToDate>false</LinksUpToDate>
  <CharactersWithSpaces>81836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ELVIRA PERDOMO, FERNANDO</dc:creator>
  <cp:lastModifiedBy>Natalia Peñalba Falkenthal</cp:lastModifiedBy>
  <cp:revision>11</cp:revision>
  <dcterms:created xsi:type="dcterms:W3CDTF">2020-12-14T15:39:00Z</dcterms:created>
  <dcterms:modified xsi:type="dcterms:W3CDTF">2020-12-21T15:51:00Z</dcterms:modified>
</cp:coreProperties>
</file>