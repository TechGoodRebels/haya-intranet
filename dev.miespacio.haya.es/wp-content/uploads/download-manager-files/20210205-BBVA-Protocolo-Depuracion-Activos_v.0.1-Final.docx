
<file path=[Content_Types].xml><?xml version="1.0" encoding="utf-8"?>
<Types xmlns="http://schemas.openxmlformats.org/package/2006/content-types">
  <Default Extension="bin" ContentType="application/vnd.openxmlformats-officedocument.oleObject"/>
  <Default Extension="docx" ContentType="application/vnd.openxmlformats-officedocument.wordprocessingml.document"/>
  <Default Extension="emf" ContentType="image/x-emf"/>
  <Default Extension="jpeg" ContentType="image/jpeg"/>
  <Default Extension="png" ContentType="image/png"/>
  <Default Extension="rels" ContentType="application/vnd.openxmlformats-package.relationships+xml"/>
  <Default Extension="wdp" ContentType="image/vnd.ms-photo"/>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E0D0B2A" w14:textId="2571F2DF" w:rsidR="0019592D" w:rsidRPr="00147BE8" w:rsidRDefault="0019592D" w:rsidP="00AC3CBE">
      <w:pPr>
        <w:pStyle w:val="ListaLetra1"/>
        <w:numPr>
          <w:ilvl w:val="0"/>
          <w:numId w:val="0"/>
        </w:numPr>
        <w:ind w:left="928"/>
      </w:pPr>
    </w:p>
    <w:tbl>
      <w:tblPr>
        <w:tblW w:w="9076" w:type="dxa"/>
        <w:tblLayout w:type="fixed"/>
        <w:tblCellMar>
          <w:left w:w="70" w:type="dxa"/>
          <w:right w:w="70" w:type="dxa"/>
        </w:tblCellMar>
        <w:tblLook w:val="0000" w:firstRow="0" w:lastRow="0" w:firstColumn="0" w:lastColumn="0" w:noHBand="0" w:noVBand="0"/>
      </w:tblPr>
      <w:tblGrid>
        <w:gridCol w:w="4395"/>
        <w:gridCol w:w="4681"/>
      </w:tblGrid>
      <w:tr w:rsidR="0019592D" w:rsidRPr="00F8438E" w14:paraId="6FA3AF0D" w14:textId="77777777" w:rsidTr="00B46C28">
        <w:trPr>
          <w:trHeight w:val="10399"/>
        </w:trPr>
        <w:tc>
          <w:tcPr>
            <w:tcW w:w="9076" w:type="dxa"/>
            <w:gridSpan w:val="2"/>
            <w:vAlign w:val="center"/>
          </w:tcPr>
          <w:p w14:paraId="6A7AF9E3" w14:textId="2B3CCD66" w:rsidR="00D962EE" w:rsidRDefault="00D962EE" w:rsidP="00B46C28">
            <w:pPr>
              <w:pStyle w:val="Piedepgina"/>
              <w:tabs>
                <w:tab w:val="left" w:pos="1134"/>
              </w:tabs>
              <w:jc w:val="center"/>
              <w:rPr>
                <w:b/>
                <w:color w:val="0A94D6"/>
                <w:sz w:val="48"/>
                <w:szCs w:val="36"/>
              </w:rPr>
            </w:pPr>
            <w:r w:rsidRPr="00320C76">
              <w:rPr>
                <w:noProof/>
                <w:lang w:eastAsia="es-ES"/>
              </w:rPr>
              <w:drawing>
                <wp:inline distT="0" distB="0" distL="0" distR="0" wp14:anchorId="4F422F6B" wp14:editId="4CB1E05A">
                  <wp:extent cx="1124585" cy="1669415"/>
                  <wp:effectExtent l="0" t="0" r="0" b="6985"/>
                  <wp:docPr id="6" name="Imagen 6" descr="C:\Users\asuarez\Desktop\logo haya buen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uarez\Desktop\logo haya bueno.jpg"/>
                          <pic:cNvPicPr>
                            <a:picLocks noChangeAspect="1" noChangeArrowheads="1"/>
                          </pic:cNvPicPr>
                        </pic:nvPicPr>
                        <pic:blipFill>
                          <a:blip r:embed="rId11">
                            <a:extLst>
                              <a:ext uri="{BEBA8EAE-BF5A-486C-A8C5-ECC9F3942E4B}">
                                <a14:imgProps xmlns:a14="http://schemas.microsoft.com/office/drawing/2010/main">
                                  <a14:imgLayer r:embed="rId12">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124585" cy="1669415"/>
                          </a:xfrm>
                          <a:prstGeom prst="rect">
                            <a:avLst/>
                          </a:prstGeom>
                          <a:noFill/>
                          <a:ln>
                            <a:noFill/>
                          </a:ln>
                        </pic:spPr>
                      </pic:pic>
                    </a:graphicData>
                  </a:graphic>
                </wp:inline>
              </w:drawing>
            </w:r>
          </w:p>
          <w:p w14:paraId="56A092AD" w14:textId="77777777" w:rsidR="003938C8" w:rsidRDefault="003938C8" w:rsidP="00B46C28">
            <w:pPr>
              <w:pStyle w:val="Piedepgina"/>
              <w:tabs>
                <w:tab w:val="left" w:pos="1134"/>
              </w:tabs>
              <w:jc w:val="center"/>
              <w:rPr>
                <w:b/>
                <w:color w:val="0A94D6"/>
                <w:sz w:val="48"/>
                <w:szCs w:val="36"/>
              </w:rPr>
            </w:pPr>
          </w:p>
          <w:p w14:paraId="4FDB2C47" w14:textId="77777777" w:rsidR="00423589" w:rsidRDefault="00423589" w:rsidP="00423589">
            <w:pPr>
              <w:pStyle w:val="Piedepgina"/>
              <w:tabs>
                <w:tab w:val="left" w:pos="1134"/>
              </w:tabs>
              <w:jc w:val="center"/>
              <w:rPr>
                <w:b/>
                <w:color w:val="0A94D6"/>
                <w:sz w:val="48"/>
                <w:szCs w:val="36"/>
              </w:rPr>
            </w:pPr>
            <w:r>
              <w:rPr>
                <w:b/>
                <w:color w:val="0A94D6"/>
                <w:sz w:val="48"/>
                <w:szCs w:val="36"/>
              </w:rPr>
              <w:t>Pre-Entradas</w:t>
            </w:r>
          </w:p>
          <w:p w14:paraId="1B719667" w14:textId="08416563" w:rsidR="0019592D" w:rsidRPr="0019592D" w:rsidRDefault="00423589" w:rsidP="00423589">
            <w:pPr>
              <w:pStyle w:val="Piedepgina"/>
              <w:tabs>
                <w:tab w:val="left" w:pos="1134"/>
              </w:tabs>
              <w:jc w:val="center"/>
              <w:rPr>
                <w:sz w:val="36"/>
                <w:szCs w:val="36"/>
              </w:rPr>
            </w:pPr>
            <w:r>
              <w:rPr>
                <w:b/>
                <w:color w:val="0A94D6"/>
                <w:sz w:val="48"/>
                <w:szCs w:val="36"/>
              </w:rPr>
              <w:t xml:space="preserve">y </w:t>
            </w:r>
            <w:r w:rsidR="00B46C28">
              <w:rPr>
                <w:b/>
                <w:color w:val="0A94D6"/>
                <w:sz w:val="48"/>
                <w:szCs w:val="36"/>
              </w:rPr>
              <w:t>Depuración de Activos</w:t>
            </w:r>
          </w:p>
        </w:tc>
      </w:tr>
      <w:tr w:rsidR="00D962EE" w:rsidRPr="000C05FE" w14:paraId="55161885" w14:textId="77777777" w:rsidTr="00C12E56">
        <w:trPr>
          <w:trHeight w:val="279"/>
        </w:trPr>
        <w:tc>
          <w:tcPr>
            <w:tcW w:w="4395" w:type="dxa"/>
            <w:vAlign w:val="bottom"/>
          </w:tcPr>
          <w:p w14:paraId="083E569E" w14:textId="1DF17F67" w:rsidR="00D962EE" w:rsidRDefault="00D962EE" w:rsidP="00B46C28">
            <w:pPr>
              <w:pStyle w:val="Piedepgina"/>
              <w:tabs>
                <w:tab w:val="left" w:pos="1134"/>
              </w:tabs>
              <w:jc w:val="right"/>
              <w:rPr>
                <w:color w:val="0A94D6"/>
                <w:sz w:val="24"/>
                <w:szCs w:val="36"/>
              </w:rPr>
            </w:pPr>
          </w:p>
        </w:tc>
        <w:tc>
          <w:tcPr>
            <w:tcW w:w="4681" w:type="dxa"/>
            <w:vAlign w:val="bottom"/>
          </w:tcPr>
          <w:p w14:paraId="478504AE" w14:textId="77777777" w:rsidR="00B46C28" w:rsidRDefault="00B46C28" w:rsidP="00B46C28">
            <w:pPr>
              <w:pStyle w:val="Piedepgina"/>
              <w:ind w:left="-75" w:right="-62"/>
              <w:rPr>
                <w:color w:val="0A94D6"/>
                <w:sz w:val="24"/>
                <w:szCs w:val="36"/>
              </w:rPr>
            </w:pPr>
            <w:r>
              <w:rPr>
                <w:color w:val="0A94D6"/>
                <w:sz w:val="24"/>
                <w:szCs w:val="36"/>
              </w:rPr>
              <w:t>Unidad de Organización y Calidad de Procesos</w:t>
            </w:r>
          </w:p>
          <w:p w14:paraId="2E06C73C" w14:textId="5E5D1D14" w:rsidR="00D962EE" w:rsidRPr="000C05FE" w:rsidRDefault="00D962EE" w:rsidP="00B46C28">
            <w:pPr>
              <w:pStyle w:val="Piedepgina"/>
              <w:tabs>
                <w:tab w:val="left" w:pos="1134"/>
              </w:tabs>
              <w:jc w:val="center"/>
              <w:rPr>
                <w:color w:val="0A94D6"/>
                <w:sz w:val="24"/>
                <w:szCs w:val="36"/>
              </w:rPr>
            </w:pPr>
          </w:p>
        </w:tc>
      </w:tr>
    </w:tbl>
    <w:tbl>
      <w:tblPr>
        <w:tblStyle w:val="Tablaconcuadrcula"/>
        <w:tblW w:w="0" w:type="auto"/>
        <w:tbl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insideH w:val="single" w:sz="2" w:space="0" w:color="808080" w:themeColor="background1" w:themeShade="80"/>
          <w:insideV w:val="single" w:sz="2" w:space="0" w:color="808080" w:themeColor="background1" w:themeShade="80"/>
        </w:tblBorders>
        <w:tblLook w:val="04A0" w:firstRow="1" w:lastRow="0" w:firstColumn="1" w:lastColumn="0" w:noHBand="0" w:noVBand="1"/>
      </w:tblPr>
      <w:tblGrid>
        <w:gridCol w:w="848"/>
        <w:gridCol w:w="992"/>
        <w:gridCol w:w="142"/>
        <w:gridCol w:w="1347"/>
        <w:gridCol w:w="1061"/>
        <w:gridCol w:w="2552"/>
        <w:gridCol w:w="992"/>
        <w:gridCol w:w="1130"/>
      </w:tblGrid>
      <w:tr w:rsidR="00F14DFD" w:rsidRPr="00B3155E" w14:paraId="08A689DA" w14:textId="77777777" w:rsidTr="005721DE">
        <w:tc>
          <w:tcPr>
            <w:tcW w:w="1840" w:type="dxa"/>
            <w:gridSpan w:val="2"/>
            <w:shd w:val="clear" w:color="auto" w:fill="F2F2F2" w:themeFill="background1" w:themeFillShade="F2"/>
            <w:vAlign w:val="center"/>
          </w:tcPr>
          <w:p w14:paraId="7FC5283B" w14:textId="77777777" w:rsidR="00F14DFD" w:rsidRPr="004F7028" w:rsidRDefault="00F14DFD" w:rsidP="00B46C28">
            <w:pPr>
              <w:tabs>
                <w:tab w:val="left" w:pos="1134"/>
              </w:tabs>
              <w:spacing w:before="20" w:after="20"/>
              <w:jc w:val="left"/>
              <w:rPr>
                <w:b/>
                <w:color w:val="0A94D6"/>
                <w:sz w:val="18"/>
                <w:szCs w:val="18"/>
              </w:rPr>
            </w:pPr>
            <w:r w:rsidRPr="004F7028">
              <w:rPr>
                <w:b/>
                <w:color w:val="0A94D6"/>
                <w:sz w:val="18"/>
                <w:szCs w:val="18"/>
              </w:rPr>
              <w:lastRenderedPageBreak/>
              <w:t>Tipo de Proceso</w:t>
            </w:r>
          </w:p>
        </w:tc>
        <w:tc>
          <w:tcPr>
            <w:tcW w:w="1489" w:type="dxa"/>
            <w:gridSpan w:val="2"/>
            <w:shd w:val="clear" w:color="auto" w:fill="F2F2F2" w:themeFill="background1" w:themeFillShade="F2"/>
            <w:vAlign w:val="center"/>
          </w:tcPr>
          <w:p w14:paraId="49A56E9F" w14:textId="77777777" w:rsidR="00F14DFD" w:rsidRPr="004F7028" w:rsidRDefault="00F14DFD" w:rsidP="00B46C28">
            <w:pPr>
              <w:tabs>
                <w:tab w:val="left" w:pos="1134"/>
              </w:tabs>
              <w:spacing w:before="20" w:after="20"/>
              <w:jc w:val="center"/>
              <w:rPr>
                <w:b/>
                <w:color w:val="0A94D6"/>
                <w:sz w:val="18"/>
                <w:szCs w:val="18"/>
              </w:rPr>
            </w:pPr>
            <w:r>
              <w:rPr>
                <w:b/>
                <w:color w:val="0A94D6"/>
                <w:sz w:val="18"/>
                <w:szCs w:val="18"/>
              </w:rPr>
              <w:t>N º Total Páginas</w:t>
            </w:r>
          </w:p>
        </w:tc>
        <w:tc>
          <w:tcPr>
            <w:tcW w:w="3613" w:type="dxa"/>
            <w:gridSpan w:val="2"/>
            <w:shd w:val="clear" w:color="auto" w:fill="F2F2F2" w:themeFill="background1" w:themeFillShade="F2"/>
            <w:vAlign w:val="center"/>
          </w:tcPr>
          <w:p w14:paraId="6A91A818" w14:textId="77777777" w:rsidR="00F14DFD" w:rsidRPr="004F7028" w:rsidRDefault="00F14DFD" w:rsidP="00B46C28">
            <w:pPr>
              <w:tabs>
                <w:tab w:val="left" w:pos="1134"/>
              </w:tabs>
              <w:spacing w:before="20" w:after="20"/>
              <w:jc w:val="left"/>
              <w:rPr>
                <w:b/>
                <w:color w:val="0A94D6"/>
                <w:sz w:val="18"/>
                <w:szCs w:val="18"/>
              </w:rPr>
            </w:pPr>
            <w:r>
              <w:rPr>
                <w:b/>
                <w:color w:val="0A94D6"/>
                <w:sz w:val="18"/>
                <w:szCs w:val="18"/>
              </w:rPr>
              <w:t>Código Documento</w:t>
            </w:r>
          </w:p>
        </w:tc>
        <w:tc>
          <w:tcPr>
            <w:tcW w:w="992" w:type="dxa"/>
            <w:shd w:val="clear" w:color="auto" w:fill="F2F2F2" w:themeFill="background1" w:themeFillShade="F2"/>
            <w:vAlign w:val="center"/>
          </w:tcPr>
          <w:p w14:paraId="70EA94DB" w14:textId="77777777" w:rsidR="00F14DFD" w:rsidRPr="00B3155E" w:rsidRDefault="00F14DFD" w:rsidP="00B46C28">
            <w:pPr>
              <w:tabs>
                <w:tab w:val="left" w:pos="1134"/>
              </w:tabs>
              <w:spacing w:before="20" w:after="20"/>
              <w:jc w:val="center"/>
              <w:rPr>
                <w:b/>
                <w:color w:val="0A94D6"/>
                <w:sz w:val="18"/>
                <w:szCs w:val="18"/>
              </w:rPr>
            </w:pPr>
            <w:r w:rsidRPr="00B3155E">
              <w:rPr>
                <w:b/>
                <w:color w:val="0A94D6"/>
                <w:sz w:val="18"/>
                <w:szCs w:val="18"/>
              </w:rPr>
              <w:t>Versión</w:t>
            </w:r>
          </w:p>
        </w:tc>
        <w:tc>
          <w:tcPr>
            <w:tcW w:w="1130" w:type="dxa"/>
            <w:shd w:val="clear" w:color="auto" w:fill="F2F2F2" w:themeFill="background1" w:themeFillShade="F2"/>
            <w:vAlign w:val="center"/>
          </w:tcPr>
          <w:p w14:paraId="725D843A" w14:textId="77777777" w:rsidR="00F14DFD" w:rsidRPr="00B3155E" w:rsidRDefault="00F14DFD" w:rsidP="00B46C28">
            <w:pPr>
              <w:tabs>
                <w:tab w:val="left" w:pos="1134"/>
              </w:tabs>
              <w:spacing w:before="20" w:after="20"/>
              <w:jc w:val="center"/>
              <w:rPr>
                <w:b/>
                <w:color w:val="0A94D6"/>
                <w:sz w:val="18"/>
                <w:szCs w:val="18"/>
              </w:rPr>
            </w:pPr>
            <w:r w:rsidRPr="00B3155E">
              <w:rPr>
                <w:b/>
                <w:color w:val="0A94D6"/>
                <w:sz w:val="18"/>
                <w:szCs w:val="18"/>
              </w:rPr>
              <w:t>Fecha</w:t>
            </w:r>
          </w:p>
        </w:tc>
      </w:tr>
      <w:tr w:rsidR="00F14DFD" w:rsidRPr="00C60A6C" w14:paraId="607B9674" w14:textId="77777777" w:rsidTr="005721DE">
        <w:tc>
          <w:tcPr>
            <w:tcW w:w="1840" w:type="dxa"/>
            <w:gridSpan w:val="2"/>
            <w:vAlign w:val="center"/>
          </w:tcPr>
          <w:p w14:paraId="78032F82" w14:textId="77777777" w:rsidR="00F14DFD" w:rsidRPr="004F7028" w:rsidRDefault="003B649D" w:rsidP="00B46C28">
            <w:pPr>
              <w:tabs>
                <w:tab w:val="left" w:pos="1134"/>
              </w:tabs>
              <w:spacing w:before="60" w:after="60"/>
              <w:jc w:val="left"/>
              <w:rPr>
                <w:sz w:val="18"/>
                <w:szCs w:val="18"/>
              </w:rPr>
            </w:pPr>
            <w:sdt>
              <w:sdtPr>
                <w:rPr>
                  <w:sz w:val="18"/>
                  <w:szCs w:val="18"/>
                </w:rPr>
                <w:alias w:val="Tipo de Proceso"/>
                <w:tag w:val="Tipo de Proceso"/>
                <w:id w:val="2125344489"/>
                <w:placeholder>
                  <w:docPart w:val="613E178FA7364C28A1C7878384848895"/>
                </w:placeholder>
                <w15:color w:val="000000"/>
                <w:comboBox>
                  <w:listItem w:value="Elija un elemento."/>
                  <w:listItem w:displayText="Proceso de Negocio" w:value="Proceso de Negocio"/>
                  <w:listItem w:displayText="Proceso de Soporte" w:value="Proceso de Soporte"/>
                  <w:listItem w:displayText="Proceso de Gestión" w:value="Proceso de Gestión"/>
                </w:comboBox>
              </w:sdtPr>
              <w:sdtEndPr/>
              <w:sdtContent>
                <w:r w:rsidR="00317DDC">
                  <w:rPr>
                    <w:sz w:val="18"/>
                    <w:szCs w:val="18"/>
                  </w:rPr>
                  <w:t>Proceso de Negocio</w:t>
                </w:r>
              </w:sdtContent>
            </w:sdt>
          </w:p>
        </w:tc>
        <w:tc>
          <w:tcPr>
            <w:tcW w:w="1489" w:type="dxa"/>
            <w:gridSpan w:val="2"/>
            <w:vAlign w:val="center"/>
          </w:tcPr>
          <w:p w14:paraId="2D427AB9" w14:textId="54561D92" w:rsidR="00F14DFD" w:rsidRPr="00F97D1B" w:rsidRDefault="001136EE" w:rsidP="00B46C28">
            <w:pPr>
              <w:tabs>
                <w:tab w:val="left" w:pos="1134"/>
              </w:tabs>
              <w:spacing w:before="60" w:after="60"/>
              <w:jc w:val="center"/>
              <w:rPr>
                <w:sz w:val="18"/>
                <w:szCs w:val="18"/>
              </w:rPr>
            </w:pPr>
            <w:r>
              <w:rPr>
                <w:sz w:val="18"/>
              </w:rPr>
              <w:t>2</w:t>
            </w:r>
            <w:r w:rsidR="009B41BD">
              <w:rPr>
                <w:sz w:val="18"/>
              </w:rPr>
              <w:t>1</w:t>
            </w:r>
          </w:p>
        </w:tc>
        <w:tc>
          <w:tcPr>
            <w:tcW w:w="3613" w:type="dxa"/>
            <w:gridSpan w:val="2"/>
            <w:vAlign w:val="center"/>
          </w:tcPr>
          <w:p w14:paraId="6A6AE5A5" w14:textId="43B383C7" w:rsidR="00F14DFD" w:rsidRPr="004F7028" w:rsidRDefault="00F14DFD" w:rsidP="00B46C28">
            <w:pPr>
              <w:tabs>
                <w:tab w:val="left" w:pos="1134"/>
              </w:tabs>
              <w:spacing w:before="60" w:after="60"/>
              <w:jc w:val="left"/>
              <w:rPr>
                <w:sz w:val="18"/>
                <w:szCs w:val="18"/>
              </w:rPr>
            </w:pPr>
            <w:r w:rsidRPr="00F14DFD">
              <w:rPr>
                <w:sz w:val="18"/>
                <w:szCs w:val="18"/>
              </w:rPr>
              <w:t>NEG-</w:t>
            </w:r>
            <w:r w:rsidR="00B0020B">
              <w:rPr>
                <w:sz w:val="18"/>
                <w:szCs w:val="18"/>
              </w:rPr>
              <w:t>BBVA</w:t>
            </w:r>
            <w:r w:rsidRPr="00F14DFD">
              <w:rPr>
                <w:sz w:val="18"/>
                <w:szCs w:val="18"/>
              </w:rPr>
              <w:t>-SJU-00</w:t>
            </w:r>
          </w:p>
        </w:tc>
        <w:tc>
          <w:tcPr>
            <w:tcW w:w="992" w:type="dxa"/>
            <w:vAlign w:val="center"/>
          </w:tcPr>
          <w:p w14:paraId="21F8CE00" w14:textId="2C13E801" w:rsidR="00F14DFD" w:rsidRPr="00B3155E" w:rsidRDefault="00F14DFD" w:rsidP="00B46C28">
            <w:pPr>
              <w:tabs>
                <w:tab w:val="left" w:pos="1134"/>
              </w:tabs>
              <w:spacing w:before="60" w:after="60"/>
              <w:jc w:val="center"/>
              <w:rPr>
                <w:sz w:val="18"/>
                <w:szCs w:val="18"/>
              </w:rPr>
            </w:pPr>
            <w:r>
              <w:rPr>
                <w:sz w:val="18"/>
                <w:szCs w:val="18"/>
              </w:rPr>
              <w:t>0.</w:t>
            </w:r>
            <w:r w:rsidR="00B50C96">
              <w:rPr>
                <w:sz w:val="18"/>
                <w:szCs w:val="18"/>
              </w:rPr>
              <w:t>9</w:t>
            </w:r>
          </w:p>
        </w:tc>
        <w:tc>
          <w:tcPr>
            <w:tcW w:w="1130" w:type="dxa"/>
            <w:vAlign w:val="center"/>
          </w:tcPr>
          <w:p w14:paraId="61038E6B" w14:textId="3B10A1BA" w:rsidR="00F14DFD" w:rsidRPr="00C60A6C" w:rsidRDefault="00B50C96" w:rsidP="00B46C28">
            <w:pPr>
              <w:tabs>
                <w:tab w:val="left" w:pos="1134"/>
              </w:tabs>
              <w:spacing w:before="60" w:after="60"/>
              <w:jc w:val="center"/>
              <w:rPr>
                <w:sz w:val="18"/>
                <w:szCs w:val="18"/>
              </w:rPr>
            </w:pPr>
            <w:r>
              <w:rPr>
                <w:sz w:val="18"/>
                <w:szCs w:val="18"/>
              </w:rPr>
              <w:t>0</w:t>
            </w:r>
            <w:r w:rsidR="00DA5D17">
              <w:rPr>
                <w:sz w:val="18"/>
                <w:szCs w:val="18"/>
              </w:rPr>
              <w:t>5</w:t>
            </w:r>
            <w:r w:rsidR="00783639" w:rsidRPr="00C921EF">
              <w:rPr>
                <w:sz w:val="18"/>
                <w:szCs w:val="18"/>
              </w:rPr>
              <w:t>/</w:t>
            </w:r>
            <w:r w:rsidR="009B41BD">
              <w:rPr>
                <w:sz w:val="18"/>
                <w:szCs w:val="18"/>
              </w:rPr>
              <w:t>0</w:t>
            </w:r>
            <w:r>
              <w:rPr>
                <w:sz w:val="18"/>
                <w:szCs w:val="18"/>
              </w:rPr>
              <w:t>2</w:t>
            </w:r>
            <w:r w:rsidR="001136EE">
              <w:rPr>
                <w:sz w:val="18"/>
                <w:szCs w:val="18"/>
              </w:rPr>
              <w:t>/</w:t>
            </w:r>
            <w:r w:rsidR="00F14DFD" w:rsidRPr="00C921EF">
              <w:rPr>
                <w:sz w:val="18"/>
                <w:szCs w:val="18"/>
              </w:rPr>
              <w:t>20</w:t>
            </w:r>
            <w:r w:rsidR="00B0020B" w:rsidRPr="00C921EF">
              <w:rPr>
                <w:sz w:val="18"/>
                <w:szCs w:val="18"/>
              </w:rPr>
              <w:t>2</w:t>
            </w:r>
            <w:r w:rsidR="009B41BD">
              <w:rPr>
                <w:sz w:val="18"/>
                <w:szCs w:val="18"/>
              </w:rPr>
              <w:t>1</w:t>
            </w:r>
          </w:p>
        </w:tc>
      </w:tr>
      <w:tr w:rsidR="00F14DFD" w:rsidRPr="00B3155E" w14:paraId="5FE0E85D" w14:textId="77777777" w:rsidTr="005721DE">
        <w:trPr>
          <w:trHeight w:val="194"/>
        </w:trPr>
        <w:tc>
          <w:tcPr>
            <w:tcW w:w="9064" w:type="dxa"/>
            <w:gridSpan w:val="8"/>
            <w:shd w:val="clear" w:color="auto" w:fill="F2F2F2" w:themeFill="background1" w:themeFillShade="F2"/>
            <w:vAlign w:val="center"/>
          </w:tcPr>
          <w:p w14:paraId="0047DC73" w14:textId="77777777" w:rsidR="00F14DFD" w:rsidRPr="00B3155E" w:rsidRDefault="00F14DFD" w:rsidP="00B46C28">
            <w:pPr>
              <w:tabs>
                <w:tab w:val="left" w:pos="1134"/>
              </w:tabs>
              <w:spacing w:before="20" w:after="20"/>
              <w:jc w:val="left"/>
              <w:rPr>
                <w:b/>
                <w:color w:val="0A94D6"/>
                <w:sz w:val="18"/>
                <w:szCs w:val="18"/>
              </w:rPr>
            </w:pPr>
            <w:r>
              <w:rPr>
                <w:b/>
                <w:color w:val="0A94D6"/>
                <w:sz w:val="18"/>
                <w:szCs w:val="18"/>
              </w:rPr>
              <w:t xml:space="preserve">Objeto / </w:t>
            </w:r>
            <w:r w:rsidRPr="00B3155E">
              <w:rPr>
                <w:b/>
                <w:color w:val="0A94D6"/>
                <w:sz w:val="18"/>
                <w:szCs w:val="18"/>
              </w:rPr>
              <w:t>Misión del Proceso</w:t>
            </w:r>
          </w:p>
        </w:tc>
      </w:tr>
      <w:tr w:rsidR="00F14DFD" w:rsidRPr="00B3155E" w14:paraId="5BE12129" w14:textId="77777777" w:rsidTr="005721DE">
        <w:trPr>
          <w:trHeight w:val="738"/>
        </w:trPr>
        <w:tc>
          <w:tcPr>
            <w:tcW w:w="9064" w:type="dxa"/>
            <w:gridSpan w:val="8"/>
            <w:vAlign w:val="center"/>
          </w:tcPr>
          <w:p w14:paraId="51261118" w14:textId="68390D78" w:rsidR="00C921EF" w:rsidRPr="00C921EF" w:rsidRDefault="006659F5" w:rsidP="00E06836">
            <w:pPr>
              <w:pStyle w:val="Prrafodelista"/>
              <w:numPr>
                <w:ilvl w:val="0"/>
                <w:numId w:val="10"/>
              </w:numPr>
              <w:tabs>
                <w:tab w:val="left" w:pos="1134"/>
              </w:tabs>
              <w:spacing w:after="20"/>
              <w:ind w:left="307" w:hanging="284"/>
              <w:contextualSpacing w:val="0"/>
              <w:jc w:val="left"/>
              <w:rPr>
                <w:sz w:val="18"/>
                <w:szCs w:val="18"/>
              </w:rPr>
            </w:pPr>
            <w:r w:rsidRPr="00C921EF">
              <w:rPr>
                <w:sz w:val="18"/>
                <w:szCs w:val="18"/>
              </w:rPr>
              <w:t>Disponibilidad en H</w:t>
            </w:r>
            <w:r w:rsidR="00B57274" w:rsidRPr="00C921EF">
              <w:rPr>
                <w:sz w:val="18"/>
                <w:szCs w:val="18"/>
              </w:rPr>
              <w:t>eracles</w:t>
            </w:r>
            <w:r w:rsidRPr="00C921EF">
              <w:rPr>
                <w:sz w:val="18"/>
                <w:szCs w:val="18"/>
              </w:rPr>
              <w:t xml:space="preserve"> de </w:t>
            </w:r>
            <w:r w:rsidR="00423589" w:rsidRPr="00C921EF">
              <w:rPr>
                <w:sz w:val="18"/>
                <w:szCs w:val="18"/>
              </w:rPr>
              <w:t xml:space="preserve">los datos y de </w:t>
            </w:r>
            <w:r w:rsidRPr="00C921EF">
              <w:rPr>
                <w:sz w:val="18"/>
                <w:szCs w:val="18"/>
              </w:rPr>
              <w:t xml:space="preserve">la documentación </w:t>
            </w:r>
            <w:r w:rsidR="00423589" w:rsidRPr="00C921EF">
              <w:rPr>
                <w:sz w:val="18"/>
                <w:szCs w:val="18"/>
              </w:rPr>
              <w:t>necesaria</w:t>
            </w:r>
            <w:r w:rsidRPr="00C921EF">
              <w:rPr>
                <w:sz w:val="18"/>
                <w:szCs w:val="18"/>
              </w:rPr>
              <w:t xml:space="preserve"> </w:t>
            </w:r>
            <w:r w:rsidR="00423589" w:rsidRPr="00C921EF">
              <w:rPr>
                <w:sz w:val="18"/>
                <w:szCs w:val="18"/>
              </w:rPr>
              <w:t>en función del tipo de entrada (</w:t>
            </w:r>
            <w:r w:rsidRPr="00C921EF">
              <w:rPr>
                <w:sz w:val="18"/>
                <w:szCs w:val="18"/>
              </w:rPr>
              <w:t>Compras y Daciones o Adjudicaciones y Cesiones</w:t>
            </w:r>
            <w:r w:rsidR="00423589" w:rsidRPr="00C921EF">
              <w:rPr>
                <w:sz w:val="18"/>
                <w:szCs w:val="18"/>
              </w:rPr>
              <w:t xml:space="preserve">) </w:t>
            </w:r>
            <w:r w:rsidRPr="00C921EF">
              <w:rPr>
                <w:sz w:val="18"/>
                <w:szCs w:val="18"/>
              </w:rPr>
              <w:t>para poder dar de alta el activo en sistemas H</w:t>
            </w:r>
            <w:r w:rsidR="00C921EF">
              <w:rPr>
                <w:sz w:val="18"/>
                <w:szCs w:val="18"/>
              </w:rPr>
              <w:t>aya</w:t>
            </w:r>
            <w:r w:rsidR="00C921EF" w:rsidRPr="00C921EF">
              <w:rPr>
                <w:sz w:val="18"/>
                <w:szCs w:val="18"/>
              </w:rPr>
              <w:t>.</w:t>
            </w:r>
          </w:p>
          <w:p w14:paraId="523F27A7" w14:textId="0BFE0F81" w:rsidR="00F14DFD" w:rsidRPr="00C921EF" w:rsidRDefault="00F14DFD" w:rsidP="00E06836">
            <w:pPr>
              <w:pStyle w:val="Prrafodelista"/>
              <w:numPr>
                <w:ilvl w:val="0"/>
                <w:numId w:val="10"/>
              </w:numPr>
              <w:tabs>
                <w:tab w:val="left" w:pos="1134"/>
              </w:tabs>
              <w:spacing w:after="20"/>
              <w:ind w:left="307" w:hanging="284"/>
              <w:contextualSpacing w:val="0"/>
              <w:jc w:val="left"/>
              <w:rPr>
                <w:sz w:val="18"/>
                <w:szCs w:val="18"/>
              </w:rPr>
            </w:pPr>
            <w:r w:rsidRPr="00C921EF">
              <w:rPr>
                <w:sz w:val="18"/>
                <w:szCs w:val="18"/>
              </w:rPr>
              <w:t xml:space="preserve">Depuración de los datos de los activos inmobiliarios (REO) desde su entrada en perímetro HRE (Decreto de Adjudicación/Escritura de </w:t>
            </w:r>
            <w:r w:rsidR="00E85F5E" w:rsidRPr="00C921EF">
              <w:rPr>
                <w:sz w:val="18"/>
                <w:szCs w:val="18"/>
              </w:rPr>
              <w:t>Dación o Compra</w:t>
            </w:r>
            <w:r w:rsidRPr="00C921EF">
              <w:rPr>
                <w:sz w:val="18"/>
                <w:szCs w:val="18"/>
              </w:rPr>
              <w:t>) y saneamiento de su situación jurídica y registral</w:t>
            </w:r>
            <w:r w:rsidR="00C921EF">
              <w:rPr>
                <w:sz w:val="18"/>
                <w:szCs w:val="18"/>
              </w:rPr>
              <w:t>.</w:t>
            </w:r>
          </w:p>
        </w:tc>
      </w:tr>
      <w:tr w:rsidR="00F14DFD" w:rsidRPr="00B3155E" w14:paraId="3C811A59" w14:textId="77777777" w:rsidTr="005721DE">
        <w:tc>
          <w:tcPr>
            <w:tcW w:w="9064" w:type="dxa"/>
            <w:gridSpan w:val="8"/>
            <w:shd w:val="clear" w:color="auto" w:fill="F2F2F2" w:themeFill="background1" w:themeFillShade="F2"/>
            <w:vAlign w:val="center"/>
          </w:tcPr>
          <w:p w14:paraId="66C20685" w14:textId="77777777" w:rsidR="00F14DFD" w:rsidRPr="00B3155E" w:rsidRDefault="00F14DFD" w:rsidP="00B46C28">
            <w:pPr>
              <w:tabs>
                <w:tab w:val="left" w:pos="1134"/>
              </w:tabs>
              <w:spacing w:before="20" w:after="20"/>
              <w:jc w:val="left"/>
              <w:rPr>
                <w:b/>
                <w:color w:val="0A94D6"/>
                <w:sz w:val="18"/>
                <w:szCs w:val="18"/>
              </w:rPr>
            </w:pPr>
            <w:r>
              <w:rPr>
                <w:b/>
                <w:color w:val="0A94D6"/>
                <w:sz w:val="18"/>
                <w:szCs w:val="18"/>
              </w:rPr>
              <w:t>Alcances</w:t>
            </w:r>
          </w:p>
        </w:tc>
      </w:tr>
      <w:tr w:rsidR="00F14DFD" w:rsidRPr="00F84047" w14:paraId="0B832379" w14:textId="77777777" w:rsidTr="005721DE">
        <w:trPr>
          <w:trHeight w:val="738"/>
        </w:trPr>
        <w:tc>
          <w:tcPr>
            <w:tcW w:w="9064" w:type="dxa"/>
            <w:gridSpan w:val="8"/>
            <w:vAlign w:val="center"/>
          </w:tcPr>
          <w:p w14:paraId="2FE338D3" w14:textId="77777777" w:rsidR="00C921EF" w:rsidRDefault="00D63710" w:rsidP="00E06836">
            <w:pPr>
              <w:pStyle w:val="Prrafodelista"/>
              <w:numPr>
                <w:ilvl w:val="0"/>
                <w:numId w:val="10"/>
              </w:numPr>
              <w:tabs>
                <w:tab w:val="left" w:pos="1134"/>
              </w:tabs>
              <w:spacing w:after="20"/>
              <w:ind w:left="307" w:hanging="284"/>
              <w:contextualSpacing w:val="0"/>
              <w:jc w:val="left"/>
              <w:rPr>
                <w:sz w:val="18"/>
                <w:szCs w:val="18"/>
              </w:rPr>
            </w:pPr>
            <w:r w:rsidRPr="00C921EF">
              <w:rPr>
                <w:sz w:val="18"/>
                <w:szCs w:val="18"/>
              </w:rPr>
              <w:t xml:space="preserve">El proceso de alta de un inmueble en los sistemas Haya, está ligado a la cumplimentación y disponibilidad de cierta información, en función del tipo de </w:t>
            </w:r>
            <w:r w:rsidR="00423589" w:rsidRPr="00C921EF">
              <w:rPr>
                <w:sz w:val="18"/>
                <w:szCs w:val="18"/>
              </w:rPr>
              <w:t>entrada</w:t>
            </w:r>
            <w:r w:rsidRPr="00C921EF">
              <w:rPr>
                <w:sz w:val="18"/>
                <w:szCs w:val="18"/>
              </w:rPr>
              <w:t xml:space="preserve"> de</w:t>
            </w:r>
            <w:r w:rsidR="00423589" w:rsidRPr="00C921EF">
              <w:rPr>
                <w:sz w:val="18"/>
                <w:szCs w:val="18"/>
              </w:rPr>
              <w:t>l activo</w:t>
            </w:r>
            <w:r w:rsidRPr="00C921EF">
              <w:rPr>
                <w:sz w:val="18"/>
                <w:szCs w:val="18"/>
              </w:rPr>
              <w:t>, que los usuarios deben incluir en H</w:t>
            </w:r>
            <w:r w:rsidR="00B57274" w:rsidRPr="00C921EF">
              <w:rPr>
                <w:sz w:val="18"/>
                <w:szCs w:val="18"/>
              </w:rPr>
              <w:t>eracles</w:t>
            </w:r>
            <w:r w:rsidRPr="00C921EF">
              <w:rPr>
                <w:sz w:val="18"/>
                <w:szCs w:val="18"/>
              </w:rPr>
              <w:t>.</w:t>
            </w:r>
          </w:p>
          <w:p w14:paraId="3FDC8FBD" w14:textId="4C3AD204" w:rsidR="00F14DFD" w:rsidRPr="00C921EF" w:rsidRDefault="00210A00" w:rsidP="00E06836">
            <w:pPr>
              <w:pStyle w:val="Prrafodelista"/>
              <w:numPr>
                <w:ilvl w:val="0"/>
                <w:numId w:val="10"/>
              </w:numPr>
              <w:tabs>
                <w:tab w:val="left" w:pos="1134"/>
              </w:tabs>
              <w:spacing w:after="20"/>
              <w:ind w:left="307" w:hanging="284"/>
              <w:contextualSpacing w:val="0"/>
              <w:jc w:val="left"/>
              <w:rPr>
                <w:sz w:val="18"/>
                <w:szCs w:val="18"/>
              </w:rPr>
            </w:pPr>
            <w:r w:rsidRPr="00C921EF">
              <w:rPr>
                <w:sz w:val="18"/>
                <w:szCs w:val="18"/>
              </w:rPr>
              <w:t xml:space="preserve">El proceso de depuración jurídico-administrativa de activos </w:t>
            </w:r>
            <w:r w:rsidR="00F14DFD" w:rsidRPr="00C921EF">
              <w:rPr>
                <w:sz w:val="18"/>
                <w:szCs w:val="18"/>
              </w:rPr>
              <w:t>abarca desde la entrada del activo en perímetro de gestión HRE (Decreto de adjudicación no firme, Escritura de Dación</w:t>
            </w:r>
            <w:r w:rsidR="007B2A8E">
              <w:rPr>
                <w:sz w:val="18"/>
                <w:szCs w:val="18"/>
              </w:rPr>
              <w:t xml:space="preserve"> o Escritura de compraventa</w:t>
            </w:r>
            <w:r w:rsidR="000044B3">
              <w:rPr>
                <w:sz w:val="18"/>
                <w:szCs w:val="18"/>
              </w:rPr>
              <w:t xml:space="preserve">, cualquier </w:t>
            </w:r>
            <w:r w:rsidR="0000405D">
              <w:rPr>
                <w:sz w:val="18"/>
                <w:szCs w:val="18"/>
              </w:rPr>
              <w:t>título</w:t>
            </w:r>
            <w:r w:rsidR="000044B3">
              <w:rPr>
                <w:sz w:val="18"/>
                <w:szCs w:val="18"/>
              </w:rPr>
              <w:t xml:space="preserve"> jurídico que requiera la realización de las actuaciones contempladas en el presente protocolo: compraventas, permutas, divisiones horizontales, etc.</w:t>
            </w:r>
            <w:r w:rsidR="00F14DFD" w:rsidRPr="00C921EF">
              <w:rPr>
                <w:sz w:val="18"/>
                <w:szCs w:val="18"/>
              </w:rPr>
              <w:t>) hasta finalizar el saneamiento jurídico y registral del mismo, que incluye asegurar la depuración y verificación documental de los datos del REO, la inscripción en el Registro de la Propiedad</w:t>
            </w:r>
            <w:r w:rsidR="00175A55" w:rsidRPr="00C921EF">
              <w:rPr>
                <w:sz w:val="18"/>
                <w:szCs w:val="18"/>
              </w:rPr>
              <w:t xml:space="preserve">, </w:t>
            </w:r>
            <w:r w:rsidR="00F14DFD" w:rsidRPr="00C921EF">
              <w:rPr>
                <w:sz w:val="18"/>
                <w:szCs w:val="18"/>
              </w:rPr>
              <w:t>la cancelación de cargas</w:t>
            </w:r>
            <w:r w:rsidR="00175A55" w:rsidRPr="00C921EF">
              <w:rPr>
                <w:sz w:val="18"/>
                <w:szCs w:val="18"/>
              </w:rPr>
              <w:t xml:space="preserve"> y la toma de posesión.</w:t>
            </w:r>
          </w:p>
        </w:tc>
      </w:tr>
      <w:tr w:rsidR="00F14DFD" w:rsidRPr="00B3155E" w14:paraId="031DB495" w14:textId="77777777" w:rsidTr="005721DE">
        <w:tc>
          <w:tcPr>
            <w:tcW w:w="9064" w:type="dxa"/>
            <w:gridSpan w:val="8"/>
            <w:shd w:val="clear" w:color="auto" w:fill="F2F2F2" w:themeFill="background1" w:themeFillShade="F2"/>
            <w:vAlign w:val="center"/>
          </w:tcPr>
          <w:p w14:paraId="40F49C51" w14:textId="77777777" w:rsidR="00F14DFD" w:rsidRPr="00B3155E" w:rsidRDefault="00F14DFD" w:rsidP="00B46C28">
            <w:pPr>
              <w:tabs>
                <w:tab w:val="left" w:pos="1134"/>
              </w:tabs>
              <w:spacing w:before="20" w:after="20"/>
              <w:jc w:val="left"/>
              <w:rPr>
                <w:b/>
                <w:color w:val="0A94D6"/>
                <w:sz w:val="18"/>
                <w:szCs w:val="18"/>
              </w:rPr>
            </w:pPr>
            <w:r w:rsidRPr="00B3155E">
              <w:rPr>
                <w:b/>
                <w:color w:val="0A94D6"/>
                <w:sz w:val="18"/>
                <w:szCs w:val="18"/>
              </w:rPr>
              <w:t>Actividades principales del proceso</w:t>
            </w:r>
          </w:p>
        </w:tc>
      </w:tr>
      <w:tr w:rsidR="00F14DFD" w14:paraId="5A56B881" w14:textId="77777777" w:rsidTr="00C52F86">
        <w:tc>
          <w:tcPr>
            <w:tcW w:w="4390" w:type="dxa"/>
            <w:gridSpan w:val="5"/>
            <w:tcBorders>
              <w:right w:val="nil"/>
            </w:tcBorders>
          </w:tcPr>
          <w:p w14:paraId="586DCAB4" w14:textId="3FEAFDED" w:rsidR="00B57274" w:rsidRPr="00C921EF" w:rsidRDefault="00B57274" w:rsidP="00E06836">
            <w:pPr>
              <w:pStyle w:val="Prrafodelista"/>
              <w:numPr>
                <w:ilvl w:val="0"/>
                <w:numId w:val="10"/>
              </w:numPr>
              <w:tabs>
                <w:tab w:val="left" w:pos="1134"/>
              </w:tabs>
              <w:spacing w:after="20"/>
              <w:ind w:left="307" w:hanging="284"/>
              <w:contextualSpacing w:val="0"/>
              <w:jc w:val="left"/>
              <w:rPr>
                <w:sz w:val="18"/>
                <w:szCs w:val="18"/>
              </w:rPr>
            </w:pPr>
            <w:r w:rsidRPr="00C921EF">
              <w:rPr>
                <w:sz w:val="18"/>
                <w:szCs w:val="18"/>
              </w:rPr>
              <w:t>Realización de Informes</w:t>
            </w:r>
          </w:p>
          <w:p w14:paraId="351C40DE" w14:textId="72EAFA94" w:rsidR="00423589" w:rsidRPr="00C921EF" w:rsidRDefault="00423589" w:rsidP="00E06836">
            <w:pPr>
              <w:pStyle w:val="Prrafodelista"/>
              <w:numPr>
                <w:ilvl w:val="0"/>
                <w:numId w:val="10"/>
              </w:numPr>
              <w:tabs>
                <w:tab w:val="left" w:pos="1134"/>
              </w:tabs>
              <w:spacing w:after="20"/>
              <w:ind w:left="307" w:hanging="284"/>
              <w:contextualSpacing w:val="0"/>
              <w:jc w:val="left"/>
              <w:rPr>
                <w:sz w:val="18"/>
                <w:szCs w:val="18"/>
              </w:rPr>
            </w:pPr>
            <w:r w:rsidRPr="00C921EF">
              <w:rPr>
                <w:sz w:val="18"/>
                <w:szCs w:val="18"/>
              </w:rPr>
              <w:t>Análisis del riesgo del activo</w:t>
            </w:r>
          </w:p>
          <w:p w14:paraId="3B9C01B1" w14:textId="5D4BEBDF" w:rsidR="00423589" w:rsidRPr="00C921EF" w:rsidRDefault="00423589" w:rsidP="00E06836">
            <w:pPr>
              <w:pStyle w:val="Prrafodelista"/>
              <w:numPr>
                <w:ilvl w:val="0"/>
                <w:numId w:val="10"/>
              </w:numPr>
              <w:tabs>
                <w:tab w:val="left" w:pos="1134"/>
              </w:tabs>
              <w:spacing w:after="20"/>
              <w:ind w:left="307" w:hanging="284"/>
              <w:contextualSpacing w:val="0"/>
              <w:jc w:val="left"/>
              <w:rPr>
                <w:sz w:val="18"/>
                <w:szCs w:val="18"/>
              </w:rPr>
            </w:pPr>
            <w:r w:rsidRPr="00C921EF">
              <w:rPr>
                <w:sz w:val="18"/>
                <w:szCs w:val="18"/>
              </w:rPr>
              <w:t>Ratificación propuesta de puja</w:t>
            </w:r>
          </w:p>
          <w:p w14:paraId="3521ACF8" w14:textId="0DBAC8AF" w:rsidR="00194DA1" w:rsidRPr="00C921EF" w:rsidRDefault="00194DA1" w:rsidP="00E06836">
            <w:pPr>
              <w:pStyle w:val="Prrafodelista"/>
              <w:numPr>
                <w:ilvl w:val="0"/>
                <w:numId w:val="10"/>
              </w:numPr>
              <w:tabs>
                <w:tab w:val="left" w:pos="1134"/>
              </w:tabs>
              <w:spacing w:after="20"/>
              <w:ind w:left="307" w:hanging="284"/>
              <w:contextualSpacing w:val="0"/>
              <w:jc w:val="left"/>
              <w:rPr>
                <w:sz w:val="18"/>
                <w:szCs w:val="18"/>
              </w:rPr>
            </w:pPr>
            <w:r w:rsidRPr="00C921EF">
              <w:rPr>
                <w:sz w:val="18"/>
                <w:szCs w:val="18"/>
              </w:rPr>
              <w:t>Revisión de</w:t>
            </w:r>
            <w:r w:rsidR="00423589" w:rsidRPr="00C921EF">
              <w:rPr>
                <w:sz w:val="18"/>
                <w:szCs w:val="18"/>
              </w:rPr>
              <w:t xml:space="preserve"> </w:t>
            </w:r>
            <w:r w:rsidRPr="00C921EF">
              <w:rPr>
                <w:sz w:val="18"/>
                <w:szCs w:val="18"/>
              </w:rPr>
              <w:t>documentación</w:t>
            </w:r>
            <w:r w:rsidR="00423589" w:rsidRPr="00C921EF">
              <w:rPr>
                <w:sz w:val="18"/>
                <w:szCs w:val="18"/>
              </w:rPr>
              <w:t xml:space="preserve"> de entrada de los activos</w:t>
            </w:r>
          </w:p>
          <w:p w14:paraId="51B19978" w14:textId="60CF0A71" w:rsidR="00C31B22" w:rsidRPr="00C921EF" w:rsidRDefault="00C31B22" w:rsidP="00E06836">
            <w:pPr>
              <w:pStyle w:val="Prrafodelista"/>
              <w:numPr>
                <w:ilvl w:val="0"/>
                <w:numId w:val="10"/>
              </w:numPr>
              <w:tabs>
                <w:tab w:val="left" w:pos="1134"/>
              </w:tabs>
              <w:spacing w:after="20"/>
              <w:ind w:left="307" w:hanging="284"/>
              <w:contextualSpacing w:val="0"/>
              <w:jc w:val="left"/>
              <w:rPr>
                <w:sz w:val="18"/>
                <w:szCs w:val="18"/>
              </w:rPr>
            </w:pPr>
            <w:r w:rsidRPr="00C921EF">
              <w:rPr>
                <w:sz w:val="18"/>
                <w:szCs w:val="18"/>
              </w:rPr>
              <w:t>Solicitud y anexo de minuta</w:t>
            </w:r>
          </w:p>
          <w:p w14:paraId="01D06F51" w14:textId="0B2C6695" w:rsidR="00C31B22" w:rsidRPr="00C921EF" w:rsidRDefault="00C31B22" w:rsidP="00E06836">
            <w:pPr>
              <w:pStyle w:val="Prrafodelista"/>
              <w:numPr>
                <w:ilvl w:val="0"/>
                <w:numId w:val="10"/>
              </w:numPr>
              <w:tabs>
                <w:tab w:val="left" w:pos="1134"/>
              </w:tabs>
              <w:spacing w:after="20"/>
              <w:ind w:left="307" w:hanging="284"/>
              <w:contextualSpacing w:val="0"/>
              <w:jc w:val="left"/>
              <w:rPr>
                <w:sz w:val="18"/>
                <w:szCs w:val="18"/>
              </w:rPr>
            </w:pPr>
            <w:r w:rsidRPr="00C921EF">
              <w:rPr>
                <w:sz w:val="18"/>
                <w:szCs w:val="18"/>
              </w:rPr>
              <w:t>Coordinar visita activo y resultado</w:t>
            </w:r>
          </w:p>
          <w:p w14:paraId="0E44478D" w14:textId="77777777" w:rsidR="00F14DFD" w:rsidRPr="00C921EF" w:rsidRDefault="0064235A" w:rsidP="00E06836">
            <w:pPr>
              <w:pStyle w:val="Prrafodelista"/>
              <w:numPr>
                <w:ilvl w:val="0"/>
                <w:numId w:val="10"/>
              </w:numPr>
              <w:tabs>
                <w:tab w:val="left" w:pos="1134"/>
              </w:tabs>
              <w:spacing w:after="20"/>
              <w:ind w:left="307" w:hanging="284"/>
              <w:contextualSpacing w:val="0"/>
              <w:jc w:val="left"/>
              <w:rPr>
                <w:sz w:val="18"/>
                <w:szCs w:val="18"/>
              </w:rPr>
            </w:pPr>
            <w:r w:rsidRPr="00C921EF">
              <w:rPr>
                <w:sz w:val="18"/>
                <w:szCs w:val="18"/>
              </w:rPr>
              <w:t>Alta del inmueble en sistemas Haya</w:t>
            </w:r>
          </w:p>
          <w:p w14:paraId="09262CDA" w14:textId="0F81FF07" w:rsidR="00C31B22" w:rsidRPr="00C31B22" w:rsidRDefault="00C31B22" w:rsidP="00E06836">
            <w:pPr>
              <w:pStyle w:val="Prrafodelista"/>
              <w:numPr>
                <w:ilvl w:val="0"/>
                <w:numId w:val="10"/>
              </w:numPr>
              <w:tabs>
                <w:tab w:val="left" w:pos="1134"/>
              </w:tabs>
              <w:spacing w:after="20"/>
              <w:ind w:left="307" w:hanging="284"/>
              <w:contextualSpacing w:val="0"/>
              <w:jc w:val="left"/>
              <w:rPr>
                <w:sz w:val="18"/>
                <w:szCs w:val="18"/>
              </w:rPr>
            </w:pPr>
            <w:r w:rsidRPr="00C921EF">
              <w:rPr>
                <w:sz w:val="18"/>
                <w:szCs w:val="18"/>
              </w:rPr>
              <w:t>Obtención, revisión y/o depuración de datos identificativos de los AAII</w:t>
            </w:r>
          </w:p>
        </w:tc>
        <w:tc>
          <w:tcPr>
            <w:tcW w:w="4674" w:type="dxa"/>
            <w:gridSpan w:val="3"/>
            <w:tcBorders>
              <w:left w:val="nil"/>
            </w:tcBorders>
          </w:tcPr>
          <w:p w14:paraId="0FE81730" w14:textId="77777777" w:rsidR="00C31B22" w:rsidRDefault="00C31B22" w:rsidP="00E06836">
            <w:pPr>
              <w:pStyle w:val="Prrafodelista"/>
              <w:numPr>
                <w:ilvl w:val="0"/>
                <w:numId w:val="10"/>
              </w:numPr>
              <w:tabs>
                <w:tab w:val="left" w:pos="1134"/>
              </w:tabs>
              <w:spacing w:after="20"/>
              <w:ind w:left="307" w:hanging="284"/>
              <w:contextualSpacing w:val="0"/>
              <w:jc w:val="left"/>
              <w:rPr>
                <w:sz w:val="18"/>
                <w:szCs w:val="18"/>
              </w:rPr>
            </w:pPr>
            <w:r w:rsidRPr="00090820">
              <w:rPr>
                <w:sz w:val="18"/>
                <w:szCs w:val="18"/>
              </w:rPr>
              <w:t>Revisión y/o depuración de tipología de AAII</w:t>
            </w:r>
          </w:p>
          <w:p w14:paraId="55CE3F03" w14:textId="77777777" w:rsidR="00C31B22" w:rsidRDefault="00C31B22" w:rsidP="00E06836">
            <w:pPr>
              <w:pStyle w:val="Prrafodelista"/>
              <w:numPr>
                <w:ilvl w:val="0"/>
                <w:numId w:val="10"/>
              </w:numPr>
              <w:tabs>
                <w:tab w:val="left" w:pos="1134"/>
              </w:tabs>
              <w:spacing w:after="20"/>
              <w:ind w:left="307" w:hanging="284"/>
              <w:contextualSpacing w:val="0"/>
              <w:jc w:val="left"/>
              <w:rPr>
                <w:sz w:val="18"/>
                <w:szCs w:val="18"/>
              </w:rPr>
            </w:pPr>
            <w:r>
              <w:rPr>
                <w:sz w:val="18"/>
                <w:szCs w:val="18"/>
              </w:rPr>
              <w:t xml:space="preserve">Seguimiento para la obtención del testimonio: </w:t>
            </w:r>
          </w:p>
          <w:p w14:paraId="0B5F3863" w14:textId="01BF36BB" w:rsidR="00C31B22" w:rsidRPr="00C31B22" w:rsidRDefault="00C31B22" w:rsidP="00E06836">
            <w:pPr>
              <w:pStyle w:val="Prrafodelista"/>
              <w:numPr>
                <w:ilvl w:val="0"/>
                <w:numId w:val="10"/>
              </w:numPr>
              <w:tabs>
                <w:tab w:val="left" w:pos="1134"/>
              </w:tabs>
              <w:spacing w:after="20"/>
              <w:ind w:left="307" w:hanging="284"/>
              <w:contextualSpacing w:val="0"/>
              <w:jc w:val="left"/>
              <w:rPr>
                <w:sz w:val="18"/>
                <w:szCs w:val="18"/>
              </w:rPr>
            </w:pPr>
            <w:r>
              <w:rPr>
                <w:sz w:val="18"/>
                <w:szCs w:val="18"/>
              </w:rPr>
              <w:t>Presentación y liquidación de impuestos</w:t>
            </w:r>
          </w:p>
          <w:p w14:paraId="47E1ABE7" w14:textId="2B4B85F8" w:rsidR="00194DA1" w:rsidRPr="00194DA1" w:rsidRDefault="00194DA1" w:rsidP="00E06836">
            <w:pPr>
              <w:pStyle w:val="Prrafodelista"/>
              <w:numPr>
                <w:ilvl w:val="0"/>
                <w:numId w:val="10"/>
              </w:numPr>
              <w:tabs>
                <w:tab w:val="left" w:pos="1134"/>
              </w:tabs>
              <w:spacing w:after="20"/>
              <w:ind w:left="307" w:hanging="284"/>
              <w:contextualSpacing w:val="0"/>
              <w:jc w:val="left"/>
              <w:rPr>
                <w:sz w:val="18"/>
                <w:szCs w:val="18"/>
              </w:rPr>
            </w:pPr>
            <w:r>
              <w:rPr>
                <w:sz w:val="18"/>
                <w:szCs w:val="18"/>
              </w:rPr>
              <w:t>Inscripción Registro de la Propiedad</w:t>
            </w:r>
          </w:p>
          <w:p w14:paraId="6AC4CABA" w14:textId="76697CB2" w:rsidR="00F14DFD" w:rsidRPr="000756C2" w:rsidRDefault="00F14DFD" w:rsidP="00E06836">
            <w:pPr>
              <w:pStyle w:val="Prrafodelista"/>
              <w:numPr>
                <w:ilvl w:val="0"/>
                <w:numId w:val="10"/>
              </w:numPr>
              <w:tabs>
                <w:tab w:val="left" w:pos="1134"/>
              </w:tabs>
              <w:spacing w:after="20"/>
              <w:ind w:left="307" w:hanging="284"/>
              <w:contextualSpacing w:val="0"/>
              <w:jc w:val="left"/>
              <w:rPr>
                <w:sz w:val="18"/>
                <w:szCs w:val="18"/>
              </w:rPr>
            </w:pPr>
            <w:r w:rsidRPr="000756C2">
              <w:rPr>
                <w:sz w:val="18"/>
                <w:szCs w:val="18"/>
              </w:rPr>
              <w:t>Revisión estado de Cargas</w:t>
            </w:r>
          </w:p>
          <w:p w14:paraId="267C9627" w14:textId="77777777" w:rsidR="00C52F86" w:rsidRPr="000756C2" w:rsidRDefault="00C52F86" w:rsidP="00E06836">
            <w:pPr>
              <w:pStyle w:val="Prrafodelista"/>
              <w:numPr>
                <w:ilvl w:val="0"/>
                <w:numId w:val="10"/>
              </w:numPr>
              <w:tabs>
                <w:tab w:val="left" w:pos="1134"/>
              </w:tabs>
              <w:spacing w:after="20"/>
              <w:ind w:left="307" w:hanging="284"/>
              <w:contextualSpacing w:val="0"/>
              <w:jc w:val="left"/>
              <w:rPr>
                <w:sz w:val="18"/>
                <w:szCs w:val="18"/>
              </w:rPr>
            </w:pPr>
            <w:r w:rsidRPr="000756C2">
              <w:rPr>
                <w:sz w:val="18"/>
                <w:szCs w:val="18"/>
              </w:rPr>
              <w:t xml:space="preserve">Cancelación de cargas </w:t>
            </w:r>
          </w:p>
          <w:p w14:paraId="1048F7CA" w14:textId="6A6A4002" w:rsidR="00F14DFD" w:rsidRPr="00F14DFD" w:rsidRDefault="00210A00" w:rsidP="00E06836">
            <w:pPr>
              <w:pStyle w:val="Prrafodelista"/>
              <w:numPr>
                <w:ilvl w:val="0"/>
                <w:numId w:val="10"/>
              </w:numPr>
              <w:tabs>
                <w:tab w:val="left" w:pos="1134"/>
              </w:tabs>
              <w:spacing w:after="20"/>
              <w:ind w:left="307" w:hanging="284"/>
              <w:contextualSpacing w:val="0"/>
              <w:jc w:val="left"/>
              <w:rPr>
                <w:sz w:val="18"/>
                <w:szCs w:val="18"/>
              </w:rPr>
            </w:pPr>
            <w:r>
              <w:rPr>
                <w:sz w:val="18"/>
                <w:szCs w:val="18"/>
              </w:rPr>
              <w:t>Toma de posesión</w:t>
            </w:r>
            <w:r w:rsidR="00160B24">
              <w:rPr>
                <w:sz w:val="18"/>
                <w:szCs w:val="18"/>
              </w:rPr>
              <w:t xml:space="preserve"> adjudicados</w:t>
            </w:r>
          </w:p>
        </w:tc>
      </w:tr>
      <w:tr w:rsidR="00F14DFD" w:rsidRPr="00B3155E" w14:paraId="397BFAAE" w14:textId="77777777" w:rsidTr="005721DE">
        <w:tc>
          <w:tcPr>
            <w:tcW w:w="4390" w:type="dxa"/>
            <w:gridSpan w:val="5"/>
            <w:shd w:val="clear" w:color="auto" w:fill="F2F2F2" w:themeFill="background1" w:themeFillShade="F2"/>
            <w:vAlign w:val="center"/>
          </w:tcPr>
          <w:p w14:paraId="5556C6A0" w14:textId="77777777" w:rsidR="00F14DFD" w:rsidRPr="00B3155E" w:rsidRDefault="00F14DFD" w:rsidP="00B46C28">
            <w:pPr>
              <w:tabs>
                <w:tab w:val="left" w:pos="1134"/>
              </w:tabs>
              <w:spacing w:before="20" w:after="20"/>
              <w:jc w:val="left"/>
              <w:rPr>
                <w:b/>
                <w:color w:val="0A94D6"/>
                <w:sz w:val="18"/>
                <w:szCs w:val="18"/>
              </w:rPr>
            </w:pPr>
            <w:r w:rsidRPr="00B3155E">
              <w:rPr>
                <w:b/>
                <w:color w:val="0A94D6"/>
                <w:sz w:val="18"/>
                <w:szCs w:val="18"/>
              </w:rPr>
              <w:t>Responsables del Proceso</w:t>
            </w:r>
          </w:p>
        </w:tc>
        <w:tc>
          <w:tcPr>
            <w:tcW w:w="4674" w:type="dxa"/>
            <w:gridSpan w:val="3"/>
            <w:shd w:val="clear" w:color="auto" w:fill="F2F2F2" w:themeFill="background1" w:themeFillShade="F2"/>
            <w:vAlign w:val="center"/>
          </w:tcPr>
          <w:p w14:paraId="7D0EBD2A" w14:textId="77777777" w:rsidR="00F14DFD" w:rsidRPr="00B3155E" w:rsidRDefault="00F14DFD" w:rsidP="00B46C28">
            <w:pPr>
              <w:tabs>
                <w:tab w:val="left" w:pos="1134"/>
              </w:tabs>
              <w:spacing w:before="20" w:after="20"/>
              <w:jc w:val="left"/>
              <w:rPr>
                <w:b/>
                <w:color w:val="0A94D6"/>
                <w:sz w:val="18"/>
                <w:szCs w:val="18"/>
              </w:rPr>
            </w:pPr>
            <w:r w:rsidRPr="00B3155E">
              <w:rPr>
                <w:b/>
                <w:color w:val="0A94D6"/>
                <w:sz w:val="18"/>
                <w:szCs w:val="18"/>
              </w:rPr>
              <w:t>Intervienen en el Proceso</w:t>
            </w:r>
          </w:p>
        </w:tc>
      </w:tr>
      <w:tr w:rsidR="00F14DFD" w:rsidRPr="004735D1" w14:paraId="6FA9044A" w14:textId="77777777" w:rsidTr="005721DE">
        <w:tc>
          <w:tcPr>
            <w:tcW w:w="4390" w:type="dxa"/>
            <w:gridSpan w:val="5"/>
          </w:tcPr>
          <w:p w14:paraId="6DC6F3E0" w14:textId="497EEB64" w:rsidR="0064235A" w:rsidRPr="003738CE" w:rsidRDefault="00741419" w:rsidP="00E06836">
            <w:pPr>
              <w:pStyle w:val="Prrafodelista"/>
              <w:numPr>
                <w:ilvl w:val="0"/>
                <w:numId w:val="10"/>
              </w:numPr>
              <w:spacing w:after="20"/>
              <w:ind w:left="307" w:hanging="284"/>
              <w:contextualSpacing w:val="0"/>
              <w:jc w:val="left"/>
              <w:rPr>
                <w:sz w:val="18"/>
                <w:szCs w:val="18"/>
              </w:rPr>
            </w:pPr>
            <w:r w:rsidRPr="003738CE">
              <w:rPr>
                <w:sz w:val="18"/>
                <w:szCs w:val="18"/>
              </w:rPr>
              <w:t>Servicios de Deuda: E</w:t>
            </w:r>
            <w:r w:rsidR="0064235A" w:rsidRPr="003738CE">
              <w:rPr>
                <w:sz w:val="18"/>
                <w:szCs w:val="18"/>
              </w:rPr>
              <w:t>ntradas</w:t>
            </w:r>
            <w:r w:rsidRPr="003738CE">
              <w:rPr>
                <w:sz w:val="18"/>
                <w:szCs w:val="18"/>
              </w:rPr>
              <w:t>/Daciones y Compras</w:t>
            </w:r>
          </w:p>
          <w:p w14:paraId="327191EE" w14:textId="34A6603E" w:rsidR="00F14DFD" w:rsidRPr="00C921EF" w:rsidRDefault="00210A00" w:rsidP="00E06836">
            <w:pPr>
              <w:pStyle w:val="Prrafodelista"/>
              <w:numPr>
                <w:ilvl w:val="0"/>
                <w:numId w:val="10"/>
              </w:numPr>
              <w:spacing w:after="20"/>
              <w:ind w:left="307" w:hanging="284"/>
              <w:contextualSpacing w:val="0"/>
              <w:jc w:val="left"/>
              <w:rPr>
                <w:sz w:val="18"/>
                <w:szCs w:val="18"/>
                <w:lang w:val="en-029"/>
              </w:rPr>
            </w:pPr>
            <w:r w:rsidRPr="00C921EF">
              <w:rPr>
                <w:sz w:val="18"/>
                <w:szCs w:val="18"/>
                <w:lang w:val="en-029"/>
              </w:rPr>
              <w:t>REAM (Real Estate Asset Management) SSJJ</w:t>
            </w:r>
          </w:p>
          <w:p w14:paraId="71BF0C67" w14:textId="77777777" w:rsidR="00AC3CBE" w:rsidRPr="00C921EF" w:rsidRDefault="00210A00" w:rsidP="00E06836">
            <w:pPr>
              <w:pStyle w:val="Prrafodelista"/>
              <w:numPr>
                <w:ilvl w:val="0"/>
                <w:numId w:val="10"/>
              </w:numPr>
              <w:tabs>
                <w:tab w:val="left" w:pos="1134"/>
              </w:tabs>
              <w:spacing w:after="20"/>
              <w:ind w:left="313" w:hanging="284"/>
              <w:contextualSpacing w:val="0"/>
              <w:jc w:val="left"/>
              <w:rPr>
                <w:sz w:val="18"/>
                <w:szCs w:val="18"/>
                <w:lang w:val="en-029"/>
              </w:rPr>
            </w:pPr>
            <w:r w:rsidRPr="00C921EF">
              <w:rPr>
                <w:sz w:val="18"/>
                <w:szCs w:val="18"/>
                <w:lang w:val="en-029"/>
              </w:rPr>
              <w:t>REAM</w:t>
            </w:r>
            <w:r w:rsidR="0001649C" w:rsidRPr="00C921EF">
              <w:rPr>
                <w:sz w:val="18"/>
                <w:szCs w:val="18"/>
                <w:lang w:val="en-029"/>
              </w:rPr>
              <w:t xml:space="preserve"> (Real Estate Asset Management)</w:t>
            </w:r>
            <w:r w:rsidRPr="00C921EF">
              <w:rPr>
                <w:sz w:val="18"/>
                <w:szCs w:val="18"/>
                <w:lang w:val="en-029"/>
              </w:rPr>
              <w:t xml:space="preserve"> Admisión </w:t>
            </w:r>
          </w:p>
          <w:p w14:paraId="644CB9F4" w14:textId="2A79D853" w:rsidR="00210A00" w:rsidRPr="00C921EF" w:rsidRDefault="00AC3CBE" w:rsidP="00E06836">
            <w:pPr>
              <w:pStyle w:val="Prrafodelista"/>
              <w:numPr>
                <w:ilvl w:val="0"/>
                <w:numId w:val="10"/>
              </w:numPr>
              <w:tabs>
                <w:tab w:val="left" w:pos="1134"/>
              </w:tabs>
              <w:spacing w:after="20"/>
              <w:ind w:left="313" w:hanging="284"/>
              <w:contextualSpacing w:val="0"/>
              <w:jc w:val="left"/>
              <w:rPr>
                <w:sz w:val="18"/>
                <w:szCs w:val="18"/>
                <w:lang w:val="en-029"/>
              </w:rPr>
            </w:pPr>
            <w:r w:rsidRPr="00C921EF">
              <w:rPr>
                <w:sz w:val="18"/>
                <w:szCs w:val="18"/>
                <w:lang w:val="en-029"/>
              </w:rPr>
              <w:t>REAM (Real Estate Asset Management)</w:t>
            </w:r>
            <w:r w:rsidR="005C795D" w:rsidRPr="00C921EF">
              <w:t xml:space="preserve"> </w:t>
            </w:r>
            <w:r w:rsidR="005C795D" w:rsidRPr="00C921EF">
              <w:rPr>
                <w:sz w:val="18"/>
                <w:szCs w:val="18"/>
                <w:lang w:val="en-029"/>
              </w:rPr>
              <w:t>Admisión y Saneamiento Registral</w:t>
            </w:r>
          </w:p>
        </w:tc>
        <w:tc>
          <w:tcPr>
            <w:tcW w:w="4674" w:type="dxa"/>
            <w:gridSpan w:val="3"/>
          </w:tcPr>
          <w:p w14:paraId="4696C7C6" w14:textId="1C148E11" w:rsidR="00C52F86" w:rsidRPr="00C921EF" w:rsidRDefault="0001649C" w:rsidP="00E06836">
            <w:pPr>
              <w:pStyle w:val="Prrafodelista"/>
              <w:numPr>
                <w:ilvl w:val="0"/>
                <w:numId w:val="10"/>
              </w:numPr>
              <w:tabs>
                <w:tab w:val="left" w:pos="1134"/>
              </w:tabs>
              <w:spacing w:after="20"/>
              <w:ind w:left="325" w:hanging="284"/>
              <w:jc w:val="left"/>
              <w:rPr>
                <w:sz w:val="18"/>
                <w:szCs w:val="18"/>
              </w:rPr>
            </w:pPr>
            <w:r w:rsidRPr="00C921EF">
              <w:rPr>
                <w:sz w:val="18"/>
                <w:szCs w:val="18"/>
              </w:rPr>
              <w:t>RAM (</w:t>
            </w:r>
            <w:proofErr w:type="spellStart"/>
            <w:r w:rsidRPr="00C921EF">
              <w:rPr>
                <w:sz w:val="18"/>
                <w:szCs w:val="18"/>
              </w:rPr>
              <w:t>Rental</w:t>
            </w:r>
            <w:proofErr w:type="spellEnd"/>
            <w:r w:rsidRPr="00C921EF">
              <w:rPr>
                <w:sz w:val="18"/>
                <w:szCs w:val="18"/>
              </w:rPr>
              <w:t xml:space="preserve"> </w:t>
            </w:r>
            <w:proofErr w:type="spellStart"/>
            <w:r w:rsidRPr="00C921EF">
              <w:rPr>
                <w:sz w:val="18"/>
                <w:szCs w:val="18"/>
              </w:rPr>
              <w:t>Asset</w:t>
            </w:r>
            <w:proofErr w:type="spellEnd"/>
            <w:r w:rsidRPr="00C921EF">
              <w:rPr>
                <w:sz w:val="18"/>
                <w:szCs w:val="18"/>
              </w:rPr>
              <w:t xml:space="preserve"> Management)</w:t>
            </w:r>
          </w:p>
          <w:p w14:paraId="59BC6A26" w14:textId="77777777" w:rsidR="00D66483" w:rsidRPr="00C921EF" w:rsidRDefault="00D66483" w:rsidP="00E06836">
            <w:pPr>
              <w:pStyle w:val="Prrafodelista"/>
              <w:numPr>
                <w:ilvl w:val="0"/>
                <w:numId w:val="10"/>
              </w:numPr>
              <w:tabs>
                <w:tab w:val="left" w:pos="1134"/>
              </w:tabs>
              <w:spacing w:after="20"/>
              <w:ind w:left="325" w:hanging="284"/>
              <w:jc w:val="left"/>
              <w:rPr>
                <w:sz w:val="18"/>
                <w:szCs w:val="18"/>
                <w:lang w:val="en-029"/>
              </w:rPr>
            </w:pPr>
            <w:r w:rsidRPr="00C921EF">
              <w:rPr>
                <w:sz w:val="18"/>
                <w:szCs w:val="18"/>
                <w:lang w:val="en-029"/>
              </w:rPr>
              <w:t>REAM (Real Estate Asset Management) Gestión Documental</w:t>
            </w:r>
          </w:p>
          <w:p w14:paraId="41442E17" w14:textId="373CD99A" w:rsidR="00C31B22" w:rsidRPr="00C921EF" w:rsidRDefault="00C31B22" w:rsidP="00E06836">
            <w:pPr>
              <w:pStyle w:val="Prrafodelista"/>
              <w:numPr>
                <w:ilvl w:val="0"/>
                <w:numId w:val="10"/>
              </w:numPr>
              <w:tabs>
                <w:tab w:val="left" w:pos="1134"/>
              </w:tabs>
              <w:spacing w:after="20"/>
              <w:ind w:left="325" w:hanging="284"/>
              <w:jc w:val="left"/>
              <w:rPr>
                <w:sz w:val="18"/>
                <w:szCs w:val="18"/>
                <w:lang w:val="en-029"/>
              </w:rPr>
            </w:pPr>
            <w:r w:rsidRPr="00C921EF">
              <w:rPr>
                <w:sz w:val="18"/>
                <w:szCs w:val="18"/>
                <w:lang w:val="en-029"/>
              </w:rPr>
              <w:t>REAM (Real Estate Asset Management) Gestión Activos</w:t>
            </w:r>
          </w:p>
        </w:tc>
      </w:tr>
      <w:tr w:rsidR="00F14DFD" w:rsidRPr="00B3155E" w14:paraId="11C5DC00" w14:textId="77777777" w:rsidTr="005721DE">
        <w:tc>
          <w:tcPr>
            <w:tcW w:w="4390" w:type="dxa"/>
            <w:gridSpan w:val="5"/>
            <w:shd w:val="clear" w:color="auto" w:fill="F2F2F2" w:themeFill="background1" w:themeFillShade="F2"/>
            <w:vAlign w:val="center"/>
          </w:tcPr>
          <w:p w14:paraId="42168637" w14:textId="77777777" w:rsidR="00F14DFD" w:rsidRPr="00B3155E" w:rsidRDefault="00F14DFD" w:rsidP="00B46C28">
            <w:pPr>
              <w:tabs>
                <w:tab w:val="left" w:pos="1134"/>
              </w:tabs>
              <w:spacing w:before="20" w:after="20"/>
              <w:jc w:val="left"/>
              <w:rPr>
                <w:b/>
                <w:color w:val="0A94D6"/>
                <w:sz w:val="18"/>
                <w:szCs w:val="18"/>
              </w:rPr>
            </w:pPr>
            <w:r w:rsidRPr="00B3155E">
              <w:rPr>
                <w:b/>
                <w:color w:val="0A94D6"/>
                <w:sz w:val="18"/>
                <w:szCs w:val="18"/>
              </w:rPr>
              <w:t>Entradas del Proceso</w:t>
            </w:r>
          </w:p>
        </w:tc>
        <w:tc>
          <w:tcPr>
            <w:tcW w:w="4674" w:type="dxa"/>
            <w:gridSpan w:val="3"/>
            <w:shd w:val="clear" w:color="auto" w:fill="F2F2F2" w:themeFill="background1" w:themeFillShade="F2"/>
            <w:vAlign w:val="center"/>
          </w:tcPr>
          <w:p w14:paraId="7527C538" w14:textId="77777777" w:rsidR="00F14DFD" w:rsidRPr="00B3155E" w:rsidRDefault="00F14DFD" w:rsidP="00B46C28">
            <w:pPr>
              <w:tabs>
                <w:tab w:val="left" w:pos="1134"/>
              </w:tabs>
              <w:spacing w:before="20" w:after="20"/>
              <w:jc w:val="left"/>
              <w:rPr>
                <w:b/>
                <w:color w:val="0A94D6"/>
                <w:sz w:val="18"/>
                <w:szCs w:val="18"/>
              </w:rPr>
            </w:pPr>
            <w:r w:rsidRPr="00B3155E">
              <w:rPr>
                <w:b/>
                <w:color w:val="0A94D6"/>
                <w:sz w:val="18"/>
                <w:szCs w:val="18"/>
              </w:rPr>
              <w:t>Salidas del Proceso</w:t>
            </w:r>
          </w:p>
        </w:tc>
      </w:tr>
      <w:tr w:rsidR="00F14DFD" w14:paraId="3883C0A8" w14:textId="77777777" w:rsidTr="00F14DFD">
        <w:tc>
          <w:tcPr>
            <w:tcW w:w="4390" w:type="dxa"/>
            <w:gridSpan w:val="5"/>
          </w:tcPr>
          <w:p w14:paraId="417E0D03" w14:textId="1F4C5C6F" w:rsidR="00A25159" w:rsidRPr="00C921EF" w:rsidRDefault="00A25159" w:rsidP="005B2E97">
            <w:pPr>
              <w:pStyle w:val="Prrafodelista"/>
              <w:numPr>
                <w:ilvl w:val="0"/>
                <w:numId w:val="11"/>
              </w:numPr>
              <w:tabs>
                <w:tab w:val="left" w:pos="1134"/>
              </w:tabs>
              <w:spacing w:after="20"/>
              <w:ind w:left="313" w:hanging="313"/>
              <w:jc w:val="left"/>
              <w:rPr>
                <w:sz w:val="18"/>
                <w:szCs w:val="18"/>
              </w:rPr>
            </w:pPr>
            <w:r w:rsidRPr="00C921EF">
              <w:rPr>
                <w:sz w:val="18"/>
                <w:szCs w:val="18"/>
              </w:rPr>
              <w:t>Disponibilidad en H</w:t>
            </w:r>
            <w:r w:rsidR="00B57274" w:rsidRPr="00C921EF">
              <w:rPr>
                <w:sz w:val="18"/>
                <w:szCs w:val="18"/>
              </w:rPr>
              <w:t>eracles</w:t>
            </w:r>
            <w:r w:rsidRPr="00C921EF">
              <w:rPr>
                <w:sz w:val="18"/>
                <w:szCs w:val="18"/>
              </w:rPr>
              <w:t xml:space="preserve"> de </w:t>
            </w:r>
            <w:r w:rsidR="00B57274" w:rsidRPr="00C921EF">
              <w:rPr>
                <w:sz w:val="18"/>
                <w:szCs w:val="18"/>
              </w:rPr>
              <w:t>los datos y de los Informes correctos</w:t>
            </w:r>
          </w:p>
          <w:p w14:paraId="4240FEF0" w14:textId="0A678C4D" w:rsidR="00F14DFD" w:rsidRPr="00F14DFD" w:rsidRDefault="00E01988" w:rsidP="005B2E97">
            <w:pPr>
              <w:pStyle w:val="Prrafodelista"/>
              <w:numPr>
                <w:ilvl w:val="0"/>
                <w:numId w:val="11"/>
              </w:numPr>
              <w:tabs>
                <w:tab w:val="left" w:pos="1134"/>
              </w:tabs>
              <w:spacing w:after="20"/>
              <w:ind w:left="313" w:hanging="313"/>
              <w:jc w:val="left"/>
              <w:rPr>
                <w:sz w:val="18"/>
                <w:szCs w:val="18"/>
              </w:rPr>
            </w:pPr>
            <w:r w:rsidRPr="00C921EF">
              <w:rPr>
                <w:sz w:val="18"/>
                <w:szCs w:val="18"/>
              </w:rPr>
              <w:t xml:space="preserve">Alta de REO en </w:t>
            </w:r>
            <w:r w:rsidR="00F14DFD" w:rsidRPr="00C921EF">
              <w:rPr>
                <w:sz w:val="18"/>
                <w:szCs w:val="18"/>
              </w:rPr>
              <w:t>perímetro de gestión de HRE</w:t>
            </w:r>
            <w:r w:rsidR="00F14DFD" w:rsidRPr="00F14DFD">
              <w:rPr>
                <w:sz w:val="18"/>
                <w:szCs w:val="18"/>
              </w:rPr>
              <w:t>.</w:t>
            </w:r>
          </w:p>
        </w:tc>
        <w:tc>
          <w:tcPr>
            <w:tcW w:w="4674" w:type="dxa"/>
            <w:gridSpan w:val="3"/>
          </w:tcPr>
          <w:p w14:paraId="528114C7" w14:textId="77777777" w:rsidR="00F14DFD" w:rsidRDefault="00F14DFD" w:rsidP="00E06836">
            <w:pPr>
              <w:pStyle w:val="Prrafodelista"/>
              <w:numPr>
                <w:ilvl w:val="0"/>
                <w:numId w:val="10"/>
              </w:numPr>
              <w:tabs>
                <w:tab w:val="left" w:pos="1134"/>
              </w:tabs>
              <w:spacing w:after="20"/>
              <w:ind w:left="307" w:hanging="284"/>
              <w:contextualSpacing w:val="0"/>
              <w:jc w:val="left"/>
              <w:rPr>
                <w:sz w:val="18"/>
                <w:szCs w:val="18"/>
              </w:rPr>
            </w:pPr>
            <w:r>
              <w:rPr>
                <w:sz w:val="18"/>
                <w:szCs w:val="18"/>
              </w:rPr>
              <w:t>Inscripción del Título en Registro de la propiedad</w:t>
            </w:r>
          </w:p>
          <w:p w14:paraId="3D06FD18" w14:textId="77777777" w:rsidR="00F14DFD" w:rsidRDefault="00F14DFD" w:rsidP="00E06836">
            <w:pPr>
              <w:pStyle w:val="Prrafodelista"/>
              <w:numPr>
                <w:ilvl w:val="0"/>
                <w:numId w:val="10"/>
              </w:numPr>
              <w:tabs>
                <w:tab w:val="left" w:pos="1134"/>
              </w:tabs>
              <w:spacing w:after="20"/>
              <w:ind w:left="307" w:hanging="284"/>
              <w:contextualSpacing w:val="0"/>
              <w:jc w:val="left"/>
              <w:rPr>
                <w:sz w:val="18"/>
                <w:szCs w:val="18"/>
              </w:rPr>
            </w:pPr>
            <w:r>
              <w:rPr>
                <w:sz w:val="18"/>
                <w:szCs w:val="18"/>
              </w:rPr>
              <w:t>Cancelación de cargas en Registro de la Propiedad.</w:t>
            </w:r>
          </w:p>
          <w:p w14:paraId="6F3EEC1F" w14:textId="77777777" w:rsidR="00F14DFD" w:rsidRDefault="00F14DFD" w:rsidP="00E06836">
            <w:pPr>
              <w:pStyle w:val="Prrafodelista"/>
              <w:numPr>
                <w:ilvl w:val="0"/>
                <w:numId w:val="10"/>
              </w:numPr>
              <w:tabs>
                <w:tab w:val="left" w:pos="1134"/>
              </w:tabs>
              <w:spacing w:after="20"/>
              <w:ind w:left="307" w:hanging="284"/>
              <w:contextualSpacing w:val="0"/>
              <w:jc w:val="left"/>
              <w:rPr>
                <w:sz w:val="18"/>
                <w:szCs w:val="18"/>
              </w:rPr>
            </w:pPr>
            <w:r>
              <w:rPr>
                <w:sz w:val="18"/>
                <w:szCs w:val="18"/>
              </w:rPr>
              <w:t>Incorporación de documentación y depuración de datos</w:t>
            </w:r>
            <w:r w:rsidR="00C52F86">
              <w:rPr>
                <w:sz w:val="18"/>
                <w:szCs w:val="18"/>
              </w:rPr>
              <w:t xml:space="preserve"> REO </w:t>
            </w:r>
            <w:r>
              <w:rPr>
                <w:sz w:val="18"/>
                <w:szCs w:val="18"/>
              </w:rPr>
              <w:t>en los sistemas.</w:t>
            </w:r>
          </w:p>
          <w:p w14:paraId="4177F937" w14:textId="77777777" w:rsidR="0001649C" w:rsidRDefault="0001649C" w:rsidP="00E06836">
            <w:pPr>
              <w:pStyle w:val="Prrafodelista"/>
              <w:numPr>
                <w:ilvl w:val="0"/>
                <w:numId w:val="10"/>
              </w:numPr>
              <w:tabs>
                <w:tab w:val="left" w:pos="1134"/>
              </w:tabs>
              <w:spacing w:after="20"/>
              <w:ind w:left="307" w:hanging="284"/>
              <w:contextualSpacing w:val="0"/>
              <w:jc w:val="left"/>
              <w:rPr>
                <w:sz w:val="18"/>
                <w:szCs w:val="18"/>
              </w:rPr>
            </w:pPr>
            <w:r>
              <w:rPr>
                <w:sz w:val="18"/>
                <w:szCs w:val="18"/>
              </w:rPr>
              <w:t>Toma de posesión activo</w:t>
            </w:r>
          </w:p>
          <w:p w14:paraId="354CC505" w14:textId="77777777" w:rsidR="003738CE" w:rsidRDefault="003738CE" w:rsidP="00E06836">
            <w:pPr>
              <w:pStyle w:val="Prrafodelista"/>
              <w:numPr>
                <w:ilvl w:val="0"/>
                <w:numId w:val="10"/>
              </w:numPr>
              <w:tabs>
                <w:tab w:val="left" w:pos="1134"/>
              </w:tabs>
              <w:spacing w:after="20"/>
              <w:ind w:left="307" w:hanging="284"/>
              <w:contextualSpacing w:val="0"/>
              <w:jc w:val="left"/>
              <w:rPr>
                <w:sz w:val="18"/>
                <w:szCs w:val="18"/>
              </w:rPr>
            </w:pPr>
            <w:r>
              <w:rPr>
                <w:sz w:val="18"/>
                <w:szCs w:val="18"/>
              </w:rPr>
              <w:t>Cambio Catastral</w:t>
            </w:r>
          </w:p>
          <w:p w14:paraId="502863A6" w14:textId="19B14C40" w:rsidR="002F3AD8" w:rsidRPr="00B3155E" w:rsidRDefault="002F3AD8" w:rsidP="00E06836">
            <w:pPr>
              <w:pStyle w:val="Prrafodelista"/>
              <w:numPr>
                <w:ilvl w:val="0"/>
                <w:numId w:val="10"/>
              </w:numPr>
              <w:tabs>
                <w:tab w:val="left" w:pos="1134"/>
              </w:tabs>
              <w:spacing w:after="20"/>
              <w:ind w:left="307" w:hanging="284"/>
              <w:contextualSpacing w:val="0"/>
              <w:jc w:val="left"/>
              <w:rPr>
                <w:sz w:val="18"/>
                <w:szCs w:val="18"/>
              </w:rPr>
            </w:pPr>
            <w:r>
              <w:rPr>
                <w:sz w:val="18"/>
                <w:szCs w:val="18"/>
              </w:rPr>
              <w:t>Comunicación CCPP</w:t>
            </w:r>
          </w:p>
        </w:tc>
      </w:tr>
      <w:tr w:rsidR="00F14DFD" w:rsidRPr="00B3155E" w14:paraId="73188ABA" w14:textId="77777777" w:rsidTr="005721DE">
        <w:tc>
          <w:tcPr>
            <w:tcW w:w="9064" w:type="dxa"/>
            <w:gridSpan w:val="8"/>
            <w:shd w:val="clear" w:color="auto" w:fill="F2F2F2" w:themeFill="background1" w:themeFillShade="F2"/>
            <w:vAlign w:val="center"/>
          </w:tcPr>
          <w:p w14:paraId="2E32EF71" w14:textId="77777777" w:rsidR="00F14DFD" w:rsidRPr="00B3155E" w:rsidRDefault="00F14DFD" w:rsidP="00B46C28">
            <w:pPr>
              <w:tabs>
                <w:tab w:val="left" w:pos="1134"/>
              </w:tabs>
              <w:spacing w:before="20" w:after="20"/>
              <w:jc w:val="left"/>
              <w:rPr>
                <w:b/>
                <w:color w:val="0A94D6"/>
                <w:sz w:val="18"/>
                <w:szCs w:val="18"/>
              </w:rPr>
            </w:pPr>
            <w:r w:rsidRPr="00B3155E">
              <w:rPr>
                <w:b/>
                <w:color w:val="0A94D6"/>
                <w:sz w:val="18"/>
                <w:szCs w:val="18"/>
              </w:rPr>
              <w:t>Procesos relacionados</w:t>
            </w:r>
          </w:p>
        </w:tc>
      </w:tr>
      <w:tr w:rsidR="00F14DFD" w14:paraId="3FD3EACF" w14:textId="77777777" w:rsidTr="00F14DFD">
        <w:tc>
          <w:tcPr>
            <w:tcW w:w="4390" w:type="dxa"/>
            <w:gridSpan w:val="5"/>
          </w:tcPr>
          <w:p w14:paraId="44DF4713" w14:textId="3E332F92" w:rsidR="00C52F86" w:rsidRDefault="002449D6" w:rsidP="005B2E97">
            <w:pPr>
              <w:pStyle w:val="Prrafodelista"/>
              <w:numPr>
                <w:ilvl w:val="0"/>
                <w:numId w:val="11"/>
              </w:numPr>
              <w:tabs>
                <w:tab w:val="left" w:pos="1134"/>
              </w:tabs>
              <w:spacing w:after="20"/>
              <w:ind w:left="313" w:hanging="313"/>
              <w:contextualSpacing w:val="0"/>
              <w:jc w:val="left"/>
              <w:rPr>
                <w:sz w:val="18"/>
                <w:szCs w:val="18"/>
              </w:rPr>
            </w:pPr>
            <w:r>
              <w:rPr>
                <w:sz w:val="18"/>
                <w:szCs w:val="18"/>
              </w:rPr>
              <w:t>Admisión y Entradas de activos</w:t>
            </w:r>
            <w:r w:rsidR="00C52F86">
              <w:rPr>
                <w:sz w:val="18"/>
                <w:szCs w:val="18"/>
              </w:rPr>
              <w:t xml:space="preserve"> </w:t>
            </w:r>
          </w:p>
          <w:p w14:paraId="4CB4DA77" w14:textId="30AD1D20" w:rsidR="009F7C1A" w:rsidRDefault="009F7C1A" w:rsidP="005B2E97">
            <w:pPr>
              <w:pStyle w:val="Prrafodelista"/>
              <w:numPr>
                <w:ilvl w:val="0"/>
                <w:numId w:val="11"/>
              </w:numPr>
              <w:tabs>
                <w:tab w:val="left" w:pos="1134"/>
              </w:tabs>
              <w:spacing w:after="20"/>
              <w:ind w:left="313" w:hanging="313"/>
              <w:contextualSpacing w:val="0"/>
              <w:jc w:val="left"/>
              <w:rPr>
                <w:sz w:val="18"/>
                <w:szCs w:val="18"/>
              </w:rPr>
            </w:pPr>
            <w:r>
              <w:rPr>
                <w:sz w:val="18"/>
                <w:szCs w:val="18"/>
              </w:rPr>
              <w:t>Alquiler Social</w:t>
            </w:r>
          </w:p>
          <w:p w14:paraId="370E8F08" w14:textId="0503FF7C" w:rsidR="00F14DFD" w:rsidRPr="00C52F86" w:rsidRDefault="00F14DFD" w:rsidP="009F7C1A">
            <w:pPr>
              <w:pStyle w:val="Prrafodelista"/>
              <w:numPr>
                <w:ilvl w:val="0"/>
                <w:numId w:val="0"/>
              </w:numPr>
              <w:tabs>
                <w:tab w:val="left" w:pos="1134"/>
              </w:tabs>
              <w:spacing w:after="20"/>
              <w:ind w:left="720"/>
              <w:contextualSpacing w:val="0"/>
              <w:jc w:val="left"/>
              <w:rPr>
                <w:sz w:val="18"/>
                <w:szCs w:val="18"/>
              </w:rPr>
            </w:pPr>
          </w:p>
        </w:tc>
        <w:tc>
          <w:tcPr>
            <w:tcW w:w="4674" w:type="dxa"/>
            <w:gridSpan w:val="3"/>
          </w:tcPr>
          <w:p w14:paraId="3DF8747C" w14:textId="77777777" w:rsidR="00315FFC" w:rsidRDefault="00C52F86" w:rsidP="005B2E97">
            <w:pPr>
              <w:pStyle w:val="Prrafodelista"/>
              <w:numPr>
                <w:ilvl w:val="0"/>
                <w:numId w:val="11"/>
              </w:numPr>
              <w:tabs>
                <w:tab w:val="left" w:pos="1134"/>
              </w:tabs>
              <w:spacing w:after="20"/>
              <w:ind w:left="313" w:hanging="313"/>
              <w:contextualSpacing w:val="0"/>
              <w:jc w:val="left"/>
              <w:rPr>
                <w:sz w:val="18"/>
                <w:szCs w:val="18"/>
              </w:rPr>
            </w:pPr>
            <w:r w:rsidRPr="004D7E60">
              <w:rPr>
                <w:sz w:val="18"/>
                <w:szCs w:val="18"/>
              </w:rPr>
              <w:t xml:space="preserve">Contabilidad </w:t>
            </w:r>
          </w:p>
          <w:p w14:paraId="6975F114" w14:textId="77777777" w:rsidR="00315FFC" w:rsidRDefault="00C52F86" w:rsidP="005B2E97">
            <w:pPr>
              <w:pStyle w:val="Prrafodelista"/>
              <w:numPr>
                <w:ilvl w:val="0"/>
                <w:numId w:val="11"/>
              </w:numPr>
              <w:tabs>
                <w:tab w:val="left" w:pos="1134"/>
              </w:tabs>
              <w:spacing w:after="20"/>
              <w:ind w:left="313" w:hanging="313"/>
              <w:contextualSpacing w:val="0"/>
              <w:jc w:val="left"/>
              <w:rPr>
                <w:sz w:val="18"/>
                <w:szCs w:val="18"/>
              </w:rPr>
            </w:pPr>
            <w:r w:rsidRPr="00315FFC">
              <w:rPr>
                <w:sz w:val="18"/>
                <w:szCs w:val="18"/>
              </w:rPr>
              <w:t>Saneamiento Técnico</w:t>
            </w:r>
          </w:p>
          <w:p w14:paraId="2FD95663" w14:textId="673EA612" w:rsidR="009A6E8C" w:rsidRPr="00315FFC" w:rsidRDefault="009A6E8C" w:rsidP="005B2E97">
            <w:pPr>
              <w:pStyle w:val="Prrafodelista"/>
              <w:numPr>
                <w:ilvl w:val="0"/>
                <w:numId w:val="11"/>
              </w:numPr>
              <w:tabs>
                <w:tab w:val="left" w:pos="1134"/>
              </w:tabs>
              <w:spacing w:after="20"/>
              <w:ind w:left="313" w:hanging="313"/>
              <w:contextualSpacing w:val="0"/>
              <w:jc w:val="left"/>
              <w:rPr>
                <w:sz w:val="18"/>
                <w:szCs w:val="18"/>
              </w:rPr>
            </w:pPr>
            <w:r w:rsidRPr="00315FFC">
              <w:rPr>
                <w:sz w:val="18"/>
                <w:szCs w:val="18"/>
              </w:rPr>
              <w:t xml:space="preserve">Mantenimiento Técnico </w:t>
            </w:r>
          </w:p>
        </w:tc>
      </w:tr>
      <w:tr w:rsidR="00F14DFD" w:rsidRPr="00B3155E" w14:paraId="16EFAE10" w14:textId="77777777" w:rsidTr="005721DE">
        <w:tc>
          <w:tcPr>
            <w:tcW w:w="9064" w:type="dxa"/>
            <w:gridSpan w:val="8"/>
            <w:tcBorders>
              <w:bottom w:val="single" w:sz="2" w:space="0" w:color="808080" w:themeColor="background1" w:themeShade="80"/>
            </w:tcBorders>
            <w:shd w:val="clear" w:color="auto" w:fill="F2F2F2" w:themeFill="background1" w:themeFillShade="F2"/>
            <w:vAlign w:val="center"/>
          </w:tcPr>
          <w:p w14:paraId="124C5F46" w14:textId="77777777" w:rsidR="00F14DFD" w:rsidRPr="00B3155E" w:rsidRDefault="00F14DFD" w:rsidP="00B46C28">
            <w:pPr>
              <w:tabs>
                <w:tab w:val="left" w:pos="1134"/>
              </w:tabs>
              <w:spacing w:before="20" w:after="20"/>
              <w:jc w:val="left"/>
              <w:rPr>
                <w:b/>
                <w:color w:val="0A94D6"/>
                <w:sz w:val="18"/>
                <w:szCs w:val="18"/>
              </w:rPr>
            </w:pPr>
            <w:r w:rsidRPr="00B3155E">
              <w:rPr>
                <w:b/>
                <w:color w:val="0A94D6"/>
                <w:sz w:val="18"/>
                <w:szCs w:val="18"/>
              </w:rPr>
              <w:t xml:space="preserve">Sistemas de Información relacionados </w:t>
            </w:r>
          </w:p>
        </w:tc>
      </w:tr>
      <w:tr w:rsidR="00F14DFD" w:rsidRPr="00991516" w14:paraId="2F5FC62B" w14:textId="77777777" w:rsidTr="005721DE">
        <w:tc>
          <w:tcPr>
            <w:tcW w:w="4390" w:type="dxa"/>
            <w:gridSpan w:val="5"/>
            <w:tcBorders>
              <w:right w:val="nil"/>
            </w:tcBorders>
          </w:tcPr>
          <w:p w14:paraId="7766E878" w14:textId="37DF168C" w:rsidR="00F14DFD" w:rsidRPr="00C921EF" w:rsidRDefault="00F14DFD" w:rsidP="001136EE">
            <w:pPr>
              <w:pStyle w:val="Prrafodelista"/>
              <w:numPr>
                <w:ilvl w:val="0"/>
                <w:numId w:val="0"/>
              </w:numPr>
              <w:tabs>
                <w:tab w:val="left" w:pos="1134"/>
              </w:tabs>
              <w:spacing w:after="20"/>
              <w:ind w:left="307"/>
              <w:contextualSpacing w:val="0"/>
              <w:jc w:val="left"/>
              <w:rPr>
                <w:sz w:val="18"/>
                <w:szCs w:val="18"/>
              </w:rPr>
            </w:pPr>
          </w:p>
        </w:tc>
        <w:tc>
          <w:tcPr>
            <w:tcW w:w="4674" w:type="dxa"/>
            <w:gridSpan w:val="3"/>
            <w:tcBorders>
              <w:left w:val="nil"/>
            </w:tcBorders>
          </w:tcPr>
          <w:p w14:paraId="3BBF279F" w14:textId="63FE87D8" w:rsidR="00F14DFD" w:rsidRPr="00C921EF" w:rsidRDefault="00F14DFD" w:rsidP="001136EE">
            <w:pPr>
              <w:pStyle w:val="Prrafodelista"/>
              <w:numPr>
                <w:ilvl w:val="0"/>
                <w:numId w:val="0"/>
              </w:numPr>
              <w:tabs>
                <w:tab w:val="left" w:pos="1134"/>
              </w:tabs>
              <w:spacing w:after="20"/>
              <w:ind w:left="325"/>
              <w:contextualSpacing w:val="0"/>
              <w:jc w:val="left"/>
              <w:rPr>
                <w:sz w:val="18"/>
                <w:szCs w:val="18"/>
              </w:rPr>
            </w:pPr>
          </w:p>
        </w:tc>
      </w:tr>
      <w:tr w:rsidR="00F26E7D" w:rsidRPr="00D8242A" w14:paraId="2FBF3AC4" w14:textId="77777777" w:rsidTr="005721DE">
        <w:tc>
          <w:tcPr>
            <w:tcW w:w="9064" w:type="dxa"/>
            <w:gridSpan w:val="8"/>
            <w:tcBorders>
              <w:bottom w:val="single" w:sz="2" w:space="0" w:color="808080" w:themeColor="background1" w:themeShade="80"/>
            </w:tcBorders>
            <w:shd w:val="clear" w:color="auto" w:fill="F2F2F2" w:themeFill="background1" w:themeFillShade="F2"/>
            <w:vAlign w:val="center"/>
          </w:tcPr>
          <w:p w14:paraId="5111B7A6" w14:textId="77777777" w:rsidR="00F26E7D" w:rsidRPr="00B3155E" w:rsidRDefault="00F26E7D" w:rsidP="00B46C28">
            <w:pPr>
              <w:tabs>
                <w:tab w:val="left" w:pos="1134"/>
              </w:tabs>
              <w:spacing w:before="20" w:after="20"/>
              <w:jc w:val="left"/>
              <w:rPr>
                <w:b/>
                <w:color w:val="0A94D6"/>
                <w:sz w:val="18"/>
                <w:szCs w:val="18"/>
              </w:rPr>
            </w:pPr>
            <w:r>
              <w:rPr>
                <w:b/>
                <w:color w:val="0A94D6"/>
                <w:sz w:val="18"/>
                <w:szCs w:val="18"/>
              </w:rPr>
              <w:t>Control de cambios</w:t>
            </w:r>
          </w:p>
        </w:tc>
      </w:tr>
      <w:tr w:rsidR="00F26E7D" w:rsidRPr="00D962EE" w14:paraId="2A0FAD95" w14:textId="77777777" w:rsidTr="005721DE">
        <w:tc>
          <w:tcPr>
            <w:tcW w:w="848" w:type="dxa"/>
            <w:tcBorders>
              <w:bottom w:val="single" w:sz="2" w:space="0" w:color="808080" w:themeColor="background1" w:themeShade="80"/>
              <w:right w:val="nil"/>
            </w:tcBorders>
            <w:vAlign w:val="center"/>
          </w:tcPr>
          <w:p w14:paraId="563E346A" w14:textId="77777777" w:rsidR="00F26E7D" w:rsidRPr="00D962EE" w:rsidRDefault="00F26E7D" w:rsidP="00B46C28">
            <w:pPr>
              <w:tabs>
                <w:tab w:val="left" w:pos="1134"/>
              </w:tabs>
              <w:spacing w:before="20" w:after="20"/>
              <w:jc w:val="center"/>
              <w:rPr>
                <w:sz w:val="18"/>
                <w:szCs w:val="18"/>
              </w:rPr>
            </w:pPr>
            <w:r w:rsidRPr="00D962EE">
              <w:rPr>
                <w:sz w:val="18"/>
                <w:szCs w:val="18"/>
              </w:rPr>
              <w:t>Versión</w:t>
            </w:r>
          </w:p>
        </w:tc>
        <w:tc>
          <w:tcPr>
            <w:tcW w:w="1134" w:type="dxa"/>
            <w:gridSpan w:val="2"/>
            <w:tcBorders>
              <w:left w:val="nil"/>
              <w:bottom w:val="single" w:sz="2" w:space="0" w:color="808080" w:themeColor="background1" w:themeShade="80"/>
              <w:right w:val="nil"/>
            </w:tcBorders>
            <w:vAlign w:val="center"/>
          </w:tcPr>
          <w:p w14:paraId="2B6D9DBA" w14:textId="77777777" w:rsidR="00F26E7D" w:rsidRPr="00D962EE" w:rsidRDefault="00F26E7D" w:rsidP="00B46C28">
            <w:pPr>
              <w:tabs>
                <w:tab w:val="left" w:pos="1134"/>
              </w:tabs>
              <w:spacing w:before="20" w:after="20"/>
              <w:jc w:val="center"/>
              <w:rPr>
                <w:sz w:val="18"/>
                <w:szCs w:val="18"/>
              </w:rPr>
            </w:pPr>
            <w:r w:rsidRPr="00D962EE">
              <w:rPr>
                <w:sz w:val="18"/>
                <w:szCs w:val="18"/>
              </w:rPr>
              <w:t>Fecha</w:t>
            </w:r>
          </w:p>
        </w:tc>
        <w:tc>
          <w:tcPr>
            <w:tcW w:w="7082" w:type="dxa"/>
            <w:gridSpan w:val="5"/>
            <w:tcBorders>
              <w:left w:val="nil"/>
              <w:bottom w:val="single" w:sz="2" w:space="0" w:color="808080" w:themeColor="background1" w:themeShade="80"/>
            </w:tcBorders>
            <w:vAlign w:val="center"/>
          </w:tcPr>
          <w:p w14:paraId="2748AC88" w14:textId="77777777" w:rsidR="00F26E7D" w:rsidRPr="00D962EE" w:rsidRDefault="00F26E7D" w:rsidP="00B46C28">
            <w:pPr>
              <w:tabs>
                <w:tab w:val="left" w:pos="1134"/>
              </w:tabs>
              <w:spacing w:before="20" w:after="20"/>
              <w:rPr>
                <w:sz w:val="18"/>
                <w:szCs w:val="18"/>
              </w:rPr>
            </w:pPr>
            <w:r w:rsidRPr="00D962EE">
              <w:rPr>
                <w:sz w:val="18"/>
                <w:szCs w:val="18"/>
              </w:rPr>
              <w:t>Resumen de cambios</w:t>
            </w:r>
          </w:p>
        </w:tc>
      </w:tr>
      <w:tr w:rsidR="00F26E7D" w:rsidRPr="005513A7" w14:paraId="6236BB87" w14:textId="77777777" w:rsidTr="005721DE">
        <w:tc>
          <w:tcPr>
            <w:tcW w:w="848" w:type="dxa"/>
            <w:tcBorders>
              <w:top w:val="single" w:sz="2" w:space="0" w:color="808080" w:themeColor="background1" w:themeShade="80"/>
              <w:bottom w:val="dotted" w:sz="4" w:space="0" w:color="808080" w:themeColor="background1" w:themeShade="80"/>
              <w:right w:val="nil"/>
            </w:tcBorders>
            <w:vAlign w:val="center"/>
          </w:tcPr>
          <w:p w14:paraId="3682EE3E" w14:textId="2180E09C" w:rsidR="00F26E7D" w:rsidRPr="005513A7" w:rsidRDefault="00F26E7D" w:rsidP="00B46C28">
            <w:pPr>
              <w:tabs>
                <w:tab w:val="left" w:pos="1134"/>
              </w:tabs>
              <w:spacing w:before="60" w:after="60"/>
              <w:jc w:val="center"/>
              <w:rPr>
                <w:sz w:val="18"/>
                <w:szCs w:val="18"/>
              </w:rPr>
            </w:pPr>
            <w:r w:rsidRPr="005513A7">
              <w:rPr>
                <w:sz w:val="18"/>
                <w:szCs w:val="18"/>
              </w:rPr>
              <w:t>0.</w:t>
            </w:r>
            <w:r w:rsidR="0070054C">
              <w:rPr>
                <w:sz w:val="18"/>
                <w:szCs w:val="18"/>
              </w:rPr>
              <w:t>0</w:t>
            </w:r>
          </w:p>
        </w:tc>
        <w:tc>
          <w:tcPr>
            <w:tcW w:w="1134" w:type="dxa"/>
            <w:gridSpan w:val="2"/>
            <w:tcBorders>
              <w:top w:val="single" w:sz="2" w:space="0" w:color="808080" w:themeColor="background1" w:themeShade="80"/>
              <w:left w:val="nil"/>
              <w:bottom w:val="dotted" w:sz="4" w:space="0" w:color="808080" w:themeColor="background1" w:themeShade="80"/>
              <w:right w:val="nil"/>
            </w:tcBorders>
            <w:vAlign w:val="center"/>
          </w:tcPr>
          <w:p w14:paraId="57FA9471" w14:textId="6524939E" w:rsidR="00F26E7D" w:rsidRPr="005513A7" w:rsidRDefault="0001649C" w:rsidP="00B46C28">
            <w:pPr>
              <w:tabs>
                <w:tab w:val="left" w:pos="1134"/>
              </w:tabs>
              <w:spacing w:before="60" w:after="60"/>
              <w:jc w:val="center"/>
              <w:rPr>
                <w:sz w:val="18"/>
                <w:szCs w:val="18"/>
              </w:rPr>
            </w:pPr>
            <w:r>
              <w:rPr>
                <w:sz w:val="18"/>
                <w:szCs w:val="18"/>
              </w:rPr>
              <w:t>14</w:t>
            </w:r>
            <w:r w:rsidR="008A6F14">
              <w:rPr>
                <w:sz w:val="18"/>
                <w:szCs w:val="18"/>
              </w:rPr>
              <w:t>/</w:t>
            </w:r>
            <w:r>
              <w:rPr>
                <w:sz w:val="18"/>
                <w:szCs w:val="18"/>
              </w:rPr>
              <w:t>05</w:t>
            </w:r>
            <w:r w:rsidR="00F26E7D">
              <w:rPr>
                <w:sz w:val="18"/>
                <w:szCs w:val="18"/>
              </w:rPr>
              <w:t>/20</w:t>
            </w:r>
            <w:r>
              <w:rPr>
                <w:sz w:val="18"/>
                <w:szCs w:val="18"/>
              </w:rPr>
              <w:t>20</w:t>
            </w:r>
          </w:p>
        </w:tc>
        <w:tc>
          <w:tcPr>
            <w:tcW w:w="7082" w:type="dxa"/>
            <w:gridSpan w:val="5"/>
            <w:tcBorders>
              <w:top w:val="single" w:sz="2" w:space="0" w:color="808080" w:themeColor="background1" w:themeShade="80"/>
              <w:left w:val="nil"/>
              <w:bottom w:val="dotted" w:sz="4" w:space="0" w:color="808080" w:themeColor="background1" w:themeShade="80"/>
            </w:tcBorders>
            <w:vAlign w:val="center"/>
          </w:tcPr>
          <w:p w14:paraId="431D9DAD" w14:textId="2A49D558" w:rsidR="00F26E7D" w:rsidRPr="005513A7" w:rsidRDefault="0070054C" w:rsidP="00B46C28">
            <w:pPr>
              <w:tabs>
                <w:tab w:val="left" w:pos="1134"/>
              </w:tabs>
              <w:spacing w:before="60" w:after="60"/>
              <w:rPr>
                <w:sz w:val="18"/>
                <w:szCs w:val="18"/>
              </w:rPr>
            </w:pPr>
            <w:r>
              <w:rPr>
                <w:sz w:val="18"/>
                <w:szCs w:val="18"/>
              </w:rPr>
              <w:t>V</w:t>
            </w:r>
            <w:r w:rsidR="00F26E7D" w:rsidRPr="005513A7">
              <w:rPr>
                <w:sz w:val="18"/>
                <w:szCs w:val="18"/>
              </w:rPr>
              <w:t>ersión</w:t>
            </w:r>
            <w:r>
              <w:rPr>
                <w:sz w:val="18"/>
                <w:szCs w:val="18"/>
              </w:rPr>
              <w:t xml:space="preserve"> inicial</w:t>
            </w:r>
          </w:p>
        </w:tc>
      </w:tr>
      <w:tr w:rsidR="00F26E7D" w:rsidRPr="005513A7" w14:paraId="33A15F34" w14:textId="77777777" w:rsidTr="005721DE">
        <w:tc>
          <w:tcPr>
            <w:tcW w:w="848" w:type="dxa"/>
            <w:tcBorders>
              <w:top w:val="dotted" w:sz="4" w:space="0" w:color="808080" w:themeColor="background1" w:themeShade="80"/>
              <w:bottom w:val="dotted" w:sz="4" w:space="0" w:color="808080" w:themeColor="background1" w:themeShade="80"/>
              <w:right w:val="nil"/>
            </w:tcBorders>
            <w:vAlign w:val="center"/>
          </w:tcPr>
          <w:p w14:paraId="68C52765" w14:textId="692AFFA4" w:rsidR="00F26E7D" w:rsidRPr="0070054C" w:rsidRDefault="0070054C" w:rsidP="00B46C28">
            <w:pPr>
              <w:tabs>
                <w:tab w:val="left" w:pos="1134"/>
              </w:tabs>
              <w:spacing w:before="60" w:after="60"/>
              <w:jc w:val="center"/>
              <w:rPr>
                <w:sz w:val="18"/>
                <w:szCs w:val="18"/>
              </w:rPr>
            </w:pPr>
            <w:r w:rsidRPr="0070054C">
              <w:rPr>
                <w:sz w:val="18"/>
                <w:szCs w:val="18"/>
              </w:rPr>
              <w:t>0.</w:t>
            </w:r>
            <w:r>
              <w:rPr>
                <w:sz w:val="18"/>
                <w:szCs w:val="18"/>
              </w:rPr>
              <w:t>1</w:t>
            </w:r>
          </w:p>
        </w:tc>
        <w:tc>
          <w:tcPr>
            <w:tcW w:w="1134" w:type="dxa"/>
            <w:gridSpan w:val="2"/>
            <w:tcBorders>
              <w:top w:val="dotted" w:sz="4" w:space="0" w:color="808080" w:themeColor="background1" w:themeShade="80"/>
              <w:left w:val="nil"/>
              <w:bottom w:val="dotted" w:sz="4" w:space="0" w:color="808080" w:themeColor="background1" w:themeShade="80"/>
              <w:right w:val="nil"/>
            </w:tcBorders>
            <w:vAlign w:val="center"/>
          </w:tcPr>
          <w:p w14:paraId="6E854978" w14:textId="3B404F90" w:rsidR="00F26E7D" w:rsidRPr="0070054C" w:rsidRDefault="0070054C" w:rsidP="00B46C28">
            <w:pPr>
              <w:tabs>
                <w:tab w:val="left" w:pos="1134"/>
              </w:tabs>
              <w:spacing w:before="60" w:after="60"/>
              <w:jc w:val="center"/>
              <w:rPr>
                <w:sz w:val="18"/>
                <w:szCs w:val="18"/>
              </w:rPr>
            </w:pPr>
            <w:r w:rsidRPr="0070054C">
              <w:rPr>
                <w:sz w:val="18"/>
                <w:szCs w:val="18"/>
              </w:rPr>
              <w:t xml:space="preserve">22/05/0202 </w:t>
            </w:r>
          </w:p>
        </w:tc>
        <w:tc>
          <w:tcPr>
            <w:tcW w:w="7082" w:type="dxa"/>
            <w:gridSpan w:val="5"/>
            <w:tcBorders>
              <w:top w:val="dotted" w:sz="4" w:space="0" w:color="808080" w:themeColor="background1" w:themeShade="80"/>
              <w:left w:val="nil"/>
              <w:bottom w:val="dotted" w:sz="4" w:space="0" w:color="808080" w:themeColor="background1" w:themeShade="80"/>
            </w:tcBorders>
            <w:vAlign w:val="center"/>
          </w:tcPr>
          <w:p w14:paraId="0A60837F" w14:textId="49FFED2C" w:rsidR="00F26E7D" w:rsidRPr="005513A7" w:rsidRDefault="0070054C" w:rsidP="00B46C28">
            <w:pPr>
              <w:tabs>
                <w:tab w:val="left" w:pos="1134"/>
              </w:tabs>
              <w:spacing w:before="60" w:after="60"/>
              <w:rPr>
                <w:sz w:val="18"/>
                <w:szCs w:val="18"/>
              </w:rPr>
            </w:pPr>
            <w:r>
              <w:rPr>
                <w:sz w:val="18"/>
                <w:szCs w:val="18"/>
              </w:rPr>
              <w:t>Primera versión- Alta inmueble; Obtención Testimonio</w:t>
            </w:r>
          </w:p>
        </w:tc>
      </w:tr>
      <w:tr w:rsidR="00F26E7D" w14:paraId="62F341DD" w14:textId="77777777" w:rsidTr="00DF6528">
        <w:tc>
          <w:tcPr>
            <w:tcW w:w="848" w:type="dxa"/>
            <w:tcBorders>
              <w:top w:val="dotted" w:sz="4" w:space="0" w:color="808080" w:themeColor="background1" w:themeShade="80"/>
              <w:bottom w:val="dotted" w:sz="4" w:space="0" w:color="808080" w:themeColor="background1" w:themeShade="80"/>
              <w:right w:val="nil"/>
            </w:tcBorders>
            <w:vAlign w:val="center"/>
          </w:tcPr>
          <w:p w14:paraId="50CE0CFB" w14:textId="6979BC35" w:rsidR="00F26E7D" w:rsidRDefault="0070054C" w:rsidP="00B46C28">
            <w:pPr>
              <w:tabs>
                <w:tab w:val="left" w:pos="1134"/>
              </w:tabs>
              <w:spacing w:before="60" w:after="60"/>
              <w:jc w:val="center"/>
              <w:rPr>
                <w:sz w:val="18"/>
                <w:szCs w:val="18"/>
              </w:rPr>
            </w:pPr>
            <w:r>
              <w:rPr>
                <w:sz w:val="18"/>
                <w:szCs w:val="18"/>
              </w:rPr>
              <w:t>0.2</w:t>
            </w:r>
          </w:p>
        </w:tc>
        <w:tc>
          <w:tcPr>
            <w:tcW w:w="1134" w:type="dxa"/>
            <w:gridSpan w:val="2"/>
            <w:tcBorders>
              <w:top w:val="dotted" w:sz="4" w:space="0" w:color="808080" w:themeColor="background1" w:themeShade="80"/>
              <w:left w:val="nil"/>
              <w:bottom w:val="dotted" w:sz="4" w:space="0" w:color="808080" w:themeColor="background1" w:themeShade="80"/>
              <w:right w:val="nil"/>
            </w:tcBorders>
            <w:vAlign w:val="center"/>
          </w:tcPr>
          <w:p w14:paraId="0BD4D0C7" w14:textId="4C5FFE3A" w:rsidR="00F26E7D" w:rsidRDefault="0070054C" w:rsidP="00B46C28">
            <w:pPr>
              <w:tabs>
                <w:tab w:val="left" w:pos="1134"/>
              </w:tabs>
              <w:spacing w:before="60" w:after="60"/>
              <w:jc w:val="center"/>
              <w:rPr>
                <w:sz w:val="18"/>
                <w:szCs w:val="18"/>
              </w:rPr>
            </w:pPr>
            <w:r>
              <w:rPr>
                <w:sz w:val="18"/>
                <w:szCs w:val="18"/>
              </w:rPr>
              <w:t>29/05/2020</w:t>
            </w:r>
          </w:p>
        </w:tc>
        <w:tc>
          <w:tcPr>
            <w:tcW w:w="7082" w:type="dxa"/>
            <w:gridSpan w:val="5"/>
            <w:tcBorders>
              <w:top w:val="dotted" w:sz="4" w:space="0" w:color="808080" w:themeColor="background1" w:themeShade="80"/>
              <w:left w:val="nil"/>
              <w:bottom w:val="dotted" w:sz="4" w:space="0" w:color="808080" w:themeColor="background1" w:themeShade="80"/>
            </w:tcBorders>
            <w:vAlign w:val="center"/>
          </w:tcPr>
          <w:p w14:paraId="7E5A22BA" w14:textId="12D8E774" w:rsidR="00F26E7D" w:rsidRDefault="0070054C" w:rsidP="00B46C28">
            <w:pPr>
              <w:tabs>
                <w:tab w:val="left" w:pos="1134"/>
              </w:tabs>
              <w:spacing w:before="60" w:after="60"/>
              <w:rPr>
                <w:sz w:val="18"/>
                <w:szCs w:val="18"/>
              </w:rPr>
            </w:pPr>
            <w:r>
              <w:rPr>
                <w:sz w:val="18"/>
                <w:szCs w:val="18"/>
              </w:rPr>
              <w:t>Segunda versión- Inscripciones; Defectos; Cancelaciones de Cargas</w:t>
            </w:r>
          </w:p>
        </w:tc>
      </w:tr>
      <w:tr w:rsidR="00DF6528" w14:paraId="6018FE5B" w14:textId="77777777" w:rsidTr="00DD0163">
        <w:tc>
          <w:tcPr>
            <w:tcW w:w="848" w:type="dxa"/>
            <w:tcBorders>
              <w:top w:val="dotted" w:sz="4" w:space="0" w:color="808080" w:themeColor="background1" w:themeShade="80"/>
              <w:bottom w:val="dotted" w:sz="4" w:space="0" w:color="808080" w:themeColor="background1" w:themeShade="80"/>
              <w:right w:val="nil"/>
            </w:tcBorders>
            <w:vAlign w:val="center"/>
          </w:tcPr>
          <w:p w14:paraId="789F8429" w14:textId="7C226D00" w:rsidR="00DF6528" w:rsidRDefault="00DF6528" w:rsidP="00B46C28">
            <w:pPr>
              <w:tabs>
                <w:tab w:val="left" w:pos="1134"/>
              </w:tabs>
              <w:spacing w:before="60" w:after="60"/>
              <w:jc w:val="center"/>
              <w:rPr>
                <w:sz w:val="18"/>
                <w:szCs w:val="18"/>
              </w:rPr>
            </w:pPr>
            <w:r>
              <w:rPr>
                <w:sz w:val="18"/>
                <w:szCs w:val="18"/>
              </w:rPr>
              <w:lastRenderedPageBreak/>
              <w:t>0.3</w:t>
            </w:r>
          </w:p>
        </w:tc>
        <w:tc>
          <w:tcPr>
            <w:tcW w:w="1134" w:type="dxa"/>
            <w:gridSpan w:val="2"/>
            <w:tcBorders>
              <w:top w:val="dotted" w:sz="4" w:space="0" w:color="808080" w:themeColor="background1" w:themeShade="80"/>
              <w:left w:val="nil"/>
              <w:bottom w:val="dotted" w:sz="4" w:space="0" w:color="808080" w:themeColor="background1" w:themeShade="80"/>
              <w:right w:val="nil"/>
            </w:tcBorders>
            <w:vAlign w:val="center"/>
          </w:tcPr>
          <w:p w14:paraId="1A9E229E" w14:textId="40C44B40" w:rsidR="00DF6528" w:rsidRDefault="00DF6528" w:rsidP="00B46C28">
            <w:pPr>
              <w:tabs>
                <w:tab w:val="left" w:pos="1134"/>
              </w:tabs>
              <w:spacing w:before="60" w:after="60"/>
              <w:jc w:val="center"/>
              <w:rPr>
                <w:sz w:val="18"/>
                <w:szCs w:val="18"/>
              </w:rPr>
            </w:pPr>
            <w:r>
              <w:rPr>
                <w:sz w:val="18"/>
                <w:szCs w:val="18"/>
              </w:rPr>
              <w:t>05/05/2020</w:t>
            </w:r>
          </w:p>
        </w:tc>
        <w:tc>
          <w:tcPr>
            <w:tcW w:w="7082" w:type="dxa"/>
            <w:gridSpan w:val="5"/>
            <w:tcBorders>
              <w:top w:val="dotted" w:sz="4" w:space="0" w:color="808080" w:themeColor="background1" w:themeShade="80"/>
              <w:left w:val="nil"/>
              <w:bottom w:val="dotted" w:sz="4" w:space="0" w:color="808080" w:themeColor="background1" w:themeShade="80"/>
            </w:tcBorders>
            <w:vAlign w:val="center"/>
          </w:tcPr>
          <w:p w14:paraId="3FA2B57B" w14:textId="6769CBCD" w:rsidR="00DF6528" w:rsidRDefault="00DF6528" w:rsidP="00B46C28">
            <w:pPr>
              <w:tabs>
                <w:tab w:val="left" w:pos="1134"/>
              </w:tabs>
              <w:spacing w:before="60" w:after="60"/>
              <w:rPr>
                <w:sz w:val="18"/>
                <w:szCs w:val="18"/>
              </w:rPr>
            </w:pPr>
            <w:r>
              <w:rPr>
                <w:sz w:val="18"/>
                <w:szCs w:val="18"/>
              </w:rPr>
              <w:t xml:space="preserve">Tercera versión- Reporting, </w:t>
            </w:r>
            <w:r w:rsidR="008715ED">
              <w:rPr>
                <w:sz w:val="18"/>
                <w:szCs w:val="18"/>
              </w:rPr>
              <w:t xml:space="preserve">SLA </w:t>
            </w:r>
            <w:r>
              <w:rPr>
                <w:sz w:val="18"/>
                <w:szCs w:val="18"/>
              </w:rPr>
              <w:t>y Controles</w:t>
            </w:r>
          </w:p>
        </w:tc>
      </w:tr>
      <w:tr w:rsidR="00DD0163" w14:paraId="7CC69F59" w14:textId="77777777" w:rsidTr="00C921EF">
        <w:tc>
          <w:tcPr>
            <w:tcW w:w="848" w:type="dxa"/>
            <w:tcBorders>
              <w:top w:val="dotted" w:sz="4" w:space="0" w:color="808080" w:themeColor="background1" w:themeShade="80"/>
              <w:bottom w:val="dotted" w:sz="4" w:space="0" w:color="808080" w:themeColor="background1" w:themeShade="80"/>
              <w:right w:val="nil"/>
            </w:tcBorders>
            <w:vAlign w:val="center"/>
          </w:tcPr>
          <w:p w14:paraId="4849E686" w14:textId="7758DCA3" w:rsidR="00DD0163" w:rsidRDefault="00DD0163" w:rsidP="00DD0163">
            <w:pPr>
              <w:tabs>
                <w:tab w:val="left" w:pos="1134"/>
              </w:tabs>
              <w:spacing w:before="60" w:after="60"/>
              <w:jc w:val="center"/>
              <w:rPr>
                <w:sz w:val="18"/>
                <w:szCs w:val="18"/>
              </w:rPr>
            </w:pPr>
            <w:r>
              <w:rPr>
                <w:sz w:val="18"/>
                <w:szCs w:val="18"/>
              </w:rPr>
              <w:t>0.4</w:t>
            </w:r>
          </w:p>
        </w:tc>
        <w:tc>
          <w:tcPr>
            <w:tcW w:w="1134" w:type="dxa"/>
            <w:gridSpan w:val="2"/>
            <w:tcBorders>
              <w:top w:val="dotted" w:sz="4" w:space="0" w:color="808080" w:themeColor="background1" w:themeShade="80"/>
              <w:left w:val="nil"/>
              <w:bottom w:val="dotted" w:sz="4" w:space="0" w:color="808080" w:themeColor="background1" w:themeShade="80"/>
              <w:right w:val="nil"/>
            </w:tcBorders>
            <w:vAlign w:val="center"/>
          </w:tcPr>
          <w:p w14:paraId="561D8822" w14:textId="2715560C" w:rsidR="00DD0163" w:rsidRDefault="00DD0163" w:rsidP="00DD0163">
            <w:pPr>
              <w:tabs>
                <w:tab w:val="left" w:pos="1134"/>
              </w:tabs>
              <w:spacing w:before="60" w:after="60"/>
              <w:jc w:val="center"/>
              <w:rPr>
                <w:sz w:val="18"/>
                <w:szCs w:val="18"/>
              </w:rPr>
            </w:pPr>
            <w:r>
              <w:rPr>
                <w:sz w:val="18"/>
                <w:szCs w:val="18"/>
              </w:rPr>
              <w:t>12/06/2020</w:t>
            </w:r>
          </w:p>
        </w:tc>
        <w:tc>
          <w:tcPr>
            <w:tcW w:w="7082" w:type="dxa"/>
            <w:gridSpan w:val="5"/>
            <w:tcBorders>
              <w:top w:val="dotted" w:sz="4" w:space="0" w:color="808080" w:themeColor="background1" w:themeShade="80"/>
              <w:left w:val="nil"/>
              <w:bottom w:val="dotted" w:sz="4" w:space="0" w:color="808080" w:themeColor="background1" w:themeShade="80"/>
            </w:tcBorders>
            <w:vAlign w:val="center"/>
          </w:tcPr>
          <w:p w14:paraId="45FC57F1" w14:textId="56BACFED" w:rsidR="00DD0163" w:rsidRDefault="00DD0163" w:rsidP="00DD0163">
            <w:pPr>
              <w:tabs>
                <w:tab w:val="left" w:pos="1134"/>
              </w:tabs>
              <w:spacing w:before="60" w:after="60"/>
              <w:rPr>
                <w:sz w:val="18"/>
                <w:szCs w:val="18"/>
              </w:rPr>
            </w:pPr>
            <w:r>
              <w:rPr>
                <w:sz w:val="18"/>
                <w:szCs w:val="18"/>
              </w:rPr>
              <w:t>Cuarta Versión- Tomas de Posesión</w:t>
            </w:r>
            <w:r w:rsidR="008715ED">
              <w:rPr>
                <w:sz w:val="18"/>
                <w:szCs w:val="18"/>
              </w:rPr>
              <w:t xml:space="preserve">. Eliminar </w:t>
            </w:r>
            <w:proofErr w:type="spellStart"/>
            <w:r w:rsidR="008715ED">
              <w:rPr>
                <w:sz w:val="18"/>
                <w:szCs w:val="18"/>
              </w:rPr>
              <w:t>SLAs</w:t>
            </w:r>
            <w:proofErr w:type="spellEnd"/>
            <w:r w:rsidR="008715ED">
              <w:rPr>
                <w:sz w:val="18"/>
                <w:szCs w:val="18"/>
              </w:rPr>
              <w:t xml:space="preserve"> del protocolo </w:t>
            </w:r>
          </w:p>
        </w:tc>
      </w:tr>
      <w:tr w:rsidR="00C921EF" w14:paraId="7D03DAD0" w14:textId="77777777" w:rsidTr="001136EE">
        <w:tc>
          <w:tcPr>
            <w:tcW w:w="848" w:type="dxa"/>
            <w:tcBorders>
              <w:top w:val="dotted" w:sz="4" w:space="0" w:color="808080" w:themeColor="background1" w:themeShade="80"/>
              <w:bottom w:val="dotted" w:sz="4" w:space="0" w:color="808080" w:themeColor="background1" w:themeShade="80"/>
              <w:right w:val="nil"/>
            </w:tcBorders>
            <w:vAlign w:val="center"/>
          </w:tcPr>
          <w:p w14:paraId="4ED53717" w14:textId="2D1FFF29" w:rsidR="00C921EF" w:rsidRDefault="00C921EF" w:rsidP="00DD0163">
            <w:pPr>
              <w:tabs>
                <w:tab w:val="left" w:pos="1134"/>
              </w:tabs>
              <w:spacing w:before="60" w:after="60"/>
              <w:jc w:val="center"/>
              <w:rPr>
                <w:sz w:val="18"/>
                <w:szCs w:val="18"/>
              </w:rPr>
            </w:pPr>
            <w:r>
              <w:rPr>
                <w:sz w:val="18"/>
                <w:szCs w:val="18"/>
              </w:rPr>
              <w:t>0.5</w:t>
            </w:r>
          </w:p>
        </w:tc>
        <w:tc>
          <w:tcPr>
            <w:tcW w:w="1134" w:type="dxa"/>
            <w:gridSpan w:val="2"/>
            <w:tcBorders>
              <w:top w:val="dotted" w:sz="4" w:space="0" w:color="808080" w:themeColor="background1" w:themeShade="80"/>
              <w:left w:val="nil"/>
              <w:bottom w:val="dotted" w:sz="4" w:space="0" w:color="808080" w:themeColor="background1" w:themeShade="80"/>
              <w:right w:val="nil"/>
            </w:tcBorders>
            <w:vAlign w:val="center"/>
          </w:tcPr>
          <w:p w14:paraId="64AF434C" w14:textId="2EC130C2" w:rsidR="00C921EF" w:rsidRDefault="00C921EF" w:rsidP="00DD0163">
            <w:pPr>
              <w:tabs>
                <w:tab w:val="left" w:pos="1134"/>
              </w:tabs>
              <w:spacing w:before="60" w:after="60"/>
              <w:jc w:val="center"/>
              <w:rPr>
                <w:sz w:val="18"/>
                <w:szCs w:val="18"/>
              </w:rPr>
            </w:pPr>
            <w:r>
              <w:rPr>
                <w:sz w:val="18"/>
                <w:szCs w:val="18"/>
              </w:rPr>
              <w:t>23/10/2020</w:t>
            </w:r>
          </w:p>
        </w:tc>
        <w:tc>
          <w:tcPr>
            <w:tcW w:w="7082" w:type="dxa"/>
            <w:gridSpan w:val="5"/>
            <w:tcBorders>
              <w:top w:val="dotted" w:sz="4" w:space="0" w:color="808080" w:themeColor="background1" w:themeShade="80"/>
              <w:left w:val="nil"/>
              <w:bottom w:val="dotted" w:sz="4" w:space="0" w:color="808080" w:themeColor="background1" w:themeShade="80"/>
            </w:tcBorders>
            <w:vAlign w:val="center"/>
          </w:tcPr>
          <w:p w14:paraId="32B5A190" w14:textId="6B916EDA" w:rsidR="00C921EF" w:rsidRDefault="00EF6992" w:rsidP="00DD0163">
            <w:pPr>
              <w:tabs>
                <w:tab w:val="left" w:pos="1134"/>
              </w:tabs>
              <w:spacing w:before="60" w:after="60"/>
              <w:rPr>
                <w:sz w:val="18"/>
                <w:szCs w:val="18"/>
              </w:rPr>
            </w:pPr>
            <w:r>
              <w:rPr>
                <w:sz w:val="18"/>
                <w:szCs w:val="18"/>
              </w:rPr>
              <w:t xml:space="preserve">Se incluye </w:t>
            </w:r>
            <w:r w:rsidR="003738CE">
              <w:rPr>
                <w:sz w:val="18"/>
                <w:szCs w:val="18"/>
              </w:rPr>
              <w:t>la parte de P</w:t>
            </w:r>
            <w:r>
              <w:rPr>
                <w:sz w:val="18"/>
                <w:szCs w:val="18"/>
              </w:rPr>
              <w:t>re</w:t>
            </w:r>
            <w:r w:rsidR="003738CE">
              <w:rPr>
                <w:sz w:val="18"/>
                <w:szCs w:val="18"/>
              </w:rPr>
              <w:t>-</w:t>
            </w:r>
            <w:r>
              <w:rPr>
                <w:sz w:val="18"/>
                <w:szCs w:val="18"/>
              </w:rPr>
              <w:t>entradas</w:t>
            </w:r>
          </w:p>
        </w:tc>
      </w:tr>
      <w:tr w:rsidR="001136EE" w14:paraId="2A6FE96B" w14:textId="77777777" w:rsidTr="001136EE">
        <w:tc>
          <w:tcPr>
            <w:tcW w:w="848" w:type="dxa"/>
            <w:tcBorders>
              <w:top w:val="dotted" w:sz="4" w:space="0" w:color="808080" w:themeColor="background1" w:themeShade="80"/>
              <w:bottom w:val="dotted" w:sz="4" w:space="0" w:color="808080" w:themeColor="background1" w:themeShade="80"/>
              <w:right w:val="nil"/>
            </w:tcBorders>
            <w:vAlign w:val="center"/>
          </w:tcPr>
          <w:p w14:paraId="3B80FD76" w14:textId="4B5831E5" w:rsidR="001136EE" w:rsidRDefault="001136EE" w:rsidP="00DD0163">
            <w:pPr>
              <w:tabs>
                <w:tab w:val="left" w:pos="1134"/>
              </w:tabs>
              <w:spacing w:before="60" w:after="60"/>
              <w:jc w:val="center"/>
              <w:rPr>
                <w:sz w:val="18"/>
                <w:szCs w:val="18"/>
              </w:rPr>
            </w:pPr>
            <w:r>
              <w:rPr>
                <w:sz w:val="18"/>
                <w:szCs w:val="18"/>
              </w:rPr>
              <w:t>0.6</w:t>
            </w:r>
          </w:p>
        </w:tc>
        <w:tc>
          <w:tcPr>
            <w:tcW w:w="1134" w:type="dxa"/>
            <w:gridSpan w:val="2"/>
            <w:tcBorders>
              <w:top w:val="dotted" w:sz="4" w:space="0" w:color="808080" w:themeColor="background1" w:themeShade="80"/>
              <w:left w:val="nil"/>
              <w:bottom w:val="dotted" w:sz="4" w:space="0" w:color="808080" w:themeColor="background1" w:themeShade="80"/>
              <w:right w:val="nil"/>
            </w:tcBorders>
            <w:vAlign w:val="center"/>
          </w:tcPr>
          <w:p w14:paraId="5E885E39" w14:textId="77777777" w:rsidR="001136EE" w:rsidRDefault="001136EE" w:rsidP="00DD0163">
            <w:pPr>
              <w:tabs>
                <w:tab w:val="left" w:pos="1134"/>
              </w:tabs>
              <w:spacing w:before="60" w:after="60"/>
              <w:jc w:val="center"/>
              <w:rPr>
                <w:sz w:val="18"/>
                <w:szCs w:val="18"/>
              </w:rPr>
            </w:pPr>
          </w:p>
        </w:tc>
        <w:tc>
          <w:tcPr>
            <w:tcW w:w="7082" w:type="dxa"/>
            <w:gridSpan w:val="5"/>
            <w:tcBorders>
              <w:top w:val="dotted" w:sz="4" w:space="0" w:color="808080" w:themeColor="background1" w:themeShade="80"/>
              <w:left w:val="nil"/>
              <w:bottom w:val="dotted" w:sz="4" w:space="0" w:color="808080" w:themeColor="background1" w:themeShade="80"/>
            </w:tcBorders>
            <w:vAlign w:val="center"/>
          </w:tcPr>
          <w:p w14:paraId="3093A00D" w14:textId="77777777" w:rsidR="001136EE" w:rsidRDefault="001136EE" w:rsidP="00DD0163">
            <w:pPr>
              <w:tabs>
                <w:tab w:val="left" w:pos="1134"/>
              </w:tabs>
              <w:spacing w:before="60" w:after="60"/>
              <w:rPr>
                <w:sz w:val="18"/>
                <w:szCs w:val="18"/>
              </w:rPr>
            </w:pPr>
          </w:p>
        </w:tc>
      </w:tr>
      <w:tr w:rsidR="001136EE" w14:paraId="3E496454" w14:textId="77777777" w:rsidTr="004D43A2">
        <w:tc>
          <w:tcPr>
            <w:tcW w:w="848" w:type="dxa"/>
            <w:tcBorders>
              <w:top w:val="dotted" w:sz="4" w:space="0" w:color="808080" w:themeColor="background1" w:themeShade="80"/>
              <w:bottom w:val="dotted" w:sz="4" w:space="0" w:color="808080" w:themeColor="background1" w:themeShade="80"/>
              <w:right w:val="nil"/>
            </w:tcBorders>
            <w:vAlign w:val="center"/>
          </w:tcPr>
          <w:p w14:paraId="4EA1EFB8" w14:textId="26E53681" w:rsidR="001136EE" w:rsidRDefault="001136EE" w:rsidP="00DD0163">
            <w:pPr>
              <w:tabs>
                <w:tab w:val="left" w:pos="1134"/>
              </w:tabs>
              <w:spacing w:before="60" w:after="60"/>
              <w:jc w:val="center"/>
              <w:rPr>
                <w:sz w:val="18"/>
                <w:szCs w:val="18"/>
              </w:rPr>
            </w:pPr>
            <w:r>
              <w:rPr>
                <w:sz w:val="18"/>
                <w:szCs w:val="18"/>
              </w:rPr>
              <w:t>0.7</w:t>
            </w:r>
          </w:p>
        </w:tc>
        <w:tc>
          <w:tcPr>
            <w:tcW w:w="1134" w:type="dxa"/>
            <w:gridSpan w:val="2"/>
            <w:tcBorders>
              <w:top w:val="dotted" w:sz="4" w:space="0" w:color="808080" w:themeColor="background1" w:themeShade="80"/>
              <w:left w:val="nil"/>
              <w:bottom w:val="dotted" w:sz="4" w:space="0" w:color="808080" w:themeColor="background1" w:themeShade="80"/>
              <w:right w:val="nil"/>
            </w:tcBorders>
            <w:vAlign w:val="center"/>
          </w:tcPr>
          <w:p w14:paraId="35764681" w14:textId="7A9399C3" w:rsidR="001136EE" w:rsidRDefault="001136EE" w:rsidP="00DD0163">
            <w:pPr>
              <w:tabs>
                <w:tab w:val="left" w:pos="1134"/>
              </w:tabs>
              <w:spacing w:before="60" w:after="60"/>
              <w:jc w:val="center"/>
              <w:rPr>
                <w:sz w:val="18"/>
                <w:szCs w:val="18"/>
              </w:rPr>
            </w:pPr>
            <w:r>
              <w:rPr>
                <w:sz w:val="18"/>
                <w:szCs w:val="18"/>
              </w:rPr>
              <w:t>02/12/2020</w:t>
            </w:r>
          </w:p>
        </w:tc>
        <w:tc>
          <w:tcPr>
            <w:tcW w:w="7082" w:type="dxa"/>
            <w:gridSpan w:val="5"/>
            <w:tcBorders>
              <w:top w:val="dotted" w:sz="4" w:space="0" w:color="808080" w:themeColor="background1" w:themeShade="80"/>
              <w:left w:val="nil"/>
              <w:bottom w:val="dotted" w:sz="4" w:space="0" w:color="808080" w:themeColor="background1" w:themeShade="80"/>
            </w:tcBorders>
            <w:vAlign w:val="center"/>
          </w:tcPr>
          <w:p w14:paraId="157B827B" w14:textId="079050EE" w:rsidR="001136EE" w:rsidRDefault="00B80A70" w:rsidP="00DD0163">
            <w:pPr>
              <w:tabs>
                <w:tab w:val="left" w:pos="1134"/>
              </w:tabs>
              <w:spacing w:before="60" w:after="60"/>
              <w:rPr>
                <w:sz w:val="18"/>
                <w:szCs w:val="18"/>
              </w:rPr>
            </w:pPr>
            <w:r>
              <w:rPr>
                <w:sz w:val="18"/>
                <w:szCs w:val="18"/>
              </w:rPr>
              <w:t>Se incluye plazo altas manuales</w:t>
            </w:r>
          </w:p>
        </w:tc>
      </w:tr>
      <w:tr w:rsidR="004D43A2" w14:paraId="4350C46E" w14:textId="77777777" w:rsidTr="007E7F5E">
        <w:tc>
          <w:tcPr>
            <w:tcW w:w="848" w:type="dxa"/>
            <w:tcBorders>
              <w:top w:val="dotted" w:sz="4" w:space="0" w:color="808080" w:themeColor="background1" w:themeShade="80"/>
              <w:bottom w:val="dotted" w:sz="4" w:space="0" w:color="808080" w:themeColor="background1" w:themeShade="80"/>
              <w:right w:val="nil"/>
            </w:tcBorders>
            <w:vAlign w:val="center"/>
          </w:tcPr>
          <w:p w14:paraId="0454D4CF" w14:textId="3EB0F862" w:rsidR="004D43A2" w:rsidRDefault="004D43A2" w:rsidP="00DD0163">
            <w:pPr>
              <w:tabs>
                <w:tab w:val="left" w:pos="1134"/>
              </w:tabs>
              <w:spacing w:before="60" w:after="60"/>
              <w:jc w:val="center"/>
              <w:rPr>
                <w:sz w:val="18"/>
                <w:szCs w:val="18"/>
              </w:rPr>
            </w:pPr>
            <w:r>
              <w:rPr>
                <w:sz w:val="18"/>
                <w:szCs w:val="18"/>
              </w:rPr>
              <w:t>0.8</w:t>
            </w:r>
          </w:p>
        </w:tc>
        <w:tc>
          <w:tcPr>
            <w:tcW w:w="1134" w:type="dxa"/>
            <w:gridSpan w:val="2"/>
            <w:tcBorders>
              <w:top w:val="dotted" w:sz="4" w:space="0" w:color="808080" w:themeColor="background1" w:themeShade="80"/>
              <w:left w:val="nil"/>
              <w:bottom w:val="dotted" w:sz="4" w:space="0" w:color="808080" w:themeColor="background1" w:themeShade="80"/>
              <w:right w:val="nil"/>
            </w:tcBorders>
            <w:vAlign w:val="center"/>
          </w:tcPr>
          <w:p w14:paraId="4574C883" w14:textId="0E33784A" w:rsidR="004D43A2" w:rsidRDefault="004D43A2" w:rsidP="00DD0163">
            <w:pPr>
              <w:tabs>
                <w:tab w:val="left" w:pos="1134"/>
              </w:tabs>
              <w:spacing w:before="60" w:after="60"/>
              <w:jc w:val="center"/>
              <w:rPr>
                <w:sz w:val="18"/>
                <w:szCs w:val="18"/>
              </w:rPr>
            </w:pPr>
            <w:r>
              <w:rPr>
                <w:sz w:val="18"/>
                <w:szCs w:val="18"/>
              </w:rPr>
              <w:t>13/01/2021</w:t>
            </w:r>
          </w:p>
        </w:tc>
        <w:tc>
          <w:tcPr>
            <w:tcW w:w="7082" w:type="dxa"/>
            <w:gridSpan w:val="5"/>
            <w:tcBorders>
              <w:top w:val="dotted" w:sz="4" w:space="0" w:color="808080" w:themeColor="background1" w:themeShade="80"/>
              <w:left w:val="nil"/>
              <w:bottom w:val="dotted" w:sz="4" w:space="0" w:color="808080" w:themeColor="background1" w:themeShade="80"/>
            </w:tcBorders>
            <w:vAlign w:val="center"/>
          </w:tcPr>
          <w:p w14:paraId="2C3D3616" w14:textId="11E3BB65" w:rsidR="004D43A2" w:rsidRDefault="004D43A2" w:rsidP="00DD0163">
            <w:pPr>
              <w:tabs>
                <w:tab w:val="left" w:pos="1134"/>
              </w:tabs>
              <w:spacing w:before="60" w:after="60"/>
              <w:rPr>
                <w:sz w:val="18"/>
                <w:szCs w:val="18"/>
              </w:rPr>
            </w:pPr>
            <w:r>
              <w:rPr>
                <w:sz w:val="18"/>
                <w:szCs w:val="18"/>
              </w:rPr>
              <w:t>Incluidos comentarios del BBVA</w:t>
            </w:r>
          </w:p>
        </w:tc>
      </w:tr>
      <w:tr w:rsidR="007E7F5E" w14:paraId="00DA58E1" w14:textId="77777777" w:rsidTr="005721DE">
        <w:tc>
          <w:tcPr>
            <w:tcW w:w="848" w:type="dxa"/>
            <w:tcBorders>
              <w:top w:val="dotted" w:sz="4" w:space="0" w:color="808080" w:themeColor="background1" w:themeShade="80"/>
              <w:right w:val="nil"/>
            </w:tcBorders>
            <w:vAlign w:val="center"/>
          </w:tcPr>
          <w:p w14:paraId="30D5D570" w14:textId="1E8D3C87" w:rsidR="007E7F5E" w:rsidRDefault="007E7F5E" w:rsidP="00DD0163">
            <w:pPr>
              <w:tabs>
                <w:tab w:val="left" w:pos="1134"/>
              </w:tabs>
              <w:spacing w:before="60" w:after="60"/>
              <w:jc w:val="center"/>
              <w:rPr>
                <w:sz w:val="18"/>
                <w:szCs w:val="18"/>
              </w:rPr>
            </w:pPr>
            <w:r>
              <w:rPr>
                <w:sz w:val="18"/>
                <w:szCs w:val="18"/>
              </w:rPr>
              <w:t>0.9</w:t>
            </w:r>
          </w:p>
        </w:tc>
        <w:tc>
          <w:tcPr>
            <w:tcW w:w="1134" w:type="dxa"/>
            <w:gridSpan w:val="2"/>
            <w:tcBorders>
              <w:top w:val="dotted" w:sz="4" w:space="0" w:color="808080" w:themeColor="background1" w:themeShade="80"/>
              <w:left w:val="nil"/>
              <w:right w:val="nil"/>
            </w:tcBorders>
            <w:vAlign w:val="center"/>
          </w:tcPr>
          <w:p w14:paraId="1669EC3A" w14:textId="1D0A0A76" w:rsidR="007E7F5E" w:rsidRDefault="007E7F5E" w:rsidP="00DD0163">
            <w:pPr>
              <w:tabs>
                <w:tab w:val="left" w:pos="1134"/>
              </w:tabs>
              <w:spacing w:before="60" w:after="60"/>
              <w:jc w:val="center"/>
              <w:rPr>
                <w:sz w:val="18"/>
                <w:szCs w:val="18"/>
              </w:rPr>
            </w:pPr>
            <w:r>
              <w:rPr>
                <w:sz w:val="18"/>
                <w:szCs w:val="18"/>
              </w:rPr>
              <w:t>0</w:t>
            </w:r>
            <w:r w:rsidR="00A30F59">
              <w:rPr>
                <w:sz w:val="18"/>
                <w:szCs w:val="18"/>
              </w:rPr>
              <w:t>5</w:t>
            </w:r>
            <w:r>
              <w:rPr>
                <w:sz w:val="18"/>
                <w:szCs w:val="18"/>
              </w:rPr>
              <w:t>/02/2021</w:t>
            </w:r>
          </w:p>
        </w:tc>
        <w:tc>
          <w:tcPr>
            <w:tcW w:w="7082" w:type="dxa"/>
            <w:gridSpan w:val="5"/>
            <w:tcBorders>
              <w:top w:val="dotted" w:sz="4" w:space="0" w:color="808080" w:themeColor="background1" w:themeShade="80"/>
              <w:left w:val="nil"/>
            </w:tcBorders>
            <w:vAlign w:val="center"/>
          </w:tcPr>
          <w:p w14:paraId="78982BEF" w14:textId="259E0247" w:rsidR="007E7F5E" w:rsidRDefault="007E7F5E" w:rsidP="00DD0163">
            <w:pPr>
              <w:tabs>
                <w:tab w:val="left" w:pos="1134"/>
              </w:tabs>
              <w:spacing w:before="60" w:after="60"/>
              <w:rPr>
                <w:sz w:val="18"/>
                <w:szCs w:val="18"/>
              </w:rPr>
            </w:pPr>
            <w:r>
              <w:rPr>
                <w:sz w:val="18"/>
                <w:szCs w:val="18"/>
              </w:rPr>
              <w:t>Incluido circuito incidencias altas automáticas</w:t>
            </w:r>
          </w:p>
        </w:tc>
      </w:tr>
    </w:tbl>
    <w:p w14:paraId="5984F54E" w14:textId="69E6101C" w:rsidR="00F26E7D" w:rsidRDefault="00F26E7D" w:rsidP="001A7235">
      <w:pPr>
        <w:spacing w:after="160" w:line="259" w:lineRule="auto"/>
        <w:jc w:val="left"/>
      </w:pPr>
    </w:p>
    <w:bookmarkStart w:id="0" w:name="_Ref462139903" w:displacedByCustomXml="next"/>
    <w:sdt>
      <w:sdtPr>
        <w:rPr>
          <w:rFonts w:ascii="Calibri Light" w:eastAsiaTheme="minorHAnsi" w:hAnsi="Calibri Light" w:cstheme="minorBidi"/>
          <w:bCs w:val="0"/>
          <w:color w:val="auto"/>
          <w:sz w:val="20"/>
          <w:szCs w:val="22"/>
        </w:rPr>
        <w:id w:val="1222873761"/>
        <w:docPartObj>
          <w:docPartGallery w:val="Table of Contents"/>
          <w:docPartUnique/>
        </w:docPartObj>
      </w:sdtPr>
      <w:sdtEndPr>
        <w:rPr>
          <w:b/>
        </w:rPr>
      </w:sdtEndPr>
      <w:sdtContent>
        <w:p w14:paraId="1DDE19F4" w14:textId="6833C0A3" w:rsidR="00783639" w:rsidRDefault="00783639" w:rsidP="00B46C28">
          <w:pPr>
            <w:pStyle w:val="TtuloTDC"/>
            <w:tabs>
              <w:tab w:val="left" w:pos="1134"/>
            </w:tabs>
          </w:pPr>
          <w:r>
            <w:t>Tabla de contenido</w:t>
          </w:r>
        </w:p>
        <w:p w14:paraId="0E1348BE" w14:textId="6CCCF07E" w:rsidR="00B80A70" w:rsidRDefault="00783639">
          <w:pPr>
            <w:pStyle w:val="TDC1"/>
            <w:rPr>
              <w:rFonts w:asciiTheme="minorHAnsi" w:eastAsiaTheme="minorEastAsia" w:hAnsiTheme="minorHAnsi" w:cstheme="minorBidi"/>
              <w:spacing w:val="0"/>
              <w:kern w:val="0"/>
              <w:sz w:val="22"/>
              <w:szCs w:val="22"/>
              <w:lang w:eastAsia="es-ES"/>
            </w:rPr>
          </w:pPr>
          <w:r>
            <w:fldChar w:fldCharType="begin"/>
          </w:r>
          <w:r>
            <w:instrText xml:space="preserve"> TOC \o "1-3" \h \z \u </w:instrText>
          </w:r>
          <w:r>
            <w:fldChar w:fldCharType="separate"/>
          </w:r>
          <w:hyperlink w:anchor="_Toc57795814" w:history="1">
            <w:r w:rsidR="00B80A70" w:rsidRPr="00CA7C1D">
              <w:rPr>
                <w:rStyle w:val="Hipervnculo"/>
              </w:rPr>
              <w:t>1.</w:t>
            </w:r>
            <w:r w:rsidR="00B80A70">
              <w:rPr>
                <w:rFonts w:asciiTheme="minorHAnsi" w:eastAsiaTheme="minorEastAsia" w:hAnsiTheme="minorHAnsi" w:cstheme="minorBidi"/>
                <w:spacing w:val="0"/>
                <w:kern w:val="0"/>
                <w:sz w:val="22"/>
                <w:szCs w:val="22"/>
                <w:lang w:eastAsia="es-ES"/>
              </w:rPr>
              <w:tab/>
            </w:r>
            <w:r w:rsidR="00B80A70" w:rsidRPr="00CA7C1D">
              <w:rPr>
                <w:rStyle w:val="Hipervnculo"/>
              </w:rPr>
              <w:t>Objeto</w:t>
            </w:r>
            <w:r w:rsidR="00B80A70">
              <w:rPr>
                <w:webHidden/>
              </w:rPr>
              <w:tab/>
            </w:r>
            <w:r w:rsidR="00B80A70">
              <w:rPr>
                <w:webHidden/>
              </w:rPr>
              <w:fldChar w:fldCharType="begin"/>
            </w:r>
            <w:r w:rsidR="00B80A70">
              <w:rPr>
                <w:webHidden/>
              </w:rPr>
              <w:instrText xml:space="preserve"> PAGEREF _Toc57795814 \h </w:instrText>
            </w:r>
            <w:r w:rsidR="00B80A70">
              <w:rPr>
                <w:webHidden/>
              </w:rPr>
            </w:r>
            <w:r w:rsidR="00B80A70">
              <w:rPr>
                <w:webHidden/>
              </w:rPr>
              <w:fldChar w:fldCharType="separate"/>
            </w:r>
            <w:r w:rsidR="001067F4">
              <w:rPr>
                <w:webHidden/>
              </w:rPr>
              <w:t>4</w:t>
            </w:r>
            <w:r w:rsidR="00B80A70">
              <w:rPr>
                <w:webHidden/>
              </w:rPr>
              <w:fldChar w:fldCharType="end"/>
            </w:r>
          </w:hyperlink>
        </w:p>
        <w:p w14:paraId="14DA582C" w14:textId="043FCEA1" w:rsidR="00B80A70" w:rsidRDefault="003B649D">
          <w:pPr>
            <w:pStyle w:val="TDC1"/>
            <w:rPr>
              <w:rFonts w:asciiTheme="minorHAnsi" w:eastAsiaTheme="minorEastAsia" w:hAnsiTheme="minorHAnsi" w:cstheme="minorBidi"/>
              <w:spacing w:val="0"/>
              <w:kern w:val="0"/>
              <w:sz w:val="22"/>
              <w:szCs w:val="22"/>
              <w:lang w:eastAsia="es-ES"/>
            </w:rPr>
          </w:pPr>
          <w:hyperlink w:anchor="_Toc57795815" w:history="1">
            <w:r w:rsidR="00B80A70" w:rsidRPr="00CA7C1D">
              <w:rPr>
                <w:rStyle w:val="Hipervnculo"/>
              </w:rPr>
              <w:t>2.</w:t>
            </w:r>
            <w:r w:rsidR="00B80A70">
              <w:rPr>
                <w:rFonts w:asciiTheme="minorHAnsi" w:eastAsiaTheme="minorEastAsia" w:hAnsiTheme="minorHAnsi" w:cstheme="minorBidi"/>
                <w:spacing w:val="0"/>
                <w:kern w:val="0"/>
                <w:sz w:val="22"/>
                <w:szCs w:val="22"/>
                <w:lang w:eastAsia="es-ES"/>
              </w:rPr>
              <w:tab/>
            </w:r>
            <w:r w:rsidR="00B80A70" w:rsidRPr="00CA7C1D">
              <w:rPr>
                <w:rStyle w:val="Hipervnculo"/>
              </w:rPr>
              <w:t>Alcance</w:t>
            </w:r>
            <w:r w:rsidR="00B80A70">
              <w:rPr>
                <w:webHidden/>
              </w:rPr>
              <w:tab/>
            </w:r>
            <w:r w:rsidR="00B80A70">
              <w:rPr>
                <w:webHidden/>
              </w:rPr>
              <w:fldChar w:fldCharType="begin"/>
            </w:r>
            <w:r w:rsidR="00B80A70">
              <w:rPr>
                <w:webHidden/>
              </w:rPr>
              <w:instrText xml:space="preserve"> PAGEREF _Toc57795815 \h </w:instrText>
            </w:r>
            <w:r w:rsidR="00B80A70">
              <w:rPr>
                <w:webHidden/>
              </w:rPr>
            </w:r>
            <w:r w:rsidR="00B80A70">
              <w:rPr>
                <w:webHidden/>
              </w:rPr>
              <w:fldChar w:fldCharType="separate"/>
            </w:r>
            <w:r w:rsidR="001067F4">
              <w:rPr>
                <w:webHidden/>
              </w:rPr>
              <w:t>4</w:t>
            </w:r>
            <w:r w:rsidR="00B80A70">
              <w:rPr>
                <w:webHidden/>
              </w:rPr>
              <w:fldChar w:fldCharType="end"/>
            </w:r>
          </w:hyperlink>
        </w:p>
        <w:p w14:paraId="17755DD6" w14:textId="0730CF3D" w:rsidR="00B80A70" w:rsidRDefault="003B649D">
          <w:pPr>
            <w:pStyle w:val="TDC1"/>
            <w:rPr>
              <w:rFonts w:asciiTheme="minorHAnsi" w:eastAsiaTheme="minorEastAsia" w:hAnsiTheme="minorHAnsi" w:cstheme="minorBidi"/>
              <w:spacing w:val="0"/>
              <w:kern w:val="0"/>
              <w:sz w:val="22"/>
              <w:szCs w:val="22"/>
              <w:lang w:eastAsia="es-ES"/>
            </w:rPr>
          </w:pPr>
          <w:hyperlink w:anchor="_Toc57795816" w:history="1">
            <w:r w:rsidR="00B80A70" w:rsidRPr="00CA7C1D">
              <w:rPr>
                <w:rStyle w:val="Hipervnculo"/>
              </w:rPr>
              <w:t>3.</w:t>
            </w:r>
            <w:r w:rsidR="00B80A70">
              <w:rPr>
                <w:rFonts w:asciiTheme="minorHAnsi" w:eastAsiaTheme="minorEastAsia" w:hAnsiTheme="minorHAnsi" w:cstheme="minorBidi"/>
                <w:spacing w:val="0"/>
                <w:kern w:val="0"/>
                <w:sz w:val="22"/>
                <w:szCs w:val="22"/>
                <w:lang w:eastAsia="es-ES"/>
              </w:rPr>
              <w:tab/>
            </w:r>
            <w:r w:rsidR="00B80A70" w:rsidRPr="00CA7C1D">
              <w:rPr>
                <w:rStyle w:val="Hipervnculo"/>
              </w:rPr>
              <w:t>Definiciones</w:t>
            </w:r>
            <w:r w:rsidR="00B80A70">
              <w:rPr>
                <w:webHidden/>
              </w:rPr>
              <w:tab/>
            </w:r>
            <w:r w:rsidR="00B80A70">
              <w:rPr>
                <w:webHidden/>
              </w:rPr>
              <w:fldChar w:fldCharType="begin"/>
            </w:r>
            <w:r w:rsidR="00B80A70">
              <w:rPr>
                <w:webHidden/>
              </w:rPr>
              <w:instrText xml:space="preserve"> PAGEREF _Toc57795816 \h </w:instrText>
            </w:r>
            <w:r w:rsidR="00B80A70">
              <w:rPr>
                <w:webHidden/>
              </w:rPr>
            </w:r>
            <w:r w:rsidR="00B80A70">
              <w:rPr>
                <w:webHidden/>
              </w:rPr>
              <w:fldChar w:fldCharType="separate"/>
            </w:r>
            <w:r w:rsidR="001067F4">
              <w:rPr>
                <w:webHidden/>
              </w:rPr>
              <w:t>5</w:t>
            </w:r>
            <w:r w:rsidR="00B80A70">
              <w:rPr>
                <w:webHidden/>
              </w:rPr>
              <w:fldChar w:fldCharType="end"/>
            </w:r>
          </w:hyperlink>
        </w:p>
        <w:p w14:paraId="0C9DAA05" w14:textId="12BEBF13" w:rsidR="00B80A70" w:rsidRDefault="003B649D">
          <w:pPr>
            <w:pStyle w:val="TDC1"/>
            <w:rPr>
              <w:rFonts w:asciiTheme="minorHAnsi" w:eastAsiaTheme="minorEastAsia" w:hAnsiTheme="minorHAnsi" w:cstheme="minorBidi"/>
              <w:spacing w:val="0"/>
              <w:kern w:val="0"/>
              <w:sz w:val="22"/>
              <w:szCs w:val="22"/>
              <w:lang w:eastAsia="es-ES"/>
            </w:rPr>
          </w:pPr>
          <w:hyperlink w:anchor="_Toc57795817" w:history="1">
            <w:r w:rsidR="00B80A70" w:rsidRPr="00CA7C1D">
              <w:rPr>
                <w:rStyle w:val="Hipervnculo"/>
              </w:rPr>
              <w:t>4.</w:t>
            </w:r>
            <w:r w:rsidR="00B80A70">
              <w:rPr>
                <w:rFonts w:asciiTheme="minorHAnsi" w:eastAsiaTheme="minorEastAsia" w:hAnsiTheme="minorHAnsi" w:cstheme="minorBidi"/>
                <w:spacing w:val="0"/>
                <w:kern w:val="0"/>
                <w:sz w:val="22"/>
                <w:szCs w:val="22"/>
                <w:lang w:eastAsia="es-ES"/>
              </w:rPr>
              <w:tab/>
            </w:r>
            <w:r w:rsidR="00B80A70" w:rsidRPr="00CA7C1D">
              <w:rPr>
                <w:rStyle w:val="Hipervnculo"/>
              </w:rPr>
              <w:t>Responsabilidades</w:t>
            </w:r>
            <w:r w:rsidR="00B80A70">
              <w:rPr>
                <w:webHidden/>
              </w:rPr>
              <w:tab/>
            </w:r>
            <w:r w:rsidR="00B80A70">
              <w:rPr>
                <w:webHidden/>
              </w:rPr>
              <w:fldChar w:fldCharType="begin"/>
            </w:r>
            <w:r w:rsidR="00B80A70">
              <w:rPr>
                <w:webHidden/>
              </w:rPr>
              <w:instrText xml:space="preserve"> PAGEREF _Toc57795817 \h </w:instrText>
            </w:r>
            <w:r w:rsidR="00B80A70">
              <w:rPr>
                <w:webHidden/>
              </w:rPr>
            </w:r>
            <w:r w:rsidR="00B80A70">
              <w:rPr>
                <w:webHidden/>
              </w:rPr>
              <w:fldChar w:fldCharType="separate"/>
            </w:r>
            <w:r w:rsidR="001067F4">
              <w:rPr>
                <w:webHidden/>
              </w:rPr>
              <w:t>6</w:t>
            </w:r>
            <w:r w:rsidR="00B80A70">
              <w:rPr>
                <w:webHidden/>
              </w:rPr>
              <w:fldChar w:fldCharType="end"/>
            </w:r>
          </w:hyperlink>
        </w:p>
        <w:p w14:paraId="17903C0A" w14:textId="4155FD88" w:rsidR="00B80A70" w:rsidRDefault="003B649D">
          <w:pPr>
            <w:pStyle w:val="TDC1"/>
            <w:rPr>
              <w:rFonts w:asciiTheme="minorHAnsi" w:eastAsiaTheme="minorEastAsia" w:hAnsiTheme="minorHAnsi" w:cstheme="minorBidi"/>
              <w:spacing w:val="0"/>
              <w:kern w:val="0"/>
              <w:sz w:val="22"/>
              <w:szCs w:val="22"/>
              <w:lang w:eastAsia="es-ES"/>
            </w:rPr>
          </w:pPr>
          <w:hyperlink w:anchor="_Toc57795818" w:history="1">
            <w:r w:rsidR="00B80A70" w:rsidRPr="00CA7C1D">
              <w:rPr>
                <w:rStyle w:val="Hipervnculo"/>
              </w:rPr>
              <w:t>5.</w:t>
            </w:r>
            <w:r w:rsidR="00B80A70">
              <w:rPr>
                <w:rFonts w:asciiTheme="minorHAnsi" w:eastAsiaTheme="minorEastAsia" w:hAnsiTheme="minorHAnsi" w:cstheme="minorBidi"/>
                <w:spacing w:val="0"/>
                <w:kern w:val="0"/>
                <w:sz w:val="22"/>
                <w:szCs w:val="22"/>
                <w:lang w:eastAsia="es-ES"/>
              </w:rPr>
              <w:tab/>
            </w:r>
            <w:r w:rsidR="00B80A70" w:rsidRPr="00CA7C1D">
              <w:rPr>
                <w:rStyle w:val="Hipervnculo"/>
              </w:rPr>
              <w:t>Descripción del proceso</w:t>
            </w:r>
            <w:r w:rsidR="00B80A70">
              <w:rPr>
                <w:webHidden/>
              </w:rPr>
              <w:tab/>
            </w:r>
            <w:r w:rsidR="00B80A70">
              <w:rPr>
                <w:webHidden/>
              </w:rPr>
              <w:fldChar w:fldCharType="begin"/>
            </w:r>
            <w:r w:rsidR="00B80A70">
              <w:rPr>
                <w:webHidden/>
              </w:rPr>
              <w:instrText xml:space="preserve"> PAGEREF _Toc57795818 \h </w:instrText>
            </w:r>
            <w:r w:rsidR="00B80A70">
              <w:rPr>
                <w:webHidden/>
              </w:rPr>
            </w:r>
            <w:r w:rsidR="00B80A70">
              <w:rPr>
                <w:webHidden/>
              </w:rPr>
              <w:fldChar w:fldCharType="separate"/>
            </w:r>
            <w:r w:rsidR="001067F4">
              <w:rPr>
                <w:webHidden/>
              </w:rPr>
              <w:t>8</w:t>
            </w:r>
            <w:r w:rsidR="00B80A70">
              <w:rPr>
                <w:webHidden/>
              </w:rPr>
              <w:fldChar w:fldCharType="end"/>
            </w:r>
          </w:hyperlink>
        </w:p>
        <w:p w14:paraId="135C0448" w14:textId="6C9A72B6" w:rsidR="00B80A70" w:rsidRDefault="003B649D">
          <w:pPr>
            <w:pStyle w:val="TDC2"/>
            <w:rPr>
              <w:rFonts w:asciiTheme="minorHAnsi" w:eastAsiaTheme="minorEastAsia" w:hAnsiTheme="minorHAnsi" w:cstheme="minorBidi"/>
              <w:sz w:val="22"/>
              <w:lang w:eastAsia="es-ES"/>
            </w:rPr>
          </w:pPr>
          <w:hyperlink w:anchor="_Toc57795819" w:history="1">
            <w:r w:rsidR="00B80A70" w:rsidRPr="00CA7C1D">
              <w:rPr>
                <w:rStyle w:val="Hipervnculo"/>
              </w:rPr>
              <w:t>A.</w:t>
            </w:r>
            <w:r w:rsidR="00B80A70">
              <w:rPr>
                <w:rFonts w:asciiTheme="minorHAnsi" w:eastAsiaTheme="minorEastAsia" w:hAnsiTheme="minorHAnsi" w:cstheme="minorBidi"/>
                <w:sz w:val="22"/>
                <w:lang w:eastAsia="es-ES"/>
              </w:rPr>
              <w:tab/>
            </w:r>
            <w:r w:rsidR="00B80A70" w:rsidRPr="00CA7C1D">
              <w:rPr>
                <w:rStyle w:val="Hipervnculo"/>
              </w:rPr>
              <w:t>Daciones &amp; Compras</w:t>
            </w:r>
            <w:r w:rsidR="00B80A70">
              <w:rPr>
                <w:webHidden/>
              </w:rPr>
              <w:tab/>
            </w:r>
            <w:r w:rsidR="00B80A70">
              <w:rPr>
                <w:webHidden/>
              </w:rPr>
              <w:fldChar w:fldCharType="begin"/>
            </w:r>
            <w:r w:rsidR="00B80A70">
              <w:rPr>
                <w:webHidden/>
              </w:rPr>
              <w:instrText xml:space="preserve"> PAGEREF _Toc57795819 \h </w:instrText>
            </w:r>
            <w:r w:rsidR="00B80A70">
              <w:rPr>
                <w:webHidden/>
              </w:rPr>
            </w:r>
            <w:r w:rsidR="00B80A70">
              <w:rPr>
                <w:webHidden/>
              </w:rPr>
              <w:fldChar w:fldCharType="separate"/>
            </w:r>
            <w:r w:rsidR="001067F4">
              <w:rPr>
                <w:webHidden/>
              </w:rPr>
              <w:t>8</w:t>
            </w:r>
            <w:r w:rsidR="00B80A70">
              <w:rPr>
                <w:webHidden/>
              </w:rPr>
              <w:fldChar w:fldCharType="end"/>
            </w:r>
          </w:hyperlink>
        </w:p>
        <w:p w14:paraId="4C1CFDEB" w14:textId="0E4956EC" w:rsidR="00B80A70" w:rsidRDefault="003B649D">
          <w:pPr>
            <w:pStyle w:val="TDC2"/>
            <w:rPr>
              <w:rFonts w:asciiTheme="minorHAnsi" w:eastAsiaTheme="minorEastAsia" w:hAnsiTheme="minorHAnsi" w:cstheme="minorBidi"/>
              <w:sz w:val="22"/>
              <w:lang w:eastAsia="es-ES"/>
            </w:rPr>
          </w:pPr>
          <w:hyperlink w:anchor="_Toc57795820" w:history="1">
            <w:r w:rsidR="00B80A70" w:rsidRPr="00CA7C1D">
              <w:rPr>
                <w:rStyle w:val="Hipervnculo"/>
              </w:rPr>
              <w:t>B.</w:t>
            </w:r>
            <w:r w:rsidR="00B80A70">
              <w:rPr>
                <w:rFonts w:asciiTheme="minorHAnsi" w:eastAsiaTheme="minorEastAsia" w:hAnsiTheme="minorHAnsi" w:cstheme="minorBidi"/>
                <w:sz w:val="22"/>
                <w:lang w:eastAsia="es-ES"/>
              </w:rPr>
              <w:tab/>
            </w:r>
            <w:r w:rsidR="00B80A70" w:rsidRPr="00CA7C1D">
              <w:rPr>
                <w:rStyle w:val="Hipervnculo"/>
              </w:rPr>
              <w:t>Adjudicaciones y Cesiones</w:t>
            </w:r>
            <w:r w:rsidR="00B80A70">
              <w:rPr>
                <w:webHidden/>
              </w:rPr>
              <w:tab/>
            </w:r>
            <w:r w:rsidR="00B80A70">
              <w:rPr>
                <w:webHidden/>
              </w:rPr>
              <w:fldChar w:fldCharType="begin"/>
            </w:r>
            <w:r w:rsidR="00B80A70">
              <w:rPr>
                <w:webHidden/>
              </w:rPr>
              <w:instrText xml:space="preserve"> PAGEREF _Toc57795820 \h </w:instrText>
            </w:r>
            <w:r w:rsidR="00B80A70">
              <w:rPr>
                <w:webHidden/>
              </w:rPr>
            </w:r>
            <w:r w:rsidR="00B80A70">
              <w:rPr>
                <w:webHidden/>
              </w:rPr>
              <w:fldChar w:fldCharType="separate"/>
            </w:r>
            <w:r w:rsidR="001067F4">
              <w:rPr>
                <w:webHidden/>
              </w:rPr>
              <w:t>10</w:t>
            </w:r>
            <w:r w:rsidR="00B80A70">
              <w:rPr>
                <w:webHidden/>
              </w:rPr>
              <w:fldChar w:fldCharType="end"/>
            </w:r>
          </w:hyperlink>
        </w:p>
        <w:p w14:paraId="0F461051" w14:textId="7112ADAB" w:rsidR="00B80A70" w:rsidRDefault="003B649D">
          <w:pPr>
            <w:pStyle w:val="TDC2"/>
            <w:rPr>
              <w:rFonts w:asciiTheme="minorHAnsi" w:eastAsiaTheme="minorEastAsia" w:hAnsiTheme="minorHAnsi" w:cstheme="minorBidi"/>
              <w:sz w:val="22"/>
              <w:lang w:eastAsia="es-ES"/>
            </w:rPr>
          </w:pPr>
          <w:hyperlink w:anchor="_Toc57795821" w:history="1">
            <w:r w:rsidR="00B80A70" w:rsidRPr="00CA7C1D">
              <w:rPr>
                <w:rStyle w:val="Hipervnculo"/>
              </w:rPr>
              <w:t>C.</w:t>
            </w:r>
            <w:r w:rsidR="00B80A70">
              <w:rPr>
                <w:rFonts w:asciiTheme="minorHAnsi" w:eastAsiaTheme="minorEastAsia" w:hAnsiTheme="minorHAnsi" w:cstheme="minorBidi"/>
                <w:sz w:val="22"/>
                <w:lang w:eastAsia="es-ES"/>
              </w:rPr>
              <w:tab/>
            </w:r>
            <w:r w:rsidR="00B80A70" w:rsidRPr="00CA7C1D">
              <w:rPr>
                <w:rStyle w:val="Hipervnculo"/>
              </w:rPr>
              <w:t>Alta de activo en</w:t>
            </w:r>
            <w:r w:rsidR="00B80A70" w:rsidRPr="00CA7C1D">
              <w:rPr>
                <w:rStyle w:val="Hipervnculo"/>
              </w:rPr>
              <w:t xml:space="preserve"> </w:t>
            </w:r>
            <w:r w:rsidR="00B80A70" w:rsidRPr="00CA7C1D">
              <w:rPr>
                <w:rStyle w:val="Hipervnculo"/>
              </w:rPr>
              <w:t>los sistemas HRE</w:t>
            </w:r>
            <w:r w:rsidR="00B80A70">
              <w:rPr>
                <w:webHidden/>
              </w:rPr>
              <w:tab/>
            </w:r>
            <w:r w:rsidR="00B80A70">
              <w:rPr>
                <w:webHidden/>
              </w:rPr>
              <w:fldChar w:fldCharType="begin"/>
            </w:r>
            <w:r w:rsidR="00B80A70">
              <w:rPr>
                <w:webHidden/>
              </w:rPr>
              <w:instrText xml:space="preserve"> PAGEREF _Toc57795821 \h </w:instrText>
            </w:r>
            <w:r w:rsidR="00B80A70">
              <w:rPr>
                <w:webHidden/>
              </w:rPr>
            </w:r>
            <w:r w:rsidR="00B80A70">
              <w:rPr>
                <w:webHidden/>
              </w:rPr>
              <w:fldChar w:fldCharType="separate"/>
            </w:r>
            <w:r w:rsidR="001067F4">
              <w:rPr>
                <w:webHidden/>
              </w:rPr>
              <w:t>11</w:t>
            </w:r>
            <w:r w:rsidR="00B80A70">
              <w:rPr>
                <w:webHidden/>
              </w:rPr>
              <w:fldChar w:fldCharType="end"/>
            </w:r>
          </w:hyperlink>
        </w:p>
        <w:p w14:paraId="0DECB524" w14:textId="09209FE5" w:rsidR="00B80A70" w:rsidRDefault="003B649D">
          <w:pPr>
            <w:pStyle w:val="TDC2"/>
            <w:rPr>
              <w:rFonts w:asciiTheme="minorHAnsi" w:eastAsiaTheme="minorEastAsia" w:hAnsiTheme="minorHAnsi" w:cstheme="minorBidi"/>
              <w:sz w:val="22"/>
              <w:lang w:eastAsia="es-ES"/>
            </w:rPr>
          </w:pPr>
          <w:hyperlink w:anchor="_Toc57795822" w:history="1">
            <w:r w:rsidR="00B80A70" w:rsidRPr="00CA7C1D">
              <w:rPr>
                <w:rStyle w:val="Hipervnculo"/>
              </w:rPr>
              <w:t>D.</w:t>
            </w:r>
            <w:r w:rsidR="00B80A70">
              <w:rPr>
                <w:rFonts w:asciiTheme="minorHAnsi" w:eastAsiaTheme="minorEastAsia" w:hAnsiTheme="minorHAnsi" w:cstheme="minorBidi"/>
                <w:sz w:val="22"/>
                <w:lang w:eastAsia="es-ES"/>
              </w:rPr>
              <w:tab/>
            </w:r>
            <w:r w:rsidR="00B80A70" w:rsidRPr="00CA7C1D">
              <w:rPr>
                <w:rStyle w:val="Hipervnculo"/>
              </w:rPr>
              <w:t>Cesión de datos para contabilización por BBVA</w:t>
            </w:r>
            <w:r w:rsidR="00B80A70">
              <w:rPr>
                <w:webHidden/>
              </w:rPr>
              <w:tab/>
            </w:r>
            <w:r w:rsidR="00B80A70">
              <w:rPr>
                <w:webHidden/>
              </w:rPr>
              <w:fldChar w:fldCharType="begin"/>
            </w:r>
            <w:r w:rsidR="00B80A70">
              <w:rPr>
                <w:webHidden/>
              </w:rPr>
              <w:instrText xml:space="preserve"> PAGEREF _Toc57795822 \h </w:instrText>
            </w:r>
            <w:r w:rsidR="00B80A70">
              <w:rPr>
                <w:webHidden/>
              </w:rPr>
            </w:r>
            <w:r w:rsidR="00B80A70">
              <w:rPr>
                <w:webHidden/>
              </w:rPr>
              <w:fldChar w:fldCharType="separate"/>
            </w:r>
            <w:r w:rsidR="001067F4">
              <w:rPr>
                <w:webHidden/>
              </w:rPr>
              <w:t>16</w:t>
            </w:r>
            <w:r w:rsidR="00B80A70">
              <w:rPr>
                <w:webHidden/>
              </w:rPr>
              <w:fldChar w:fldCharType="end"/>
            </w:r>
          </w:hyperlink>
        </w:p>
        <w:p w14:paraId="4CEDE504" w14:textId="46034578" w:rsidR="00B80A70" w:rsidRDefault="003B649D">
          <w:pPr>
            <w:pStyle w:val="TDC2"/>
            <w:rPr>
              <w:rFonts w:asciiTheme="minorHAnsi" w:eastAsiaTheme="minorEastAsia" w:hAnsiTheme="minorHAnsi" w:cstheme="minorBidi"/>
              <w:sz w:val="22"/>
              <w:lang w:eastAsia="es-ES"/>
            </w:rPr>
          </w:pPr>
          <w:hyperlink w:anchor="_Toc57795823" w:history="1">
            <w:r w:rsidR="00B80A70" w:rsidRPr="00CA7C1D">
              <w:rPr>
                <w:rStyle w:val="Hipervnculo"/>
              </w:rPr>
              <w:t>E.</w:t>
            </w:r>
            <w:r w:rsidR="00B80A70">
              <w:rPr>
                <w:rFonts w:asciiTheme="minorHAnsi" w:eastAsiaTheme="minorEastAsia" w:hAnsiTheme="minorHAnsi" w:cstheme="minorBidi"/>
                <w:sz w:val="22"/>
                <w:lang w:eastAsia="es-ES"/>
              </w:rPr>
              <w:tab/>
            </w:r>
            <w:r w:rsidR="00B80A70" w:rsidRPr="00CA7C1D">
              <w:rPr>
                <w:rStyle w:val="Hipervnculo"/>
              </w:rPr>
              <w:t>Obtención títulos procedimientos judiciales</w:t>
            </w:r>
            <w:r w:rsidR="00B80A70">
              <w:rPr>
                <w:webHidden/>
              </w:rPr>
              <w:tab/>
            </w:r>
            <w:r w:rsidR="00B80A70">
              <w:rPr>
                <w:webHidden/>
              </w:rPr>
              <w:fldChar w:fldCharType="begin"/>
            </w:r>
            <w:r w:rsidR="00B80A70">
              <w:rPr>
                <w:webHidden/>
              </w:rPr>
              <w:instrText xml:space="preserve"> PAGEREF _Toc57795823 \h </w:instrText>
            </w:r>
            <w:r w:rsidR="00B80A70">
              <w:rPr>
                <w:webHidden/>
              </w:rPr>
            </w:r>
            <w:r w:rsidR="00B80A70">
              <w:rPr>
                <w:webHidden/>
              </w:rPr>
              <w:fldChar w:fldCharType="separate"/>
            </w:r>
            <w:r w:rsidR="001067F4">
              <w:rPr>
                <w:webHidden/>
              </w:rPr>
              <w:t>16</w:t>
            </w:r>
            <w:r w:rsidR="00B80A70">
              <w:rPr>
                <w:webHidden/>
              </w:rPr>
              <w:fldChar w:fldCharType="end"/>
            </w:r>
          </w:hyperlink>
        </w:p>
        <w:p w14:paraId="5D77BA78" w14:textId="00D90D9F" w:rsidR="00B80A70" w:rsidRDefault="003B649D">
          <w:pPr>
            <w:pStyle w:val="TDC2"/>
            <w:rPr>
              <w:rFonts w:asciiTheme="minorHAnsi" w:eastAsiaTheme="minorEastAsia" w:hAnsiTheme="minorHAnsi" w:cstheme="minorBidi"/>
              <w:sz w:val="22"/>
              <w:lang w:eastAsia="es-ES"/>
            </w:rPr>
          </w:pPr>
          <w:hyperlink w:anchor="_Toc57795824" w:history="1">
            <w:r w:rsidR="00B80A70" w:rsidRPr="00CA7C1D">
              <w:rPr>
                <w:rStyle w:val="Hipervnculo"/>
              </w:rPr>
              <w:t>F.</w:t>
            </w:r>
            <w:r w:rsidR="00B80A70">
              <w:rPr>
                <w:rFonts w:asciiTheme="minorHAnsi" w:eastAsiaTheme="minorEastAsia" w:hAnsiTheme="minorHAnsi" w:cstheme="minorBidi"/>
                <w:sz w:val="22"/>
                <w:lang w:eastAsia="es-ES"/>
              </w:rPr>
              <w:tab/>
            </w:r>
            <w:r w:rsidR="00B80A70" w:rsidRPr="00CA7C1D">
              <w:rPr>
                <w:rStyle w:val="Hipervnculo"/>
              </w:rPr>
              <w:t>Pago impuestos e inscripción</w:t>
            </w:r>
            <w:r w:rsidR="00B80A70">
              <w:rPr>
                <w:webHidden/>
              </w:rPr>
              <w:tab/>
            </w:r>
            <w:r w:rsidR="00B80A70">
              <w:rPr>
                <w:webHidden/>
              </w:rPr>
              <w:fldChar w:fldCharType="begin"/>
            </w:r>
            <w:r w:rsidR="00B80A70">
              <w:rPr>
                <w:webHidden/>
              </w:rPr>
              <w:instrText xml:space="preserve"> PAGEREF _Toc57795824 \h </w:instrText>
            </w:r>
            <w:r w:rsidR="00B80A70">
              <w:rPr>
                <w:webHidden/>
              </w:rPr>
            </w:r>
            <w:r w:rsidR="00B80A70">
              <w:rPr>
                <w:webHidden/>
              </w:rPr>
              <w:fldChar w:fldCharType="separate"/>
            </w:r>
            <w:r w:rsidR="001067F4">
              <w:rPr>
                <w:webHidden/>
              </w:rPr>
              <w:t>16</w:t>
            </w:r>
            <w:r w:rsidR="00B80A70">
              <w:rPr>
                <w:webHidden/>
              </w:rPr>
              <w:fldChar w:fldCharType="end"/>
            </w:r>
          </w:hyperlink>
        </w:p>
        <w:p w14:paraId="55397CA3" w14:textId="54B1DF32" w:rsidR="00B80A70" w:rsidRDefault="003B649D">
          <w:pPr>
            <w:pStyle w:val="TDC2"/>
            <w:rPr>
              <w:rFonts w:asciiTheme="minorHAnsi" w:eastAsiaTheme="minorEastAsia" w:hAnsiTheme="minorHAnsi" w:cstheme="minorBidi"/>
              <w:sz w:val="22"/>
              <w:lang w:eastAsia="es-ES"/>
            </w:rPr>
          </w:pPr>
          <w:hyperlink w:anchor="_Toc57795825" w:history="1">
            <w:r w:rsidR="00B80A70" w:rsidRPr="00CA7C1D">
              <w:rPr>
                <w:rStyle w:val="Hipervnculo"/>
              </w:rPr>
              <w:t>G.</w:t>
            </w:r>
            <w:r w:rsidR="00B80A70">
              <w:rPr>
                <w:rFonts w:asciiTheme="minorHAnsi" w:eastAsiaTheme="minorEastAsia" w:hAnsiTheme="minorHAnsi" w:cstheme="minorBidi"/>
                <w:sz w:val="22"/>
                <w:lang w:eastAsia="es-ES"/>
              </w:rPr>
              <w:tab/>
            </w:r>
            <w:r w:rsidR="00B80A70" w:rsidRPr="00CA7C1D">
              <w:rPr>
                <w:rStyle w:val="Hipervnculo"/>
              </w:rPr>
              <w:t>Cancelación Cargas</w:t>
            </w:r>
            <w:r w:rsidR="00B80A70">
              <w:rPr>
                <w:webHidden/>
              </w:rPr>
              <w:tab/>
            </w:r>
            <w:r w:rsidR="00B80A70">
              <w:rPr>
                <w:webHidden/>
              </w:rPr>
              <w:fldChar w:fldCharType="begin"/>
            </w:r>
            <w:r w:rsidR="00B80A70">
              <w:rPr>
                <w:webHidden/>
              </w:rPr>
              <w:instrText xml:space="preserve"> PAGEREF _Toc57795825 \h </w:instrText>
            </w:r>
            <w:r w:rsidR="00B80A70">
              <w:rPr>
                <w:webHidden/>
              </w:rPr>
            </w:r>
            <w:r w:rsidR="00B80A70">
              <w:rPr>
                <w:webHidden/>
              </w:rPr>
              <w:fldChar w:fldCharType="separate"/>
            </w:r>
            <w:r w:rsidR="001067F4">
              <w:rPr>
                <w:webHidden/>
              </w:rPr>
              <w:t>18</w:t>
            </w:r>
            <w:r w:rsidR="00B80A70">
              <w:rPr>
                <w:webHidden/>
              </w:rPr>
              <w:fldChar w:fldCharType="end"/>
            </w:r>
          </w:hyperlink>
        </w:p>
        <w:p w14:paraId="196F5A66" w14:textId="3969F7FF" w:rsidR="00B80A70" w:rsidRDefault="003B649D">
          <w:pPr>
            <w:pStyle w:val="TDC2"/>
            <w:rPr>
              <w:rFonts w:asciiTheme="minorHAnsi" w:eastAsiaTheme="minorEastAsia" w:hAnsiTheme="minorHAnsi" w:cstheme="minorBidi"/>
              <w:sz w:val="22"/>
              <w:lang w:eastAsia="es-ES"/>
            </w:rPr>
          </w:pPr>
          <w:hyperlink w:anchor="_Toc57795826" w:history="1">
            <w:r w:rsidR="00B80A70" w:rsidRPr="00CA7C1D">
              <w:rPr>
                <w:rStyle w:val="Hipervnculo"/>
              </w:rPr>
              <w:t>H.</w:t>
            </w:r>
            <w:r w:rsidR="00B80A70">
              <w:rPr>
                <w:rFonts w:asciiTheme="minorHAnsi" w:eastAsiaTheme="minorEastAsia" w:hAnsiTheme="minorHAnsi" w:cstheme="minorBidi"/>
                <w:sz w:val="22"/>
                <w:lang w:eastAsia="es-ES"/>
              </w:rPr>
              <w:tab/>
            </w:r>
            <w:r w:rsidR="00B80A70" w:rsidRPr="00CA7C1D">
              <w:rPr>
                <w:rStyle w:val="Hipervnculo"/>
              </w:rPr>
              <w:t>Custodia Documentación</w:t>
            </w:r>
            <w:r w:rsidR="00B80A70">
              <w:rPr>
                <w:webHidden/>
              </w:rPr>
              <w:tab/>
            </w:r>
            <w:r w:rsidR="00B80A70">
              <w:rPr>
                <w:webHidden/>
              </w:rPr>
              <w:fldChar w:fldCharType="begin"/>
            </w:r>
            <w:r w:rsidR="00B80A70">
              <w:rPr>
                <w:webHidden/>
              </w:rPr>
              <w:instrText xml:space="preserve"> PAGEREF _Toc57795826 \h </w:instrText>
            </w:r>
            <w:r w:rsidR="00B80A70">
              <w:rPr>
                <w:webHidden/>
              </w:rPr>
            </w:r>
            <w:r w:rsidR="00B80A70">
              <w:rPr>
                <w:webHidden/>
              </w:rPr>
              <w:fldChar w:fldCharType="separate"/>
            </w:r>
            <w:r w:rsidR="001067F4">
              <w:rPr>
                <w:webHidden/>
              </w:rPr>
              <w:t>19</w:t>
            </w:r>
            <w:r w:rsidR="00B80A70">
              <w:rPr>
                <w:webHidden/>
              </w:rPr>
              <w:fldChar w:fldCharType="end"/>
            </w:r>
          </w:hyperlink>
        </w:p>
        <w:p w14:paraId="5FEBC515" w14:textId="15C1F1EC" w:rsidR="00B80A70" w:rsidRDefault="003B649D">
          <w:pPr>
            <w:pStyle w:val="TDC2"/>
            <w:rPr>
              <w:rFonts w:asciiTheme="minorHAnsi" w:eastAsiaTheme="minorEastAsia" w:hAnsiTheme="minorHAnsi" w:cstheme="minorBidi"/>
              <w:sz w:val="22"/>
              <w:lang w:eastAsia="es-ES"/>
            </w:rPr>
          </w:pPr>
          <w:hyperlink w:anchor="_Toc57795827" w:history="1">
            <w:r w:rsidR="00B80A70" w:rsidRPr="00CA7C1D">
              <w:rPr>
                <w:rStyle w:val="Hipervnculo"/>
              </w:rPr>
              <w:t>J.</w:t>
            </w:r>
            <w:r w:rsidR="00B80A70">
              <w:rPr>
                <w:rFonts w:asciiTheme="minorHAnsi" w:eastAsiaTheme="minorEastAsia" w:hAnsiTheme="minorHAnsi" w:cstheme="minorBidi"/>
                <w:sz w:val="22"/>
                <w:lang w:eastAsia="es-ES"/>
              </w:rPr>
              <w:tab/>
            </w:r>
            <w:r w:rsidR="00B80A70" w:rsidRPr="00CA7C1D">
              <w:rPr>
                <w:rStyle w:val="Hipervnculo"/>
              </w:rPr>
              <w:t>Tomas de Posesión</w:t>
            </w:r>
            <w:r w:rsidR="00B80A70">
              <w:rPr>
                <w:webHidden/>
              </w:rPr>
              <w:tab/>
            </w:r>
            <w:r w:rsidR="00B80A70">
              <w:rPr>
                <w:webHidden/>
              </w:rPr>
              <w:fldChar w:fldCharType="begin"/>
            </w:r>
            <w:r w:rsidR="00B80A70">
              <w:rPr>
                <w:webHidden/>
              </w:rPr>
              <w:instrText xml:space="preserve"> PAGEREF _Toc57795827 \h </w:instrText>
            </w:r>
            <w:r w:rsidR="00B80A70">
              <w:rPr>
                <w:webHidden/>
              </w:rPr>
            </w:r>
            <w:r w:rsidR="00B80A70">
              <w:rPr>
                <w:webHidden/>
              </w:rPr>
              <w:fldChar w:fldCharType="separate"/>
            </w:r>
            <w:r w:rsidR="001067F4">
              <w:rPr>
                <w:webHidden/>
              </w:rPr>
              <w:t>19</w:t>
            </w:r>
            <w:r w:rsidR="00B80A70">
              <w:rPr>
                <w:webHidden/>
              </w:rPr>
              <w:fldChar w:fldCharType="end"/>
            </w:r>
          </w:hyperlink>
        </w:p>
        <w:p w14:paraId="72F4A226" w14:textId="79368F79" w:rsidR="00B80A70" w:rsidRDefault="003B649D">
          <w:pPr>
            <w:pStyle w:val="TDC1"/>
            <w:rPr>
              <w:rFonts w:asciiTheme="minorHAnsi" w:eastAsiaTheme="minorEastAsia" w:hAnsiTheme="minorHAnsi" w:cstheme="minorBidi"/>
              <w:spacing w:val="0"/>
              <w:kern w:val="0"/>
              <w:sz w:val="22"/>
              <w:szCs w:val="22"/>
              <w:lang w:eastAsia="es-ES"/>
            </w:rPr>
          </w:pPr>
          <w:hyperlink w:anchor="_Toc57795828" w:history="1">
            <w:r w:rsidR="00B80A70" w:rsidRPr="00CA7C1D">
              <w:rPr>
                <w:rStyle w:val="Hipervnculo"/>
              </w:rPr>
              <w:t>6.</w:t>
            </w:r>
            <w:r w:rsidR="00B80A70">
              <w:rPr>
                <w:rFonts w:asciiTheme="minorHAnsi" w:eastAsiaTheme="minorEastAsia" w:hAnsiTheme="minorHAnsi" w:cstheme="minorBidi"/>
                <w:spacing w:val="0"/>
                <w:kern w:val="0"/>
                <w:sz w:val="22"/>
                <w:szCs w:val="22"/>
                <w:lang w:eastAsia="es-ES"/>
              </w:rPr>
              <w:tab/>
            </w:r>
            <w:r w:rsidR="00B80A70" w:rsidRPr="00CA7C1D">
              <w:rPr>
                <w:rStyle w:val="Hipervnculo"/>
              </w:rPr>
              <w:t>Reporting y Controles</w:t>
            </w:r>
            <w:r w:rsidR="00B80A70">
              <w:rPr>
                <w:webHidden/>
              </w:rPr>
              <w:tab/>
            </w:r>
            <w:r w:rsidR="00B80A70">
              <w:rPr>
                <w:webHidden/>
              </w:rPr>
              <w:fldChar w:fldCharType="begin"/>
            </w:r>
            <w:r w:rsidR="00B80A70">
              <w:rPr>
                <w:webHidden/>
              </w:rPr>
              <w:instrText xml:space="preserve"> PAGEREF _Toc57795828 \h </w:instrText>
            </w:r>
            <w:r w:rsidR="00B80A70">
              <w:rPr>
                <w:webHidden/>
              </w:rPr>
            </w:r>
            <w:r w:rsidR="00B80A70">
              <w:rPr>
                <w:webHidden/>
              </w:rPr>
              <w:fldChar w:fldCharType="separate"/>
            </w:r>
            <w:r w:rsidR="001067F4">
              <w:rPr>
                <w:webHidden/>
              </w:rPr>
              <w:t>20</w:t>
            </w:r>
            <w:r w:rsidR="00B80A70">
              <w:rPr>
                <w:webHidden/>
              </w:rPr>
              <w:fldChar w:fldCharType="end"/>
            </w:r>
          </w:hyperlink>
        </w:p>
        <w:p w14:paraId="2DFD7EBF" w14:textId="2422CEE9" w:rsidR="00B80A70" w:rsidRDefault="003B649D">
          <w:pPr>
            <w:pStyle w:val="TDC2"/>
            <w:rPr>
              <w:rFonts w:asciiTheme="minorHAnsi" w:eastAsiaTheme="minorEastAsia" w:hAnsiTheme="minorHAnsi" w:cstheme="minorBidi"/>
              <w:sz w:val="22"/>
              <w:lang w:eastAsia="es-ES"/>
            </w:rPr>
          </w:pPr>
          <w:hyperlink w:anchor="_Toc57795829" w:history="1">
            <w:r w:rsidR="00B80A70" w:rsidRPr="00CA7C1D">
              <w:rPr>
                <w:rStyle w:val="Hipervnculo"/>
              </w:rPr>
              <w:t>A.</w:t>
            </w:r>
            <w:r w:rsidR="00B80A70">
              <w:rPr>
                <w:rFonts w:asciiTheme="minorHAnsi" w:eastAsiaTheme="minorEastAsia" w:hAnsiTheme="minorHAnsi" w:cstheme="minorBidi"/>
                <w:sz w:val="22"/>
                <w:lang w:eastAsia="es-ES"/>
              </w:rPr>
              <w:tab/>
            </w:r>
            <w:r w:rsidR="00B80A70" w:rsidRPr="00CA7C1D">
              <w:rPr>
                <w:rStyle w:val="Hipervnculo"/>
              </w:rPr>
              <w:t>Reporting</w:t>
            </w:r>
            <w:r w:rsidR="00B80A70">
              <w:rPr>
                <w:webHidden/>
              </w:rPr>
              <w:tab/>
            </w:r>
            <w:r w:rsidR="00B80A70">
              <w:rPr>
                <w:webHidden/>
              </w:rPr>
              <w:fldChar w:fldCharType="begin"/>
            </w:r>
            <w:r w:rsidR="00B80A70">
              <w:rPr>
                <w:webHidden/>
              </w:rPr>
              <w:instrText xml:space="preserve"> PAGEREF _Toc57795829 \h </w:instrText>
            </w:r>
            <w:r w:rsidR="00B80A70">
              <w:rPr>
                <w:webHidden/>
              </w:rPr>
            </w:r>
            <w:r w:rsidR="00B80A70">
              <w:rPr>
                <w:webHidden/>
              </w:rPr>
              <w:fldChar w:fldCharType="separate"/>
            </w:r>
            <w:r w:rsidR="001067F4">
              <w:rPr>
                <w:webHidden/>
              </w:rPr>
              <w:t>20</w:t>
            </w:r>
            <w:r w:rsidR="00B80A70">
              <w:rPr>
                <w:webHidden/>
              </w:rPr>
              <w:fldChar w:fldCharType="end"/>
            </w:r>
          </w:hyperlink>
        </w:p>
        <w:p w14:paraId="70F43170" w14:textId="0F383F0B" w:rsidR="00B80A70" w:rsidRDefault="003B649D">
          <w:pPr>
            <w:pStyle w:val="TDC2"/>
            <w:rPr>
              <w:rFonts w:asciiTheme="minorHAnsi" w:eastAsiaTheme="minorEastAsia" w:hAnsiTheme="minorHAnsi" w:cstheme="minorBidi"/>
              <w:sz w:val="22"/>
              <w:lang w:eastAsia="es-ES"/>
            </w:rPr>
          </w:pPr>
          <w:hyperlink w:anchor="_Toc57795830" w:history="1">
            <w:r w:rsidR="00B80A70" w:rsidRPr="00CA7C1D">
              <w:rPr>
                <w:rStyle w:val="Hipervnculo"/>
              </w:rPr>
              <w:t>B.</w:t>
            </w:r>
            <w:r w:rsidR="00B80A70">
              <w:rPr>
                <w:rFonts w:asciiTheme="minorHAnsi" w:eastAsiaTheme="minorEastAsia" w:hAnsiTheme="minorHAnsi" w:cstheme="minorBidi"/>
                <w:sz w:val="22"/>
                <w:lang w:eastAsia="es-ES"/>
              </w:rPr>
              <w:tab/>
            </w:r>
            <w:r w:rsidR="00B80A70" w:rsidRPr="00CA7C1D">
              <w:rPr>
                <w:rStyle w:val="Hipervnculo"/>
              </w:rPr>
              <w:t>Controles</w:t>
            </w:r>
            <w:r w:rsidR="00B80A70">
              <w:rPr>
                <w:webHidden/>
              </w:rPr>
              <w:tab/>
            </w:r>
            <w:r w:rsidR="00B80A70">
              <w:rPr>
                <w:webHidden/>
              </w:rPr>
              <w:fldChar w:fldCharType="begin"/>
            </w:r>
            <w:r w:rsidR="00B80A70">
              <w:rPr>
                <w:webHidden/>
              </w:rPr>
              <w:instrText xml:space="preserve"> PAGEREF _Toc57795830 \h </w:instrText>
            </w:r>
            <w:r w:rsidR="00B80A70">
              <w:rPr>
                <w:webHidden/>
              </w:rPr>
            </w:r>
            <w:r w:rsidR="00B80A70">
              <w:rPr>
                <w:webHidden/>
              </w:rPr>
              <w:fldChar w:fldCharType="separate"/>
            </w:r>
            <w:r w:rsidR="001067F4">
              <w:rPr>
                <w:webHidden/>
              </w:rPr>
              <w:t>21</w:t>
            </w:r>
            <w:r w:rsidR="00B80A70">
              <w:rPr>
                <w:webHidden/>
              </w:rPr>
              <w:fldChar w:fldCharType="end"/>
            </w:r>
          </w:hyperlink>
        </w:p>
        <w:p w14:paraId="63197D89" w14:textId="553915F8" w:rsidR="00B80A70" w:rsidRDefault="003B649D">
          <w:pPr>
            <w:pStyle w:val="TDC1"/>
            <w:rPr>
              <w:rFonts w:asciiTheme="minorHAnsi" w:eastAsiaTheme="minorEastAsia" w:hAnsiTheme="minorHAnsi" w:cstheme="minorBidi"/>
              <w:spacing w:val="0"/>
              <w:kern w:val="0"/>
              <w:sz w:val="22"/>
              <w:szCs w:val="22"/>
              <w:lang w:eastAsia="es-ES"/>
            </w:rPr>
          </w:pPr>
          <w:hyperlink w:anchor="_Toc57795831" w:history="1">
            <w:r w:rsidR="00B80A70" w:rsidRPr="00CA7C1D">
              <w:rPr>
                <w:rStyle w:val="Hipervnculo"/>
              </w:rPr>
              <w:t>7.</w:t>
            </w:r>
            <w:r w:rsidR="00B80A70">
              <w:rPr>
                <w:rFonts w:asciiTheme="minorHAnsi" w:eastAsiaTheme="minorEastAsia" w:hAnsiTheme="minorHAnsi" w:cstheme="minorBidi"/>
                <w:spacing w:val="0"/>
                <w:kern w:val="0"/>
                <w:sz w:val="22"/>
                <w:szCs w:val="22"/>
                <w:lang w:eastAsia="es-ES"/>
              </w:rPr>
              <w:tab/>
            </w:r>
            <w:r w:rsidR="00B80A70" w:rsidRPr="00CA7C1D">
              <w:rPr>
                <w:rStyle w:val="Hipervnculo"/>
              </w:rPr>
              <w:t>Anexos:</w:t>
            </w:r>
            <w:r w:rsidR="00B80A70">
              <w:rPr>
                <w:webHidden/>
              </w:rPr>
              <w:tab/>
            </w:r>
            <w:r w:rsidR="00B80A70">
              <w:rPr>
                <w:webHidden/>
              </w:rPr>
              <w:fldChar w:fldCharType="begin"/>
            </w:r>
            <w:r w:rsidR="00B80A70">
              <w:rPr>
                <w:webHidden/>
              </w:rPr>
              <w:instrText xml:space="preserve"> PAGEREF _Toc57795831 \h </w:instrText>
            </w:r>
            <w:r w:rsidR="00B80A70">
              <w:rPr>
                <w:webHidden/>
              </w:rPr>
            </w:r>
            <w:r w:rsidR="00B80A70">
              <w:rPr>
                <w:webHidden/>
              </w:rPr>
              <w:fldChar w:fldCharType="separate"/>
            </w:r>
            <w:r w:rsidR="001067F4">
              <w:rPr>
                <w:webHidden/>
              </w:rPr>
              <w:t>21</w:t>
            </w:r>
            <w:r w:rsidR="00B80A70">
              <w:rPr>
                <w:webHidden/>
              </w:rPr>
              <w:fldChar w:fldCharType="end"/>
            </w:r>
          </w:hyperlink>
        </w:p>
        <w:p w14:paraId="63F1E7AE" w14:textId="762A7762" w:rsidR="00B80A70" w:rsidRDefault="003B649D">
          <w:pPr>
            <w:pStyle w:val="TDC2"/>
            <w:rPr>
              <w:rFonts w:asciiTheme="minorHAnsi" w:eastAsiaTheme="minorEastAsia" w:hAnsiTheme="minorHAnsi" w:cstheme="minorBidi"/>
              <w:sz w:val="22"/>
              <w:lang w:eastAsia="es-ES"/>
            </w:rPr>
          </w:pPr>
          <w:hyperlink w:anchor="_Toc57795832" w:history="1">
            <w:r w:rsidR="00B80A70" w:rsidRPr="00CA7C1D">
              <w:rPr>
                <w:rStyle w:val="Hipervnculo"/>
              </w:rPr>
              <w:t>A.</w:t>
            </w:r>
            <w:r w:rsidR="00B80A70">
              <w:rPr>
                <w:rFonts w:asciiTheme="minorHAnsi" w:eastAsiaTheme="minorEastAsia" w:hAnsiTheme="minorHAnsi" w:cstheme="minorBidi"/>
                <w:sz w:val="22"/>
                <w:lang w:eastAsia="es-ES"/>
              </w:rPr>
              <w:tab/>
            </w:r>
            <w:r w:rsidR="00B80A70" w:rsidRPr="00CA7C1D">
              <w:rPr>
                <w:rStyle w:val="Hipervnculo"/>
              </w:rPr>
              <w:t>Anexo 1: Circuito calificaciones negativas y nulidades y sobreseimientos</w:t>
            </w:r>
            <w:r w:rsidR="00B80A70">
              <w:rPr>
                <w:webHidden/>
              </w:rPr>
              <w:tab/>
            </w:r>
            <w:r w:rsidR="00B80A70">
              <w:rPr>
                <w:webHidden/>
              </w:rPr>
              <w:fldChar w:fldCharType="begin"/>
            </w:r>
            <w:r w:rsidR="00B80A70">
              <w:rPr>
                <w:webHidden/>
              </w:rPr>
              <w:instrText xml:space="preserve"> PAGEREF _Toc57795832 \h </w:instrText>
            </w:r>
            <w:r w:rsidR="00B80A70">
              <w:rPr>
                <w:webHidden/>
              </w:rPr>
            </w:r>
            <w:r w:rsidR="00B80A70">
              <w:rPr>
                <w:webHidden/>
              </w:rPr>
              <w:fldChar w:fldCharType="separate"/>
            </w:r>
            <w:r w:rsidR="001067F4">
              <w:rPr>
                <w:webHidden/>
              </w:rPr>
              <w:t>21</w:t>
            </w:r>
            <w:r w:rsidR="00B80A70">
              <w:rPr>
                <w:webHidden/>
              </w:rPr>
              <w:fldChar w:fldCharType="end"/>
            </w:r>
          </w:hyperlink>
        </w:p>
        <w:p w14:paraId="5251E22A" w14:textId="6EDA98BA" w:rsidR="00B80A70" w:rsidRDefault="003B649D">
          <w:pPr>
            <w:pStyle w:val="TDC2"/>
            <w:rPr>
              <w:rFonts w:asciiTheme="minorHAnsi" w:eastAsiaTheme="minorEastAsia" w:hAnsiTheme="minorHAnsi" w:cstheme="minorBidi"/>
              <w:sz w:val="22"/>
              <w:lang w:eastAsia="es-ES"/>
            </w:rPr>
          </w:pPr>
          <w:hyperlink w:anchor="_Toc57795833" w:history="1">
            <w:r w:rsidR="00B80A70" w:rsidRPr="00CA7C1D">
              <w:rPr>
                <w:rStyle w:val="Hipervnculo"/>
              </w:rPr>
              <w:t>B.</w:t>
            </w:r>
            <w:r w:rsidR="00B80A70">
              <w:rPr>
                <w:rFonts w:asciiTheme="minorHAnsi" w:eastAsiaTheme="minorEastAsia" w:hAnsiTheme="minorHAnsi" w:cstheme="minorBidi"/>
                <w:sz w:val="22"/>
                <w:lang w:eastAsia="es-ES"/>
              </w:rPr>
              <w:tab/>
            </w:r>
            <w:r w:rsidR="00B80A70" w:rsidRPr="00CA7C1D">
              <w:rPr>
                <w:rStyle w:val="Hipervnculo"/>
              </w:rPr>
              <w:t>Anexo 2: Documentación obligatoria en Heracles</w:t>
            </w:r>
            <w:r w:rsidR="00B80A70">
              <w:rPr>
                <w:webHidden/>
              </w:rPr>
              <w:tab/>
            </w:r>
            <w:r w:rsidR="00B80A70">
              <w:rPr>
                <w:webHidden/>
              </w:rPr>
              <w:fldChar w:fldCharType="begin"/>
            </w:r>
            <w:r w:rsidR="00B80A70">
              <w:rPr>
                <w:webHidden/>
              </w:rPr>
              <w:instrText xml:space="preserve"> PAGEREF _Toc57795833 \h </w:instrText>
            </w:r>
            <w:r w:rsidR="00B80A70">
              <w:rPr>
                <w:webHidden/>
              </w:rPr>
            </w:r>
            <w:r w:rsidR="00B80A70">
              <w:rPr>
                <w:webHidden/>
              </w:rPr>
              <w:fldChar w:fldCharType="separate"/>
            </w:r>
            <w:r w:rsidR="001067F4">
              <w:rPr>
                <w:webHidden/>
              </w:rPr>
              <w:t>21</w:t>
            </w:r>
            <w:r w:rsidR="00B80A70">
              <w:rPr>
                <w:webHidden/>
              </w:rPr>
              <w:fldChar w:fldCharType="end"/>
            </w:r>
          </w:hyperlink>
        </w:p>
        <w:p w14:paraId="22AABCC7" w14:textId="60ED639C" w:rsidR="00876B76" w:rsidRDefault="00783639" w:rsidP="0062096E">
          <w:pPr>
            <w:tabs>
              <w:tab w:val="left" w:pos="1134"/>
            </w:tabs>
            <w:rPr>
              <w:ins w:id="1" w:author="Beatriz Huerta Royuela" w:date="2020-06-11T17:33:00Z"/>
            </w:rPr>
          </w:pPr>
          <w:r>
            <w:rPr>
              <w:b/>
              <w:bCs/>
            </w:rPr>
            <w:fldChar w:fldCharType="end"/>
          </w:r>
        </w:p>
      </w:sdtContent>
    </w:sdt>
    <w:p w14:paraId="6D8DFB23" w14:textId="49CE4EBA" w:rsidR="00E85F5E" w:rsidRPr="00510C2C" w:rsidRDefault="001A7235" w:rsidP="006612C8">
      <w:pPr>
        <w:tabs>
          <w:tab w:val="left" w:pos="1134"/>
        </w:tabs>
        <w:spacing w:before="120"/>
        <w:jc w:val="left"/>
        <w:rPr>
          <w:highlight w:val="yellow"/>
        </w:rPr>
      </w:pPr>
      <w:r>
        <w:br w:type="page"/>
      </w:r>
    </w:p>
    <w:p w14:paraId="11874DFE" w14:textId="77777777" w:rsidR="00264CB3" w:rsidRPr="00264CB3" w:rsidRDefault="00264CB3" w:rsidP="005B2E97">
      <w:pPr>
        <w:pStyle w:val="Titulo1"/>
        <w:numPr>
          <w:ilvl w:val="0"/>
          <w:numId w:val="16"/>
        </w:numPr>
        <w:spacing w:before="120" w:after="120"/>
      </w:pPr>
      <w:bookmarkStart w:id="2" w:name="_Toc516817233"/>
      <w:bookmarkStart w:id="3" w:name="_Toc57795814"/>
      <w:bookmarkEnd w:id="0"/>
      <w:r w:rsidRPr="00264CB3">
        <w:lastRenderedPageBreak/>
        <w:t>Objeto</w:t>
      </w:r>
      <w:bookmarkEnd w:id="2"/>
      <w:bookmarkEnd w:id="3"/>
    </w:p>
    <w:p w14:paraId="03342DFA" w14:textId="50F5786E" w:rsidR="00E01988" w:rsidRPr="00147BE8" w:rsidRDefault="00147BE8" w:rsidP="006612C8">
      <w:pPr>
        <w:tabs>
          <w:tab w:val="left" w:pos="1134"/>
        </w:tabs>
        <w:spacing w:before="120"/>
        <w:rPr>
          <w:szCs w:val="20"/>
        </w:rPr>
      </w:pPr>
      <w:r w:rsidRPr="00C921EF">
        <w:rPr>
          <w:szCs w:val="20"/>
        </w:rPr>
        <w:t xml:space="preserve">Este </w:t>
      </w:r>
      <w:r w:rsidR="004753C3" w:rsidRPr="00C921EF">
        <w:rPr>
          <w:szCs w:val="20"/>
        </w:rPr>
        <w:t>protocolo</w:t>
      </w:r>
      <w:r w:rsidRPr="00C921EF">
        <w:rPr>
          <w:szCs w:val="20"/>
        </w:rPr>
        <w:t xml:space="preserve"> tiene por</w:t>
      </w:r>
      <w:r w:rsidR="00E01988" w:rsidRPr="00C921EF">
        <w:rPr>
          <w:szCs w:val="20"/>
        </w:rPr>
        <w:t xml:space="preserve"> objet</w:t>
      </w:r>
      <w:r w:rsidRPr="00C921EF">
        <w:rPr>
          <w:szCs w:val="20"/>
        </w:rPr>
        <w:t>o</w:t>
      </w:r>
      <w:r w:rsidR="00E01988" w:rsidRPr="00C921EF">
        <w:rPr>
          <w:szCs w:val="20"/>
        </w:rPr>
        <w:t xml:space="preserve"> </w:t>
      </w:r>
      <w:r w:rsidR="001A09D8" w:rsidRPr="00C921EF">
        <w:rPr>
          <w:szCs w:val="20"/>
        </w:rPr>
        <w:t xml:space="preserve">regular la relación </w:t>
      </w:r>
      <w:r w:rsidR="002449D6" w:rsidRPr="00C921EF">
        <w:rPr>
          <w:szCs w:val="20"/>
        </w:rPr>
        <w:t>entre B</w:t>
      </w:r>
      <w:r w:rsidR="001A09D8" w:rsidRPr="00C921EF">
        <w:rPr>
          <w:szCs w:val="20"/>
        </w:rPr>
        <w:t>BVA</w:t>
      </w:r>
      <w:r w:rsidR="002449D6" w:rsidRPr="00C921EF">
        <w:rPr>
          <w:szCs w:val="20"/>
        </w:rPr>
        <w:t xml:space="preserve"> (Cliente) </w:t>
      </w:r>
      <w:r w:rsidR="001A09D8" w:rsidRPr="00C921EF">
        <w:rPr>
          <w:szCs w:val="20"/>
        </w:rPr>
        <w:t>y HRE</w:t>
      </w:r>
      <w:r w:rsidR="002449D6" w:rsidRPr="00C921EF">
        <w:rPr>
          <w:szCs w:val="20"/>
        </w:rPr>
        <w:t xml:space="preserve"> (Servicer)</w:t>
      </w:r>
      <w:r w:rsidR="001A09D8" w:rsidRPr="00C921EF">
        <w:rPr>
          <w:szCs w:val="20"/>
        </w:rPr>
        <w:t xml:space="preserve"> </w:t>
      </w:r>
      <w:r w:rsidR="00816490" w:rsidRPr="00C921EF">
        <w:rPr>
          <w:szCs w:val="20"/>
        </w:rPr>
        <w:t xml:space="preserve">tanto en el proceso previo de intercambio de </w:t>
      </w:r>
      <w:r w:rsidR="00FE78A1" w:rsidRPr="00C921EF">
        <w:rPr>
          <w:szCs w:val="20"/>
        </w:rPr>
        <w:t xml:space="preserve">los datos y de </w:t>
      </w:r>
      <w:r w:rsidR="00816490" w:rsidRPr="00C921EF">
        <w:rPr>
          <w:szCs w:val="20"/>
        </w:rPr>
        <w:t xml:space="preserve">la documentación necesaria para el alta del inmueble en los sistemas Haya, como </w:t>
      </w:r>
      <w:r w:rsidR="001A09D8" w:rsidRPr="00C921EF">
        <w:rPr>
          <w:szCs w:val="20"/>
        </w:rPr>
        <w:t xml:space="preserve">en el proceso </w:t>
      </w:r>
      <w:r w:rsidR="00816490" w:rsidRPr="00C921EF">
        <w:rPr>
          <w:szCs w:val="20"/>
        </w:rPr>
        <w:t xml:space="preserve">posterior </w:t>
      </w:r>
      <w:r w:rsidR="001A09D8" w:rsidRPr="00C921EF">
        <w:rPr>
          <w:szCs w:val="20"/>
        </w:rPr>
        <w:t>de</w:t>
      </w:r>
      <w:r w:rsidR="00E01988" w:rsidRPr="00C921EF">
        <w:rPr>
          <w:szCs w:val="20"/>
        </w:rPr>
        <w:t xml:space="preserve"> saneamiento jurídico y registral de los </w:t>
      </w:r>
      <w:proofErr w:type="spellStart"/>
      <w:r w:rsidR="00E01988" w:rsidRPr="00C921EF">
        <w:rPr>
          <w:szCs w:val="20"/>
        </w:rPr>
        <w:t>REOs</w:t>
      </w:r>
      <w:proofErr w:type="spellEnd"/>
      <w:r w:rsidR="00E01988" w:rsidRPr="00C921EF">
        <w:rPr>
          <w:szCs w:val="20"/>
        </w:rPr>
        <w:t xml:space="preserve">, </w:t>
      </w:r>
      <w:r w:rsidR="00816490" w:rsidRPr="00C921EF">
        <w:rPr>
          <w:szCs w:val="20"/>
        </w:rPr>
        <w:t xml:space="preserve">de tal forma que se pueda </w:t>
      </w:r>
      <w:r w:rsidR="00175A55" w:rsidRPr="00C921EF">
        <w:rPr>
          <w:szCs w:val="20"/>
        </w:rPr>
        <w:t>asegurar e</w:t>
      </w:r>
      <w:r w:rsidR="00E01988" w:rsidRPr="00C921EF">
        <w:rPr>
          <w:szCs w:val="20"/>
        </w:rPr>
        <w:t>l correcto desarrollo de las actividades de</w:t>
      </w:r>
      <w:r w:rsidR="004753C3" w:rsidRPr="00C921EF">
        <w:rPr>
          <w:szCs w:val="20"/>
        </w:rPr>
        <w:t xml:space="preserve"> toma de posesión</w:t>
      </w:r>
      <w:r w:rsidR="004753C3" w:rsidRPr="00DF2771">
        <w:rPr>
          <w:szCs w:val="20"/>
        </w:rPr>
        <w:t xml:space="preserve">, </w:t>
      </w:r>
      <w:r w:rsidR="00561398" w:rsidRPr="00DF2771">
        <w:rPr>
          <w:szCs w:val="20"/>
        </w:rPr>
        <w:t xml:space="preserve">alteración catastral, </w:t>
      </w:r>
      <w:r w:rsidR="00175A55" w:rsidRPr="00DF2771">
        <w:rPr>
          <w:szCs w:val="20"/>
        </w:rPr>
        <w:t xml:space="preserve">liquidación de impuestos, </w:t>
      </w:r>
      <w:r w:rsidR="00E01988" w:rsidRPr="00DF2771">
        <w:rPr>
          <w:szCs w:val="20"/>
        </w:rPr>
        <w:t>inscripción del activo en el Registro de la Propiedad y cancelación de cargas</w:t>
      </w:r>
    </w:p>
    <w:p w14:paraId="39B5EB55" w14:textId="350EF703" w:rsidR="0086690E" w:rsidRPr="00BA2BE6" w:rsidRDefault="0086690E" w:rsidP="006612C8">
      <w:pPr>
        <w:pStyle w:val="Titulo1"/>
        <w:spacing w:before="120" w:after="120"/>
      </w:pPr>
      <w:bookmarkStart w:id="4" w:name="_Toc57795815"/>
      <w:r w:rsidRPr="00BA2BE6">
        <w:t>Alcance</w:t>
      </w:r>
      <w:bookmarkEnd w:id="4"/>
    </w:p>
    <w:p w14:paraId="2E2ACC48" w14:textId="77777777" w:rsidR="005C205D" w:rsidRDefault="001E4B42" w:rsidP="006612C8">
      <w:pPr>
        <w:tabs>
          <w:tab w:val="left" w:pos="1134"/>
        </w:tabs>
        <w:spacing w:before="120"/>
      </w:pPr>
      <w:r w:rsidRPr="004118D1">
        <w:t xml:space="preserve">El </w:t>
      </w:r>
      <w:r w:rsidR="004F1EF9" w:rsidRPr="004118D1">
        <w:t xml:space="preserve">proceso </w:t>
      </w:r>
      <w:r w:rsidRPr="004118D1">
        <w:t>abarca</w:t>
      </w:r>
      <w:r w:rsidR="00801C8C">
        <w:t xml:space="preserve"> las siguientes fases:</w:t>
      </w:r>
    </w:p>
    <w:p w14:paraId="342FB05F" w14:textId="77777777" w:rsidR="005C205D" w:rsidRDefault="009E747B" w:rsidP="005B2E97">
      <w:pPr>
        <w:pStyle w:val="ListaNumero1"/>
        <w:numPr>
          <w:ilvl w:val="0"/>
          <w:numId w:val="14"/>
        </w:numPr>
        <w:tabs>
          <w:tab w:val="left" w:pos="1134"/>
        </w:tabs>
        <w:spacing w:before="120"/>
        <w:ind w:left="851" w:hanging="284"/>
      </w:pPr>
      <w:r w:rsidRPr="00C921EF">
        <w:t>E</w:t>
      </w:r>
      <w:r w:rsidR="00B57274" w:rsidRPr="00C921EF">
        <w:t xml:space="preserve">laboración </w:t>
      </w:r>
      <w:r w:rsidR="0003329C" w:rsidRPr="00C921EF">
        <w:t xml:space="preserve">de informes </w:t>
      </w:r>
      <w:r w:rsidR="00A56374" w:rsidRPr="00C921EF">
        <w:t>y revisión</w:t>
      </w:r>
      <w:r w:rsidR="0003329C" w:rsidRPr="00C921EF">
        <w:t xml:space="preserve"> </w:t>
      </w:r>
      <w:r w:rsidR="003A39F2" w:rsidRPr="00C921EF">
        <w:t>de la documentación</w:t>
      </w:r>
      <w:r w:rsidRPr="00C921EF">
        <w:t xml:space="preserve"> correspondiente </w:t>
      </w:r>
      <w:r w:rsidR="0003329C" w:rsidRPr="00C921EF">
        <w:t xml:space="preserve">con </w:t>
      </w:r>
      <w:r w:rsidR="003A39F2" w:rsidRPr="00C921EF">
        <w:t>la</w:t>
      </w:r>
      <w:r w:rsidR="0003329C" w:rsidRPr="00C921EF">
        <w:t>s</w:t>
      </w:r>
      <w:r w:rsidR="003A39F2" w:rsidRPr="00C921EF">
        <w:t xml:space="preserve"> petici</w:t>
      </w:r>
      <w:r w:rsidR="0003329C" w:rsidRPr="00C921EF">
        <w:t xml:space="preserve">ones </w:t>
      </w:r>
      <w:r w:rsidR="003A39F2" w:rsidRPr="00C921EF">
        <w:t>de</w:t>
      </w:r>
      <w:r w:rsidR="0003329C" w:rsidRPr="00C921EF">
        <w:t xml:space="preserve"> entradas de activos que llegan a través de Heracles por parte del Cliente.</w:t>
      </w:r>
    </w:p>
    <w:p w14:paraId="77BE7F69" w14:textId="6CF2A84E" w:rsidR="003A39F2" w:rsidRPr="005C205D" w:rsidRDefault="003A39F2" w:rsidP="006612C8">
      <w:pPr>
        <w:tabs>
          <w:tab w:val="left" w:pos="1134"/>
        </w:tabs>
        <w:spacing w:before="120"/>
        <w:ind w:left="851"/>
      </w:pPr>
      <w:r w:rsidRPr="00C921EF">
        <w:rPr>
          <w:u w:val="single"/>
        </w:rPr>
        <w:t>Tipos de actuaciones</w:t>
      </w:r>
    </w:p>
    <w:p w14:paraId="055A9E6B" w14:textId="44784DA1" w:rsidR="00F66FEF" w:rsidRPr="00E06836" w:rsidRDefault="00F66FEF" w:rsidP="005B2E97">
      <w:pPr>
        <w:pStyle w:val="Prrafodelista"/>
        <w:numPr>
          <w:ilvl w:val="0"/>
          <w:numId w:val="17"/>
        </w:numPr>
        <w:spacing w:before="120"/>
        <w:ind w:left="1296"/>
        <w:rPr>
          <w:rFonts w:asciiTheme="majorHAnsi" w:hAnsiTheme="majorHAnsi" w:cstheme="majorHAnsi"/>
        </w:rPr>
      </w:pPr>
      <w:r w:rsidRPr="00E06836">
        <w:rPr>
          <w:rFonts w:asciiTheme="majorHAnsi" w:hAnsiTheme="majorHAnsi" w:cstheme="majorHAnsi"/>
        </w:rPr>
        <w:t>Realizar Informes</w:t>
      </w:r>
    </w:p>
    <w:p w14:paraId="53582929" w14:textId="5646FA72" w:rsidR="00F66FEF" w:rsidRPr="00E06836" w:rsidRDefault="00F66FEF" w:rsidP="005B2E97">
      <w:pPr>
        <w:pStyle w:val="Prrafodelista"/>
        <w:numPr>
          <w:ilvl w:val="0"/>
          <w:numId w:val="17"/>
        </w:numPr>
        <w:spacing w:before="120"/>
        <w:ind w:left="1296"/>
        <w:rPr>
          <w:rFonts w:asciiTheme="majorHAnsi" w:hAnsiTheme="majorHAnsi" w:cstheme="majorHAnsi"/>
        </w:rPr>
      </w:pPr>
      <w:r w:rsidRPr="00E06836">
        <w:rPr>
          <w:rFonts w:asciiTheme="majorHAnsi" w:hAnsiTheme="majorHAnsi" w:cstheme="majorHAnsi"/>
        </w:rPr>
        <w:t>Analizar riesgo de inmuebles</w:t>
      </w:r>
    </w:p>
    <w:p w14:paraId="690F3586" w14:textId="6CC7BDE1" w:rsidR="00F66FEF" w:rsidRPr="00E06836" w:rsidRDefault="00F66FEF" w:rsidP="005B2E97">
      <w:pPr>
        <w:pStyle w:val="Prrafodelista"/>
        <w:numPr>
          <w:ilvl w:val="0"/>
          <w:numId w:val="17"/>
        </w:numPr>
        <w:spacing w:before="120"/>
        <w:ind w:left="1296"/>
        <w:rPr>
          <w:rFonts w:asciiTheme="majorHAnsi" w:hAnsiTheme="majorHAnsi" w:cstheme="majorHAnsi"/>
        </w:rPr>
      </w:pPr>
      <w:r w:rsidRPr="00E06836">
        <w:rPr>
          <w:rFonts w:asciiTheme="majorHAnsi" w:hAnsiTheme="majorHAnsi" w:cstheme="majorHAnsi"/>
        </w:rPr>
        <w:t>Ratificar propuesta de puja</w:t>
      </w:r>
    </w:p>
    <w:p w14:paraId="4CDB43ED" w14:textId="45CC5A1F" w:rsidR="00F66FEF" w:rsidRPr="00E06836" w:rsidRDefault="00F66FEF" w:rsidP="005B2E97">
      <w:pPr>
        <w:pStyle w:val="Prrafodelista"/>
        <w:numPr>
          <w:ilvl w:val="0"/>
          <w:numId w:val="17"/>
        </w:numPr>
        <w:spacing w:before="120"/>
        <w:ind w:left="1296"/>
        <w:rPr>
          <w:rFonts w:asciiTheme="majorHAnsi" w:hAnsiTheme="majorHAnsi" w:cstheme="majorHAnsi"/>
        </w:rPr>
      </w:pPr>
      <w:r w:rsidRPr="00E06836">
        <w:rPr>
          <w:rFonts w:asciiTheme="majorHAnsi" w:hAnsiTheme="majorHAnsi" w:cstheme="majorHAnsi"/>
        </w:rPr>
        <w:t>Revisar documentación de la entrada de los inmuebles</w:t>
      </w:r>
    </w:p>
    <w:p w14:paraId="37DCA2FA" w14:textId="4BAA3AFE" w:rsidR="00F66FEF" w:rsidRPr="00E06836" w:rsidRDefault="00F66FEF" w:rsidP="005B2E97">
      <w:pPr>
        <w:pStyle w:val="Prrafodelista"/>
        <w:numPr>
          <w:ilvl w:val="0"/>
          <w:numId w:val="17"/>
        </w:numPr>
        <w:spacing w:before="120"/>
        <w:ind w:left="1296"/>
        <w:rPr>
          <w:rFonts w:asciiTheme="majorHAnsi" w:hAnsiTheme="majorHAnsi" w:cstheme="majorHAnsi"/>
        </w:rPr>
      </w:pPr>
      <w:r w:rsidRPr="00E06836">
        <w:rPr>
          <w:rFonts w:asciiTheme="majorHAnsi" w:hAnsiTheme="majorHAnsi" w:cstheme="majorHAnsi"/>
        </w:rPr>
        <w:t>Minutas y coordinación con SSJJ</w:t>
      </w:r>
    </w:p>
    <w:p w14:paraId="7203C133" w14:textId="5CA5F30B" w:rsidR="00F66FEF" w:rsidRPr="00E06836" w:rsidRDefault="00F66FEF" w:rsidP="005B2E97">
      <w:pPr>
        <w:pStyle w:val="Prrafodelista"/>
        <w:numPr>
          <w:ilvl w:val="0"/>
          <w:numId w:val="17"/>
        </w:numPr>
        <w:spacing w:before="120"/>
        <w:ind w:left="1296"/>
        <w:rPr>
          <w:rFonts w:asciiTheme="majorHAnsi" w:hAnsiTheme="majorHAnsi" w:cstheme="majorHAnsi"/>
        </w:rPr>
      </w:pPr>
      <w:r w:rsidRPr="00E06836">
        <w:rPr>
          <w:rFonts w:asciiTheme="majorHAnsi" w:hAnsiTheme="majorHAnsi" w:cstheme="majorHAnsi"/>
        </w:rPr>
        <w:t>Coordinar visita del activo y el resultado</w:t>
      </w:r>
    </w:p>
    <w:p w14:paraId="2E4B9297" w14:textId="248E060E" w:rsidR="00570F1B" w:rsidRPr="00C921EF" w:rsidRDefault="00570F1B" w:rsidP="006612C8">
      <w:pPr>
        <w:tabs>
          <w:tab w:val="left" w:pos="1134"/>
        </w:tabs>
        <w:spacing w:before="120"/>
        <w:ind w:left="851"/>
        <w:rPr>
          <w:u w:val="single"/>
        </w:rPr>
      </w:pPr>
      <w:r w:rsidRPr="00C921EF">
        <w:rPr>
          <w:u w:val="single"/>
        </w:rPr>
        <w:t>Entradas</w:t>
      </w:r>
    </w:p>
    <w:p w14:paraId="40EF9522" w14:textId="12B22C54" w:rsidR="002D2F60" w:rsidRPr="00E06836" w:rsidRDefault="002D2F60" w:rsidP="005B2E97">
      <w:pPr>
        <w:pStyle w:val="Prrafodelista"/>
        <w:numPr>
          <w:ilvl w:val="0"/>
          <w:numId w:val="17"/>
        </w:numPr>
        <w:spacing w:before="120"/>
        <w:ind w:left="1296"/>
        <w:rPr>
          <w:rFonts w:asciiTheme="majorHAnsi" w:hAnsiTheme="majorHAnsi" w:cstheme="majorHAnsi"/>
        </w:rPr>
      </w:pPr>
      <w:r w:rsidRPr="00E06836">
        <w:rPr>
          <w:rFonts w:asciiTheme="majorHAnsi" w:hAnsiTheme="majorHAnsi" w:cstheme="majorHAnsi"/>
        </w:rPr>
        <w:t>Adjudicaciones Procesales</w:t>
      </w:r>
    </w:p>
    <w:p w14:paraId="42390674" w14:textId="2AA3DBE0" w:rsidR="002D2F60" w:rsidRPr="00E06836" w:rsidRDefault="002D2F60" w:rsidP="005B2E97">
      <w:pPr>
        <w:pStyle w:val="Prrafodelista"/>
        <w:numPr>
          <w:ilvl w:val="0"/>
          <w:numId w:val="17"/>
        </w:numPr>
        <w:spacing w:before="120"/>
        <w:ind w:left="1296"/>
        <w:rPr>
          <w:rFonts w:asciiTheme="majorHAnsi" w:hAnsiTheme="majorHAnsi" w:cstheme="majorHAnsi"/>
        </w:rPr>
      </w:pPr>
      <w:r w:rsidRPr="00E06836">
        <w:rPr>
          <w:rFonts w:asciiTheme="majorHAnsi" w:hAnsiTheme="majorHAnsi" w:cstheme="majorHAnsi"/>
        </w:rPr>
        <w:t>Compras/Daciones</w:t>
      </w:r>
    </w:p>
    <w:p w14:paraId="579122C5" w14:textId="778AFCE2" w:rsidR="00570F1B" w:rsidRPr="00C921EF" w:rsidRDefault="00570F1B" w:rsidP="006612C8">
      <w:pPr>
        <w:tabs>
          <w:tab w:val="left" w:pos="1134"/>
        </w:tabs>
        <w:spacing w:before="120"/>
        <w:ind w:left="851"/>
        <w:rPr>
          <w:u w:val="single"/>
        </w:rPr>
      </w:pPr>
      <w:r w:rsidRPr="00C921EF">
        <w:rPr>
          <w:u w:val="single"/>
        </w:rPr>
        <w:t>Salidas</w:t>
      </w:r>
    </w:p>
    <w:p w14:paraId="0DFF0ADB" w14:textId="32CE5C0B" w:rsidR="00E06836" w:rsidRPr="00E173FB" w:rsidRDefault="0003329C" w:rsidP="005B2E97">
      <w:pPr>
        <w:pStyle w:val="Prrafodelista"/>
        <w:numPr>
          <w:ilvl w:val="0"/>
          <w:numId w:val="17"/>
        </w:numPr>
        <w:spacing w:before="120"/>
        <w:ind w:left="1296"/>
        <w:rPr>
          <w:rFonts w:asciiTheme="majorHAnsi" w:hAnsiTheme="majorHAnsi" w:cstheme="majorHAnsi"/>
        </w:rPr>
      </w:pPr>
      <w:r w:rsidRPr="00E06836">
        <w:rPr>
          <w:rFonts w:asciiTheme="majorHAnsi" w:hAnsiTheme="majorHAnsi" w:cstheme="majorHAnsi"/>
        </w:rPr>
        <w:t>Alta del activo en sistemas Haya</w:t>
      </w:r>
    </w:p>
    <w:p w14:paraId="5A018993" w14:textId="4373F078" w:rsidR="003A39F2" w:rsidRPr="005C205D" w:rsidRDefault="002D2F60" w:rsidP="005B2E97">
      <w:pPr>
        <w:pStyle w:val="ListaNumero1"/>
        <w:numPr>
          <w:ilvl w:val="0"/>
          <w:numId w:val="14"/>
        </w:numPr>
        <w:tabs>
          <w:tab w:val="left" w:pos="1134"/>
        </w:tabs>
        <w:spacing w:before="120"/>
        <w:ind w:left="851" w:hanging="284"/>
        <w:rPr>
          <w:rFonts w:eastAsiaTheme="minorHAnsi" w:cstheme="minorBidi"/>
          <w:szCs w:val="22"/>
          <w:lang w:eastAsia="en-US"/>
        </w:rPr>
      </w:pPr>
      <w:r w:rsidRPr="005C205D">
        <w:rPr>
          <w:rFonts w:eastAsiaTheme="minorHAnsi" w:cstheme="minorBidi"/>
          <w:szCs w:val="22"/>
          <w:lang w:eastAsia="en-US"/>
        </w:rPr>
        <w:t xml:space="preserve">Validación de </w:t>
      </w:r>
      <w:r w:rsidR="003A216D" w:rsidRPr="005C205D">
        <w:rPr>
          <w:rFonts w:eastAsiaTheme="minorHAnsi" w:cstheme="minorBidi"/>
          <w:szCs w:val="22"/>
          <w:lang w:eastAsia="en-US"/>
        </w:rPr>
        <w:t>la entrada de los activos</w:t>
      </w:r>
      <w:r w:rsidR="0058643E" w:rsidRPr="005C205D">
        <w:rPr>
          <w:rFonts w:eastAsiaTheme="minorHAnsi" w:cstheme="minorBidi"/>
          <w:szCs w:val="22"/>
          <w:lang w:eastAsia="en-US"/>
        </w:rPr>
        <w:t xml:space="preserve"> </w:t>
      </w:r>
      <w:r w:rsidR="003A216D" w:rsidRPr="005C205D">
        <w:rPr>
          <w:rFonts w:eastAsiaTheme="minorHAnsi" w:cstheme="minorBidi"/>
          <w:szCs w:val="22"/>
          <w:lang w:eastAsia="en-US"/>
        </w:rPr>
        <w:t xml:space="preserve">en </w:t>
      </w:r>
      <w:r w:rsidR="00C4204C" w:rsidRPr="005C205D">
        <w:rPr>
          <w:rFonts w:eastAsiaTheme="minorHAnsi" w:cstheme="minorBidi"/>
          <w:szCs w:val="22"/>
          <w:lang w:eastAsia="en-US"/>
        </w:rPr>
        <w:t>perímetro H</w:t>
      </w:r>
      <w:r w:rsidR="00E01988" w:rsidRPr="005C205D">
        <w:rPr>
          <w:rFonts w:eastAsiaTheme="minorHAnsi" w:cstheme="minorBidi"/>
          <w:szCs w:val="22"/>
          <w:lang w:eastAsia="en-US"/>
        </w:rPr>
        <w:t>RE</w:t>
      </w:r>
      <w:r w:rsidR="00FD4094" w:rsidRPr="005C205D">
        <w:rPr>
          <w:rFonts w:eastAsiaTheme="minorHAnsi" w:cstheme="minorBidi"/>
          <w:szCs w:val="22"/>
          <w:lang w:eastAsia="en-US"/>
        </w:rPr>
        <w:t xml:space="preserve">, </w:t>
      </w:r>
      <w:r w:rsidR="00E30265" w:rsidRPr="005C205D">
        <w:rPr>
          <w:rFonts w:eastAsiaTheme="minorHAnsi" w:cstheme="minorBidi"/>
          <w:szCs w:val="22"/>
          <w:lang w:eastAsia="en-US"/>
        </w:rPr>
        <w:t xml:space="preserve">cancelación de cargas </w:t>
      </w:r>
      <w:r w:rsidR="00C52F86" w:rsidRPr="005C205D">
        <w:rPr>
          <w:rFonts w:eastAsiaTheme="minorHAnsi" w:cstheme="minorBidi"/>
          <w:szCs w:val="22"/>
          <w:lang w:eastAsia="en-US"/>
        </w:rPr>
        <w:t xml:space="preserve">y su </w:t>
      </w:r>
      <w:r w:rsidR="00DE232D" w:rsidRPr="005C205D">
        <w:rPr>
          <w:rFonts w:eastAsiaTheme="minorHAnsi" w:cstheme="minorBidi"/>
          <w:szCs w:val="22"/>
          <w:lang w:eastAsia="en-US"/>
        </w:rPr>
        <w:t>inscripción</w:t>
      </w:r>
      <w:r w:rsidR="00E30265" w:rsidRPr="005C205D">
        <w:rPr>
          <w:rFonts w:eastAsiaTheme="minorHAnsi" w:cstheme="minorBidi"/>
          <w:szCs w:val="22"/>
          <w:lang w:eastAsia="en-US"/>
        </w:rPr>
        <w:t xml:space="preserve"> en el </w:t>
      </w:r>
      <w:r w:rsidR="0005261A" w:rsidRPr="005C205D">
        <w:rPr>
          <w:rFonts w:eastAsiaTheme="minorHAnsi" w:cstheme="minorBidi"/>
          <w:szCs w:val="22"/>
          <w:lang w:eastAsia="en-US"/>
        </w:rPr>
        <w:t>R</w:t>
      </w:r>
      <w:r w:rsidR="00E30265" w:rsidRPr="005C205D">
        <w:rPr>
          <w:rFonts w:eastAsiaTheme="minorHAnsi" w:cstheme="minorBidi"/>
          <w:szCs w:val="22"/>
          <w:lang w:eastAsia="en-US"/>
        </w:rPr>
        <w:t>egistro</w:t>
      </w:r>
      <w:r w:rsidR="0005261A" w:rsidRPr="005C205D">
        <w:rPr>
          <w:rFonts w:eastAsiaTheme="minorHAnsi" w:cstheme="minorBidi"/>
          <w:szCs w:val="22"/>
          <w:lang w:eastAsia="en-US"/>
        </w:rPr>
        <w:t xml:space="preserve"> de la Propiedad a nombre de</w:t>
      </w:r>
      <w:r w:rsidR="00E01988" w:rsidRPr="005C205D">
        <w:rPr>
          <w:rFonts w:eastAsiaTheme="minorHAnsi" w:cstheme="minorBidi"/>
          <w:szCs w:val="22"/>
          <w:lang w:eastAsia="en-US"/>
        </w:rPr>
        <w:t>l Cliente</w:t>
      </w:r>
      <w:r w:rsidR="00175A55" w:rsidRPr="005C205D">
        <w:rPr>
          <w:rFonts w:eastAsiaTheme="minorHAnsi" w:cstheme="minorBidi"/>
          <w:szCs w:val="22"/>
          <w:lang w:eastAsia="en-US"/>
        </w:rPr>
        <w:t>, así como la toma de posesión del activo.</w:t>
      </w:r>
    </w:p>
    <w:p w14:paraId="571D51CD" w14:textId="5B9E1110" w:rsidR="001E4B42" w:rsidRPr="00E06836" w:rsidRDefault="001351AB" w:rsidP="006612C8">
      <w:pPr>
        <w:tabs>
          <w:tab w:val="left" w:pos="1134"/>
        </w:tabs>
        <w:spacing w:before="120"/>
        <w:ind w:left="851"/>
        <w:rPr>
          <w:u w:val="single"/>
        </w:rPr>
      </w:pPr>
      <w:r w:rsidRPr="004118D1">
        <w:rPr>
          <w:u w:val="single"/>
        </w:rPr>
        <w:t xml:space="preserve">Tipos de </w:t>
      </w:r>
      <w:r w:rsidR="003A216D">
        <w:rPr>
          <w:u w:val="single"/>
        </w:rPr>
        <w:t>actuaciones</w:t>
      </w:r>
    </w:p>
    <w:p w14:paraId="5EB87AC0" w14:textId="7ED25552" w:rsidR="00E85F5E" w:rsidRPr="00E06836" w:rsidRDefault="00C416B1" w:rsidP="005B2E97">
      <w:pPr>
        <w:pStyle w:val="Prrafodelista"/>
        <w:numPr>
          <w:ilvl w:val="0"/>
          <w:numId w:val="17"/>
        </w:numPr>
        <w:spacing w:before="120"/>
        <w:ind w:left="1296"/>
        <w:rPr>
          <w:rFonts w:asciiTheme="majorHAnsi" w:hAnsiTheme="majorHAnsi" w:cstheme="majorHAnsi"/>
        </w:rPr>
      </w:pPr>
      <w:r w:rsidRPr="00E06836">
        <w:rPr>
          <w:rFonts w:asciiTheme="majorHAnsi" w:hAnsiTheme="majorHAnsi" w:cstheme="majorHAnsi"/>
        </w:rPr>
        <w:t>Seguimiento</w:t>
      </w:r>
      <w:r w:rsidR="001E0B19" w:rsidRPr="00E06836">
        <w:rPr>
          <w:rFonts w:asciiTheme="majorHAnsi" w:hAnsiTheme="majorHAnsi" w:cstheme="majorHAnsi"/>
        </w:rPr>
        <w:t xml:space="preserve"> al </w:t>
      </w:r>
      <w:r w:rsidR="00B701EA" w:rsidRPr="00E06836">
        <w:rPr>
          <w:rFonts w:asciiTheme="majorHAnsi" w:hAnsiTheme="majorHAnsi" w:cstheme="majorHAnsi"/>
        </w:rPr>
        <w:t>Procurador</w:t>
      </w:r>
      <w:r w:rsidRPr="00E06836">
        <w:rPr>
          <w:rFonts w:asciiTheme="majorHAnsi" w:hAnsiTheme="majorHAnsi" w:cstheme="majorHAnsi"/>
        </w:rPr>
        <w:t xml:space="preserve"> para la O</w:t>
      </w:r>
      <w:r w:rsidR="004753C3" w:rsidRPr="00E06836">
        <w:rPr>
          <w:rFonts w:asciiTheme="majorHAnsi" w:hAnsiTheme="majorHAnsi" w:cstheme="majorHAnsi"/>
        </w:rPr>
        <w:t>btención del Título de Propiedad</w:t>
      </w:r>
      <w:r w:rsidR="00175A55" w:rsidRPr="00E06836">
        <w:rPr>
          <w:rFonts w:asciiTheme="majorHAnsi" w:hAnsiTheme="majorHAnsi" w:cstheme="majorHAnsi"/>
        </w:rPr>
        <w:t xml:space="preserve"> (únicamente para los Procedimientos Judiciales)</w:t>
      </w:r>
      <w:r w:rsidR="002825D8">
        <w:rPr>
          <w:rFonts w:asciiTheme="majorHAnsi" w:hAnsiTheme="majorHAnsi" w:cstheme="majorHAnsi"/>
        </w:rPr>
        <w:t xml:space="preserve">. </w:t>
      </w:r>
      <w:r w:rsidR="00947931">
        <w:rPr>
          <w:rFonts w:asciiTheme="majorHAnsi" w:hAnsiTheme="majorHAnsi" w:cstheme="majorHAnsi"/>
        </w:rPr>
        <w:t>El Servicer</w:t>
      </w:r>
      <w:r w:rsidR="00C55105">
        <w:rPr>
          <w:rFonts w:asciiTheme="majorHAnsi" w:hAnsiTheme="majorHAnsi" w:cstheme="majorHAnsi"/>
        </w:rPr>
        <w:t xml:space="preserve"> junto </w:t>
      </w:r>
      <w:r w:rsidR="00947931">
        <w:rPr>
          <w:rFonts w:asciiTheme="majorHAnsi" w:hAnsiTheme="majorHAnsi" w:cstheme="majorHAnsi"/>
        </w:rPr>
        <w:t>al letrado</w:t>
      </w:r>
      <w:r w:rsidR="00C55105">
        <w:rPr>
          <w:rFonts w:asciiTheme="majorHAnsi" w:hAnsiTheme="majorHAnsi" w:cstheme="majorHAnsi"/>
        </w:rPr>
        <w:t xml:space="preserve"> se encarga </w:t>
      </w:r>
      <w:r w:rsidR="00947931">
        <w:rPr>
          <w:rFonts w:asciiTheme="majorHAnsi" w:hAnsiTheme="majorHAnsi" w:cstheme="majorHAnsi"/>
        </w:rPr>
        <w:t xml:space="preserve">de seguir al procurador </w:t>
      </w:r>
      <w:r w:rsidR="00C55105">
        <w:rPr>
          <w:rFonts w:asciiTheme="majorHAnsi" w:hAnsiTheme="majorHAnsi" w:cstheme="majorHAnsi"/>
        </w:rPr>
        <w:t>para la obtención de la posesión y de los documentos correspondientes necesarios</w:t>
      </w:r>
      <w:r w:rsidR="00467FBD">
        <w:rPr>
          <w:rFonts w:asciiTheme="majorHAnsi" w:hAnsiTheme="majorHAnsi" w:cstheme="majorHAnsi"/>
        </w:rPr>
        <w:t xml:space="preserve"> para cualquiera de las tareas descritas en el presente Protocolo</w:t>
      </w:r>
      <w:r w:rsidR="002825D8">
        <w:rPr>
          <w:rFonts w:asciiTheme="majorHAnsi" w:hAnsiTheme="majorHAnsi" w:cstheme="majorHAnsi"/>
        </w:rPr>
        <w:t>.</w:t>
      </w:r>
    </w:p>
    <w:p w14:paraId="0353A238" w14:textId="6AEBCD9A" w:rsidR="004753C3" w:rsidRPr="00E06836" w:rsidRDefault="004753C3" w:rsidP="005B2E97">
      <w:pPr>
        <w:pStyle w:val="Prrafodelista"/>
        <w:numPr>
          <w:ilvl w:val="0"/>
          <w:numId w:val="17"/>
        </w:numPr>
        <w:spacing w:before="120"/>
        <w:ind w:left="1296"/>
        <w:rPr>
          <w:rFonts w:asciiTheme="majorHAnsi" w:hAnsiTheme="majorHAnsi" w:cstheme="majorHAnsi"/>
        </w:rPr>
      </w:pPr>
      <w:r w:rsidRPr="00E06836">
        <w:rPr>
          <w:rFonts w:asciiTheme="majorHAnsi" w:hAnsiTheme="majorHAnsi" w:cstheme="majorHAnsi"/>
        </w:rPr>
        <w:t>Liquidación de Impuestos</w:t>
      </w:r>
    </w:p>
    <w:p w14:paraId="3A82FD95" w14:textId="4F0D17B1" w:rsidR="004753C3" w:rsidRPr="00E06836" w:rsidRDefault="004753C3" w:rsidP="005B2E97">
      <w:pPr>
        <w:pStyle w:val="Prrafodelista"/>
        <w:numPr>
          <w:ilvl w:val="0"/>
          <w:numId w:val="17"/>
        </w:numPr>
        <w:spacing w:before="120"/>
        <w:ind w:left="1296"/>
        <w:rPr>
          <w:rFonts w:asciiTheme="majorHAnsi" w:hAnsiTheme="majorHAnsi" w:cstheme="majorHAnsi"/>
        </w:rPr>
      </w:pPr>
      <w:r w:rsidRPr="00E06836">
        <w:rPr>
          <w:rFonts w:asciiTheme="majorHAnsi" w:hAnsiTheme="majorHAnsi" w:cstheme="majorHAnsi"/>
        </w:rPr>
        <w:t>Inscripción Registral</w:t>
      </w:r>
    </w:p>
    <w:p w14:paraId="4E4722A9" w14:textId="4452BBBD" w:rsidR="004753C3" w:rsidRPr="00E06836" w:rsidRDefault="004753C3" w:rsidP="005B2E97">
      <w:pPr>
        <w:pStyle w:val="Prrafodelista"/>
        <w:numPr>
          <w:ilvl w:val="0"/>
          <w:numId w:val="17"/>
        </w:numPr>
        <w:spacing w:before="120"/>
        <w:ind w:left="1296"/>
        <w:rPr>
          <w:rFonts w:asciiTheme="majorHAnsi" w:hAnsiTheme="majorHAnsi" w:cstheme="majorHAnsi"/>
        </w:rPr>
      </w:pPr>
      <w:r w:rsidRPr="00E06836">
        <w:rPr>
          <w:rFonts w:asciiTheme="majorHAnsi" w:hAnsiTheme="majorHAnsi" w:cstheme="majorHAnsi"/>
        </w:rPr>
        <w:t>Cancelación de Cargas</w:t>
      </w:r>
    </w:p>
    <w:p w14:paraId="2A6B0194" w14:textId="34F924B7" w:rsidR="00175A55" w:rsidRDefault="004753C3" w:rsidP="005B2E97">
      <w:pPr>
        <w:pStyle w:val="Prrafodelista"/>
        <w:numPr>
          <w:ilvl w:val="0"/>
          <w:numId w:val="17"/>
        </w:numPr>
        <w:spacing w:before="120"/>
        <w:ind w:left="1296"/>
        <w:rPr>
          <w:rFonts w:asciiTheme="majorHAnsi" w:hAnsiTheme="majorHAnsi" w:cstheme="majorHAnsi"/>
        </w:rPr>
      </w:pPr>
      <w:r w:rsidRPr="00E06836">
        <w:rPr>
          <w:rFonts w:asciiTheme="majorHAnsi" w:hAnsiTheme="majorHAnsi" w:cstheme="majorHAnsi"/>
        </w:rPr>
        <w:t>Obtención de Posesión</w:t>
      </w:r>
    </w:p>
    <w:p w14:paraId="5FA9DA7F" w14:textId="12303014" w:rsidR="003628B2" w:rsidRPr="00E06836" w:rsidRDefault="003628B2" w:rsidP="005B2E97">
      <w:pPr>
        <w:pStyle w:val="Prrafodelista"/>
        <w:numPr>
          <w:ilvl w:val="0"/>
          <w:numId w:val="17"/>
        </w:numPr>
        <w:spacing w:before="120"/>
        <w:ind w:left="1296"/>
        <w:rPr>
          <w:rFonts w:asciiTheme="majorHAnsi" w:hAnsiTheme="majorHAnsi" w:cstheme="majorHAnsi"/>
        </w:rPr>
      </w:pPr>
      <w:r>
        <w:rPr>
          <w:rFonts w:asciiTheme="majorHAnsi" w:hAnsiTheme="majorHAnsi" w:cstheme="majorHAnsi"/>
        </w:rPr>
        <w:t>Catastro</w:t>
      </w:r>
    </w:p>
    <w:p w14:paraId="7EDA58E9" w14:textId="662841D6" w:rsidR="000C7DD8" w:rsidRPr="00175A55" w:rsidRDefault="000C7DD8" w:rsidP="006612C8">
      <w:pPr>
        <w:tabs>
          <w:tab w:val="left" w:pos="1134"/>
        </w:tabs>
        <w:spacing w:before="120"/>
        <w:ind w:left="851"/>
        <w:rPr>
          <w:u w:val="single"/>
        </w:rPr>
      </w:pPr>
      <w:r w:rsidRPr="00175A55">
        <w:rPr>
          <w:u w:val="single"/>
        </w:rPr>
        <w:t>Entradas</w:t>
      </w:r>
    </w:p>
    <w:p w14:paraId="5812389E" w14:textId="07B4DC2C" w:rsidR="001351AB" w:rsidRPr="00E06836" w:rsidRDefault="004A179C" w:rsidP="005B2E97">
      <w:pPr>
        <w:pStyle w:val="Prrafodelista"/>
        <w:numPr>
          <w:ilvl w:val="0"/>
          <w:numId w:val="17"/>
        </w:numPr>
        <w:spacing w:before="120"/>
        <w:ind w:left="1296"/>
        <w:rPr>
          <w:rFonts w:asciiTheme="majorHAnsi" w:hAnsiTheme="majorHAnsi" w:cstheme="majorHAnsi"/>
        </w:rPr>
      </w:pPr>
      <w:r w:rsidRPr="00E06836">
        <w:rPr>
          <w:rFonts w:asciiTheme="majorHAnsi" w:hAnsiTheme="majorHAnsi" w:cstheme="majorHAnsi"/>
        </w:rPr>
        <w:t xml:space="preserve">Adjudicaciones </w:t>
      </w:r>
      <w:r w:rsidR="00063B17">
        <w:rPr>
          <w:rFonts w:asciiTheme="majorHAnsi" w:hAnsiTheme="majorHAnsi" w:cstheme="majorHAnsi"/>
        </w:rPr>
        <w:t>Judiciales (derivadas de ejecuciones)</w:t>
      </w:r>
    </w:p>
    <w:p w14:paraId="349BD886" w14:textId="55025F44" w:rsidR="004A179C" w:rsidRPr="00E06836" w:rsidRDefault="00B0020B" w:rsidP="005B2E97">
      <w:pPr>
        <w:pStyle w:val="Prrafodelista"/>
        <w:numPr>
          <w:ilvl w:val="0"/>
          <w:numId w:val="17"/>
        </w:numPr>
        <w:spacing w:before="120"/>
        <w:ind w:left="1296"/>
        <w:rPr>
          <w:rFonts w:asciiTheme="majorHAnsi" w:hAnsiTheme="majorHAnsi" w:cstheme="majorHAnsi"/>
        </w:rPr>
      </w:pPr>
      <w:r w:rsidRPr="00E06836">
        <w:rPr>
          <w:rFonts w:asciiTheme="majorHAnsi" w:hAnsiTheme="majorHAnsi" w:cstheme="majorHAnsi"/>
        </w:rPr>
        <w:t>Compras</w:t>
      </w:r>
      <w:r w:rsidR="006B27F7" w:rsidRPr="00E06836">
        <w:rPr>
          <w:rFonts w:asciiTheme="majorHAnsi" w:hAnsiTheme="majorHAnsi" w:cstheme="majorHAnsi"/>
        </w:rPr>
        <w:t>/</w:t>
      </w:r>
      <w:r w:rsidR="004A179C" w:rsidRPr="00E06836">
        <w:rPr>
          <w:rFonts w:asciiTheme="majorHAnsi" w:hAnsiTheme="majorHAnsi" w:cstheme="majorHAnsi"/>
        </w:rPr>
        <w:t>Daciones</w:t>
      </w:r>
    </w:p>
    <w:p w14:paraId="4E005709" w14:textId="1BB8A5A6" w:rsidR="000F1108" w:rsidRDefault="000F1108" w:rsidP="005B2E97">
      <w:pPr>
        <w:pStyle w:val="Prrafodelista"/>
        <w:numPr>
          <w:ilvl w:val="0"/>
          <w:numId w:val="17"/>
        </w:numPr>
        <w:spacing w:before="120"/>
        <w:ind w:left="1296"/>
        <w:rPr>
          <w:rFonts w:asciiTheme="majorHAnsi" w:hAnsiTheme="majorHAnsi" w:cstheme="majorHAnsi"/>
        </w:rPr>
      </w:pPr>
      <w:r w:rsidRPr="00E06836">
        <w:rPr>
          <w:rFonts w:asciiTheme="majorHAnsi" w:hAnsiTheme="majorHAnsi" w:cstheme="majorHAnsi"/>
        </w:rPr>
        <w:t>Permutas</w:t>
      </w:r>
    </w:p>
    <w:p w14:paraId="14E9B546" w14:textId="64DBF700" w:rsidR="003628B2" w:rsidRDefault="003628B2" w:rsidP="005B2E97">
      <w:pPr>
        <w:pStyle w:val="Prrafodelista"/>
        <w:numPr>
          <w:ilvl w:val="0"/>
          <w:numId w:val="17"/>
        </w:numPr>
        <w:spacing w:before="120"/>
        <w:ind w:left="1296"/>
        <w:rPr>
          <w:rFonts w:asciiTheme="majorHAnsi" w:hAnsiTheme="majorHAnsi" w:cstheme="majorHAnsi"/>
        </w:rPr>
      </w:pPr>
      <w:r>
        <w:rPr>
          <w:rFonts w:asciiTheme="majorHAnsi" w:hAnsiTheme="majorHAnsi" w:cstheme="majorHAnsi"/>
        </w:rPr>
        <w:t>Divisiones Horizontales</w:t>
      </w:r>
    </w:p>
    <w:p w14:paraId="7DF69649" w14:textId="5A36A694" w:rsidR="001A09D8" w:rsidRPr="007A472F" w:rsidRDefault="007A472F" w:rsidP="005B2E97">
      <w:pPr>
        <w:pStyle w:val="Prrafodelista"/>
        <w:numPr>
          <w:ilvl w:val="0"/>
          <w:numId w:val="17"/>
        </w:numPr>
        <w:spacing w:before="120"/>
        <w:ind w:left="1296"/>
        <w:rPr>
          <w:rFonts w:asciiTheme="majorHAnsi" w:hAnsiTheme="majorHAnsi" w:cstheme="majorHAnsi"/>
        </w:rPr>
      </w:pPr>
      <w:r>
        <w:rPr>
          <w:rFonts w:asciiTheme="majorHAnsi" w:hAnsiTheme="majorHAnsi" w:cstheme="majorHAnsi"/>
        </w:rPr>
        <w:t>Resolución de Leasing, Renting</w:t>
      </w:r>
      <w:bookmarkStart w:id="5" w:name="_Hlk40892784"/>
      <w:del w:id="6" w:author="Natalia Peñalba Falkenthal" w:date="2020-11-13T13:11:00Z">
        <w:r w:rsidR="001A09D8" w:rsidRPr="007A472F" w:rsidDel="007A472F">
          <w:rPr>
            <w:rFonts w:asciiTheme="majorHAnsi" w:hAnsiTheme="majorHAnsi" w:cstheme="majorHAnsi"/>
          </w:rPr>
          <w:delText xml:space="preserve"> </w:delText>
        </w:r>
      </w:del>
    </w:p>
    <w:bookmarkEnd w:id="5"/>
    <w:p w14:paraId="294DDEC2" w14:textId="7461BA5F" w:rsidR="000C7DD8" w:rsidRPr="004118D1" w:rsidRDefault="000C7DD8" w:rsidP="006612C8">
      <w:pPr>
        <w:tabs>
          <w:tab w:val="left" w:pos="1134"/>
        </w:tabs>
        <w:spacing w:before="120"/>
        <w:ind w:left="851"/>
        <w:rPr>
          <w:u w:val="single"/>
        </w:rPr>
      </w:pPr>
      <w:r w:rsidRPr="004118D1">
        <w:rPr>
          <w:u w:val="single"/>
        </w:rPr>
        <w:t>Salidas</w:t>
      </w:r>
    </w:p>
    <w:p w14:paraId="04E3C04D" w14:textId="17927A85" w:rsidR="001A09D8" w:rsidRPr="00E06836" w:rsidRDefault="001A09D8" w:rsidP="005B2E97">
      <w:pPr>
        <w:pStyle w:val="Prrafodelista"/>
        <w:numPr>
          <w:ilvl w:val="0"/>
          <w:numId w:val="17"/>
        </w:numPr>
        <w:spacing w:before="120"/>
        <w:ind w:left="1296"/>
        <w:rPr>
          <w:rFonts w:asciiTheme="majorHAnsi" w:hAnsiTheme="majorHAnsi" w:cstheme="majorHAnsi"/>
        </w:rPr>
      </w:pPr>
      <w:r w:rsidRPr="00E06836">
        <w:rPr>
          <w:rFonts w:asciiTheme="majorHAnsi" w:hAnsiTheme="majorHAnsi" w:cstheme="majorHAnsi"/>
        </w:rPr>
        <w:t>Activo con los impuestos liquidados</w:t>
      </w:r>
    </w:p>
    <w:p w14:paraId="7D00CA38" w14:textId="16C8E721" w:rsidR="007B2D60" w:rsidRPr="00E06836" w:rsidRDefault="007B2D60" w:rsidP="005B2E97">
      <w:pPr>
        <w:pStyle w:val="Prrafodelista"/>
        <w:numPr>
          <w:ilvl w:val="0"/>
          <w:numId w:val="17"/>
        </w:numPr>
        <w:spacing w:before="120"/>
        <w:ind w:left="1296"/>
        <w:rPr>
          <w:rFonts w:asciiTheme="majorHAnsi" w:hAnsiTheme="majorHAnsi" w:cstheme="majorHAnsi"/>
        </w:rPr>
      </w:pPr>
      <w:r w:rsidRPr="00E06836">
        <w:rPr>
          <w:rFonts w:asciiTheme="majorHAnsi" w:hAnsiTheme="majorHAnsi" w:cstheme="majorHAnsi"/>
        </w:rPr>
        <w:t>Activo inscrito en el Registro de la Propiedad.</w:t>
      </w:r>
    </w:p>
    <w:p w14:paraId="13814E83" w14:textId="0B62B59F" w:rsidR="007B2D60" w:rsidRPr="00E06836" w:rsidRDefault="007B2D60" w:rsidP="005B2E97">
      <w:pPr>
        <w:pStyle w:val="Prrafodelista"/>
        <w:numPr>
          <w:ilvl w:val="0"/>
          <w:numId w:val="17"/>
        </w:numPr>
        <w:spacing w:before="120"/>
        <w:ind w:left="1296"/>
        <w:rPr>
          <w:rFonts w:asciiTheme="majorHAnsi" w:hAnsiTheme="majorHAnsi" w:cstheme="majorHAnsi"/>
        </w:rPr>
      </w:pPr>
      <w:r w:rsidRPr="00E06836">
        <w:rPr>
          <w:rFonts w:asciiTheme="majorHAnsi" w:hAnsiTheme="majorHAnsi" w:cstheme="majorHAnsi"/>
        </w:rPr>
        <w:t>Activo con cargas canceladas (</w:t>
      </w:r>
      <w:r w:rsidR="004753C3" w:rsidRPr="00E06836">
        <w:rPr>
          <w:rFonts w:asciiTheme="majorHAnsi" w:hAnsiTheme="majorHAnsi" w:cstheme="majorHAnsi"/>
        </w:rPr>
        <w:t>o</w:t>
      </w:r>
      <w:r w:rsidRPr="00E06836">
        <w:rPr>
          <w:rFonts w:asciiTheme="majorHAnsi" w:hAnsiTheme="majorHAnsi" w:cstheme="majorHAnsi"/>
        </w:rPr>
        <w:t xml:space="preserve"> cargas estudiadas)</w:t>
      </w:r>
    </w:p>
    <w:p w14:paraId="55B999FE" w14:textId="77777777" w:rsidR="00072F88" w:rsidRDefault="004753C3" w:rsidP="005B2E97">
      <w:pPr>
        <w:pStyle w:val="Prrafodelista"/>
        <w:numPr>
          <w:ilvl w:val="0"/>
          <w:numId w:val="17"/>
        </w:numPr>
        <w:spacing w:before="120"/>
        <w:ind w:left="1296"/>
        <w:rPr>
          <w:rFonts w:asciiTheme="majorHAnsi" w:hAnsiTheme="majorHAnsi" w:cstheme="majorHAnsi"/>
        </w:rPr>
      </w:pPr>
      <w:r w:rsidRPr="00E06836">
        <w:rPr>
          <w:rFonts w:asciiTheme="majorHAnsi" w:hAnsiTheme="majorHAnsi" w:cstheme="majorHAnsi"/>
        </w:rPr>
        <w:lastRenderedPageBreak/>
        <w:t>Activo con toma de posesión inicial</w:t>
      </w:r>
      <w:r w:rsidR="00210A00" w:rsidRPr="00E06836">
        <w:rPr>
          <w:rFonts w:asciiTheme="majorHAnsi" w:hAnsiTheme="majorHAnsi" w:cstheme="majorHAnsi"/>
        </w:rPr>
        <w:t>/ Subrogación de contrato de alquiler</w:t>
      </w:r>
    </w:p>
    <w:p w14:paraId="229B3063" w14:textId="7BF73502" w:rsidR="00072F88" w:rsidRPr="00072F88" w:rsidRDefault="00072F88" w:rsidP="005B2E97">
      <w:pPr>
        <w:pStyle w:val="Prrafodelista"/>
        <w:numPr>
          <w:ilvl w:val="0"/>
          <w:numId w:val="17"/>
        </w:numPr>
        <w:spacing w:before="120"/>
        <w:ind w:left="1296"/>
        <w:rPr>
          <w:rFonts w:asciiTheme="majorHAnsi" w:hAnsiTheme="majorHAnsi" w:cstheme="majorHAnsi"/>
        </w:rPr>
      </w:pPr>
      <w:r w:rsidRPr="00072F88">
        <w:rPr>
          <w:rFonts w:asciiTheme="majorHAnsi" w:hAnsiTheme="majorHAnsi" w:cstheme="majorHAnsi"/>
        </w:rPr>
        <w:t>Cambio Catastral</w:t>
      </w:r>
    </w:p>
    <w:p w14:paraId="27DB4963" w14:textId="369BFC24" w:rsidR="00072F88" w:rsidRPr="00E06836" w:rsidRDefault="00072F88" w:rsidP="005B2E97">
      <w:pPr>
        <w:pStyle w:val="Prrafodelista"/>
        <w:numPr>
          <w:ilvl w:val="0"/>
          <w:numId w:val="17"/>
        </w:numPr>
        <w:spacing w:before="120"/>
        <w:ind w:left="1296"/>
        <w:rPr>
          <w:rFonts w:asciiTheme="majorHAnsi" w:hAnsiTheme="majorHAnsi" w:cstheme="majorHAnsi"/>
        </w:rPr>
      </w:pPr>
      <w:r w:rsidRPr="00072F88">
        <w:rPr>
          <w:rFonts w:asciiTheme="majorHAnsi" w:hAnsiTheme="majorHAnsi" w:cstheme="majorHAnsi"/>
        </w:rPr>
        <w:t>Comunicación CCPP</w:t>
      </w:r>
    </w:p>
    <w:p w14:paraId="42903263" w14:textId="3BD0E6AD" w:rsidR="00C24BF5" w:rsidRDefault="00C24BF5" w:rsidP="006612C8">
      <w:pPr>
        <w:pStyle w:val="Titulo1"/>
        <w:spacing w:before="120" w:after="120"/>
      </w:pPr>
      <w:bookmarkStart w:id="7" w:name="_Toc57795816"/>
      <w:r w:rsidRPr="00BA2BE6">
        <w:t>Definiciones</w:t>
      </w:r>
      <w:bookmarkEnd w:id="7"/>
    </w:p>
    <w:tbl>
      <w:tblPr>
        <w:tblW w:w="9358" w:type="dxa"/>
        <w:tblInd w:w="-5" w:type="dxa"/>
        <w:tbl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insideH w:val="single" w:sz="2" w:space="0" w:color="808080" w:themeColor="background1" w:themeShade="80"/>
          <w:insideV w:val="single" w:sz="2" w:space="0" w:color="808080" w:themeColor="background1" w:themeShade="80"/>
        </w:tblBorders>
        <w:tblLayout w:type="fixed"/>
        <w:tblCellMar>
          <w:top w:w="28" w:type="dxa"/>
          <w:left w:w="70" w:type="dxa"/>
          <w:bottom w:w="28" w:type="dxa"/>
          <w:right w:w="70" w:type="dxa"/>
        </w:tblCellMar>
        <w:tblLook w:val="0000" w:firstRow="0" w:lastRow="0" w:firstColumn="0" w:lastColumn="0" w:noHBand="0" w:noVBand="0"/>
      </w:tblPr>
      <w:tblGrid>
        <w:gridCol w:w="3402"/>
        <w:gridCol w:w="5956"/>
      </w:tblGrid>
      <w:tr w:rsidR="00A141AA" w:rsidRPr="000055D2" w14:paraId="748E5D09" w14:textId="77777777" w:rsidTr="00832AEE">
        <w:trPr>
          <w:cantSplit/>
        </w:trPr>
        <w:tc>
          <w:tcPr>
            <w:tcW w:w="3402" w:type="dxa"/>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0A94D6"/>
          </w:tcPr>
          <w:p w14:paraId="10428517" w14:textId="77777777" w:rsidR="00A141AA" w:rsidRPr="00A141AA" w:rsidRDefault="00A141AA" w:rsidP="006612C8">
            <w:pPr>
              <w:tabs>
                <w:tab w:val="left" w:pos="1134"/>
              </w:tabs>
              <w:spacing w:before="120"/>
              <w:rPr>
                <w:b/>
                <w:color w:val="FFFFFF" w:themeColor="background1"/>
              </w:rPr>
            </w:pPr>
            <w:r w:rsidRPr="00A141AA">
              <w:rPr>
                <w:b/>
                <w:color w:val="FFFFFF" w:themeColor="background1"/>
              </w:rPr>
              <w:t>Concepto/Nombre</w:t>
            </w:r>
          </w:p>
        </w:tc>
        <w:tc>
          <w:tcPr>
            <w:tcW w:w="5956" w:type="dxa"/>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0A94D6"/>
          </w:tcPr>
          <w:p w14:paraId="62F88EE2" w14:textId="11540B67" w:rsidR="00A141AA" w:rsidRPr="00A141AA" w:rsidRDefault="00A141AA" w:rsidP="006612C8">
            <w:pPr>
              <w:tabs>
                <w:tab w:val="left" w:pos="1134"/>
              </w:tabs>
              <w:spacing w:before="120"/>
              <w:rPr>
                <w:b/>
                <w:color w:val="FFFFFF" w:themeColor="background1"/>
              </w:rPr>
            </w:pPr>
            <w:r w:rsidRPr="00A141AA">
              <w:rPr>
                <w:b/>
                <w:color w:val="FFFFFF" w:themeColor="background1"/>
              </w:rPr>
              <w:t>Definición / Descripción</w:t>
            </w:r>
          </w:p>
        </w:tc>
      </w:tr>
      <w:tr w:rsidR="00E41356" w:rsidRPr="004118D1" w14:paraId="65BF5FB5" w14:textId="77777777" w:rsidTr="00832AEE">
        <w:trPr>
          <w:cantSplit/>
        </w:trPr>
        <w:tc>
          <w:tcPr>
            <w:tcW w:w="3402" w:type="dxa"/>
          </w:tcPr>
          <w:p w14:paraId="252554E6" w14:textId="10DE8D03" w:rsidR="00E41356" w:rsidRPr="004118D1" w:rsidRDefault="00E41356" w:rsidP="006612C8">
            <w:pPr>
              <w:tabs>
                <w:tab w:val="left" w:pos="1134"/>
              </w:tabs>
              <w:spacing w:before="120"/>
            </w:pPr>
            <w:r>
              <w:t>AA</w:t>
            </w:r>
            <w:r w:rsidR="00C63B08">
              <w:t>FF</w:t>
            </w:r>
          </w:p>
        </w:tc>
        <w:tc>
          <w:tcPr>
            <w:tcW w:w="5956" w:type="dxa"/>
          </w:tcPr>
          <w:p w14:paraId="2436CF67" w14:textId="36C4A200" w:rsidR="00E41356" w:rsidRPr="004118D1" w:rsidRDefault="00E41356" w:rsidP="006612C8">
            <w:pPr>
              <w:tabs>
                <w:tab w:val="left" w:pos="1134"/>
              </w:tabs>
              <w:spacing w:before="120"/>
            </w:pPr>
            <w:r>
              <w:t xml:space="preserve">Activos </w:t>
            </w:r>
            <w:r w:rsidR="00C63B08">
              <w:t>Financieros</w:t>
            </w:r>
          </w:p>
        </w:tc>
      </w:tr>
      <w:tr w:rsidR="00C63B08" w:rsidRPr="004118D1" w14:paraId="0847200E" w14:textId="77777777" w:rsidTr="00832AEE">
        <w:trPr>
          <w:cantSplit/>
        </w:trPr>
        <w:tc>
          <w:tcPr>
            <w:tcW w:w="3402" w:type="dxa"/>
          </w:tcPr>
          <w:p w14:paraId="23F4AB91" w14:textId="66C85304" w:rsidR="00C63B08" w:rsidRDefault="00C63B08" w:rsidP="006612C8">
            <w:pPr>
              <w:tabs>
                <w:tab w:val="left" w:pos="1134"/>
              </w:tabs>
              <w:spacing w:before="120"/>
            </w:pPr>
            <w:r>
              <w:t>AAII</w:t>
            </w:r>
          </w:p>
        </w:tc>
        <w:tc>
          <w:tcPr>
            <w:tcW w:w="5956" w:type="dxa"/>
          </w:tcPr>
          <w:p w14:paraId="7C66A14E" w14:textId="13C0DA2D" w:rsidR="00C63B08" w:rsidRDefault="00C63B08" w:rsidP="006612C8">
            <w:pPr>
              <w:tabs>
                <w:tab w:val="left" w:pos="1134"/>
              </w:tabs>
              <w:spacing w:before="120"/>
            </w:pPr>
            <w:r>
              <w:t>Activos Inmobiliarios</w:t>
            </w:r>
          </w:p>
        </w:tc>
      </w:tr>
      <w:tr w:rsidR="001056EA" w:rsidRPr="004118D1" w14:paraId="40B0514D" w14:textId="77777777" w:rsidTr="00832AEE">
        <w:trPr>
          <w:cantSplit/>
        </w:trPr>
        <w:tc>
          <w:tcPr>
            <w:tcW w:w="3402" w:type="dxa"/>
          </w:tcPr>
          <w:p w14:paraId="46CA8FF9" w14:textId="03048816" w:rsidR="001056EA" w:rsidRDefault="001056EA" w:rsidP="006612C8">
            <w:pPr>
              <w:tabs>
                <w:tab w:val="left" w:pos="1134"/>
              </w:tabs>
              <w:spacing w:before="120"/>
            </w:pPr>
            <w:r w:rsidRPr="00C36F5F">
              <w:t>Acreditado</w:t>
            </w:r>
          </w:p>
        </w:tc>
        <w:tc>
          <w:tcPr>
            <w:tcW w:w="5956" w:type="dxa"/>
          </w:tcPr>
          <w:p w14:paraId="640220C7" w14:textId="5FE573C1" w:rsidR="001056EA" w:rsidRDefault="001056EA" w:rsidP="006612C8">
            <w:pPr>
              <w:tabs>
                <w:tab w:val="left" w:pos="1134"/>
              </w:tabs>
              <w:spacing w:before="120"/>
            </w:pPr>
            <w:r w:rsidRPr="00890204">
              <w:rPr>
                <w:color w:val="000000" w:themeColor="text1"/>
              </w:rPr>
              <w:t>Deudor en perímetro de gestión</w:t>
            </w:r>
          </w:p>
        </w:tc>
      </w:tr>
      <w:tr w:rsidR="001056EA" w:rsidRPr="004118D1" w14:paraId="009A7CCC" w14:textId="77777777" w:rsidTr="00832AEE">
        <w:trPr>
          <w:cantSplit/>
        </w:trPr>
        <w:tc>
          <w:tcPr>
            <w:tcW w:w="3402" w:type="dxa"/>
          </w:tcPr>
          <w:p w14:paraId="2B185EFE" w14:textId="1B1F6096" w:rsidR="001056EA" w:rsidRPr="004118D1" w:rsidRDefault="001056EA" w:rsidP="006612C8">
            <w:pPr>
              <w:tabs>
                <w:tab w:val="left" w:pos="1134"/>
              </w:tabs>
              <w:spacing w:before="120"/>
            </w:pPr>
            <w:r>
              <w:t>AJD</w:t>
            </w:r>
          </w:p>
        </w:tc>
        <w:tc>
          <w:tcPr>
            <w:tcW w:w="5956" w:type="dxa"/>
          </w:tcPr>
          <w:p w14:paraId="61010E9D" w14:textId="7391F4AD" w:rsidR="001056EA" w:rsidRPr="004118D1" w:rsidRDefault="001056EA" w:rsidP="006612C8">
            <w:pPr>
              <w:tabs>
                <w:tab w:val="left" w:pos="1134"/>
              </w:tabs>
              <w:spacing w:before="120"/>
            </w:pPr>
            <w:r>
              <w:t>Actos Jurídicos Documentados</w:t>
            </w:r>
          </w:p>
        </w:tc>
      </w:tr>
      <w:tr w:rsidR="00C05534" w:rsidRPr="004118D1" w14:paraId="0B9738F4" w14:textId="77777777" w:rsidTr="00832AEE">
        <w:trPr>
          <w:cantSplit/>
        </w:trPr>
        <w:tc>
          <w:tcPr>
            <w:tcW w:w="3402" w:type="dxa"/>
          </w:tcPr>
          <w:p w14:paraId="48F681D0" w14:textId="0AC59256" w:rsidR="00C05534" w:rsidRDefault="00C05534" w:rsidP="006612C8">
            <w:pPr>
              <w:tabs>
                <w:tab w:val="left" w:pos="1134"/>
              </w:tabs>
              <w:spacing w:before="120"/>
            </w:pPr>
            <w:r>
              <w:t>Certificado saldo Cero</w:t>
            </w:r>
          </w:p>
        </w:tc>
        <w:tc>
          <w:tcPr>
            <w:tcW w:w="5956" w:type="dxa"/>
          </w:tcPr>
          <w:p w14:paraId="33DEF62F" w14:textId="4BD08997" w:rsidR="00C05534" w:rsidRDefault="007A6863" w:rsidP="006612C8">
            <w:pPr>
              <w:tabs>
                <w:tab w:val="left" w:pos="1134"/>
              </w:tabs>
              <w:spacing w:before="120"/>
            </w:pPr>
            <w:r>
              <w:t xml:space="preserve">Documento que acredita que el activo ya no tiene deuda </w:t>
            </w:r>
            <w:r w:rsidR="00E64312">
              <w:t xml:space="preserve">económica </w:t>
            </w:r>
            <w:r>
              <w:t>pendiente</w:t>
            </w:r>
          </w:p>
        </w:tc>
      </w:tr>
      <w:tr w:rsidR="001056EA" w:rsidRPr="004118D1" w14:paraId="778D16C6" w14:textId="77777777" w:rsidTr="00832AEE">
        <w:trPr>
          <w:cantSplit/>
        </w:trPr>
        <w:tc>
          <w:tcPr>
            <w:tcW w:w="3402" w:type="dxa"/>
          </w:tcPr>
          <w:p w14:paraId="7E7CD6DD" w14:textId="1D79D3FF" w:rsidR="001056EA" w:rsidRDefault="001056EA" w:rsidP="006612C8">
            <w:pPr>
              <w:tabs>
                <w:tab w:val="left" w:pos="1134"/>
              </w:tabs>
              <w:spacing w:before="120"/>
            </w:pPr>
            <w:r w:rsidRPr="00890204">
              <w:rPr>
                <w:color w:val="000000" w:themeColor="text1"/>
              </w:rPr>
              <w:t>Colateral</w:t>
            </w:r>
            <w:r>
              <w:rPr>
                <w:color w:val="000000" w:themeColor="text1"/>
              </w:rPr>
              <w:t xml:space="preserve"> (inmobiliario)</w:t>
            </w:r>
          </w:p>
        </w:tc>
        <w:tc>
          <w:tcPr>
            <w:tcW w:w="5956" w:type="dxa"/>
          </w:tcPr>
          <w:p w14:paraId="164BDDEA" w14:textId="1A3B3A27" w:rsidR="001056EA" w:rsidRDefault="001056EA" w:rsidP="006612C8">
            <w:pPr>
              <w:tabs>
                <w:tab w:val="left" w:pos="1134"/>
              </w:tabs>
              <w:spacing w:before="120"/>
            </w:pPr>
            <w:r w:rsidRPr="00890204">
              <w:rPr>
                <w:color w:val="000000" w:themeColor="text1"/>
              </w:rPr>
              <w:t>Activo inmobiliario que sirve como garantía frente a la concesión de un crédito, una emisión de bonos o cualquier otra operación financiera</w:t>
            </w:r>
          </w:p>
        </w:tc>
      </w:tr>
      <w:tr w:rsidR="001056EA" w:rsidRPr="004118D1" w14:paraId="7626BFF1" w14:textId="77777777" w:rsidTr="00832AEE">
        <w:trPr>
          <w:cantSplit/>
        </w:trPr>
        <w:tc>
          <w:tcPr>
            <w:tcW w:w="3402" w:type="dxa"/>
          </w:tcPr>
          <w:p w14:paraId="53A678DF" w14:textId="5AABC59A" w:rsidR="001056EA" w:rsidRPr="00C921EF" w:rsidRDefault="001056EA" w:rsidP="006612C8">
            <w:pPr>
              <w:tabs>
                <w:tab w:val="left" w:pos="1134"/>
              </w:tabs>
              <w:spacing w:before="120"/>
              <w:rPr>
                <w:color w:val="000000" w:themeColor="text1"/>
              </w:rPr>
            </w:pPr>
            <w:r w:rsidRPr="00C921EF">
              <w:t>Dación</w:t>
            </w:r>
          </w:p>
        </w:tc>
        <w:tc>
          <w:tcPr>
            <w:tcW w:w="5956" w:type="dxa"/>
          </w:tcPr>
          <w:p w14:paraId="64DC5F69" w14:textId="77777777" w:rsidR="003628B2" w:rsidRPr="00C921EF" w:rsidRDefault="003628B2" w:rsidP="003628B2">
            <w:pPr>
              <w:tabs>
                <w:tab w:val="left" w:pos="1134"/>
              </w:tabs>
              <w:spacing w:before="120"/>
              <w:rPr>
                <w:color w:val="000000" w:themeColor="text1"/>
              </w:rPr>
            </w:pPr>
            <w:r w:rsidRPr="00C921EF">
              <w:rPr>
                <w:color w:val="000000" w:themeColor="text1"/>
              </w:rPr>
              <w:t>Negociación con el acreditado de la cancelación de la deuda mediante la entrega del colateral que garantiza la operación, formalizándose la operación mediante Escritura de Dación</w:t>
            </w:r>
            <w:r>
              <w:rPr>
                <w:color w:val="000000" w:themeColor="text1"/>
              </w:rPr>
              <w:t xml:space="preserve"> en pago</w:t>
            </w:r>
          </w:p>
          <w:p w14:paraId="3477E206" w14:textId="6D32AAE7" w:rsidR="001056EA" w:rsidRPr="00C921EF" w:rsidRDefault="003628B2" w:rsidP="006612C8">
            <w:pPr>
              <w:tabs>
                <w:tab w:val="left" w:pos="1134"/>
              </w:tabs>
              <w:spacing w:before="120"/>
              <w:rPr>
                <w:color w:val="000000" w:themeColor="text1"/>
              </w:rPr>
            </w:pPr>
            <w:r>
              <w:rPr>
                <w:color w:val="000000" w:themeColor="text1"/>
              </w:rPr>
              <w:t xml:space="preserve">También es posible que en determinadas circunstancias se firmen daciones para pago, en cuyo caso, la entrega del inmueble no conlleva la cancelación total de la deuda, </w:t>
            </w:r>
            <w:r w:rsidR="00BF2CCE">
              <w:rPr>
                <w:color w:val="000000" w:themeColor="text1"/>
              </w:rPr>
              <w:t xml:space="preserve">contemplándose </w:t>
            </w:r>
            <w:r w:rsidR="00BF2CCE" w:rsidRPr="00C921EF">
              <w:rPr>
                <w:color w:val="000000" w:themeColor="text1"/>
              </w:rPr>
              <w:t>pagos</w:t>
            </w:r>
            <w:r w:rsidRPr="00C921EF">
              <w:rPr>
                <w:color w:val="000000" w:themeColor="text1"/>
              </w:rPr>
              <w:t xml:space="preserve"> adicionales de efectivo o la entrega de otros bienes propiedad del deudor no hipotecados</w:t>
            </w:r>
          </w:p>
        </w:tc>
      </w:tr>
      <w:tr w:rsidR="000C41C3" w:rsidRPr="004118D1" w14:paraId="55752330" w14:textId="77777777" w:rsidTr="00832AEE">
        <w:trPr>
          <w:cantSplit/>
        </w:trPr>
        <w:tc>
          <w:tcPr>
            <w:tcW w:w="3402" w:type="dxa"/>
          </w:tcPr>
          <w:p w14:paraId="58FBDE18" w14:textId="3209BD26" w:rsidR="000C41C3" w:rsidRPr="00C921EF" w:rsidRDefault="000C41C3" w:rsidP="006612C8">
            <w:pPr>
              <w:tabs>
                <w:tab w:val="left" w:pos="1134"/>
              </w:tabs>
              <w:spacing w:before="120"/>
            </w:pPr>
            <w:r w:rsidRPr="00C921EF">
              <w:rPr>
                <w:rFonts w:eastAsia="Calibri"/>
                <w:noProof/>
                <w:szCs w:val="20"/>
              </w:rPr>
              <w:t>EMS</w:t>
            </w:r>
          </w:p>
        </w:tc>
        <w:tc>
          <w:tcPr>
            <w:tcW w:w="5956" w:type="dxa"/>
          </w:tcPr>
          <w:p w14:paraId="51842465" w14:textId="69FDEE07" w:rsidR="000C41C3" w:rsidRPr="00C921EF" w:rsidRDefault="00B66130" w:rsidP="006612C8">
            <w:pPr>
              <w:tabs>
                <w:tab w:val="left" w:pos="1134"/>
              </w:tabs>
              <w:spacing w:before="120"/>
              <w:rPr>
                <w:color w:val="000000" w:themeColor="text1"/>
              </w:rPr>
            </w:pPr>
            <w:r>
              <w:rPr>
                <w:rFonts w:eastAsia="Calibri"/>
                <w:noProof/>
                <w:szCs w:val="20"/>
              </w:rPr>
              <w:t xml:space="preserve">HRE </w:t>
            </w:r>
            <w:r w:rsidR="0054094A">
              <w:rPr>
                <w:rFonts w:eastAsia="Calibri"/>
                <w:noProof/>
                <w:szCs w:val="20"/>
              </w:rPr>
              <w:t xml:space="preserve"> (en el nuevo modelo</w:t>
            </w:r>
            <w:r>
              <w:rPr>
                <w:rFonts w:eastAsia="Calibri"/>
                <w:noProof/>
                <w:szCs w:val="20"/>
              </w:rPr>
              <w:t xml:space="preserve">, </w:t>
            </w:r>
            <w:r w:rsidR="0054094A">
              <w:rPr>
                <w:rFonts w:eastAsia="Calibri"/>
                <w:noProof/>
                <w:szCs w:val="20"/>
              </w:rPr>
              <w:t>HRE será proveedor del servicio de EMS</w:t>
            </w:r>
            <w:r>
              <w:rPr>
                <w:rFonts w:eastAsia="Calibri"/>
                <w:noProof/>
                <w:szCs w:val="20"/>
              </w:rPr>
              <w:t xml:space="preserve"> del BBVA</w:t>
            </w:r>
            <w:r w:rsidR="0054094A">
              <w:rPr>
                <w:rFonts w:eastAsia="Calibri"/>
                <w:noProof/>
                <w:szCs w:val="20"/>
              </w:rPr>
              <w:t>)</w:t>
            </w:r>
          </w:p>
        </w:tc>
      </w:tr>
      <w:tr w:rsidR="000C41C3" w:rsidRPr="004118D1" w14:paraId="5A919EC7" w14:textId="77777777" w:rsidTr="00832AEE">
        <w:trPr>
          <w:cantSplit/>
        </w:trPr>
        <w:tc>
          <w:tcPr>
            <w:tcW w:w="3402" w:type="dxa"/>
          </w:tcPr>
          <w:p w14:paraId="3D61F4F3" w14:textId="679743A8" w:rsidR="000C41C3" w:rsidRPr="00C921EF" w:rsidRDefault="000C41C3" w:rsidP="006612C8">
            <w:pPr>
              <w:tabs>
                <w:tab w:val="left" w:pos="1134"/>
              </w:tabs>
              <w:spacing w:before="120"/>
            </w:pPr>
            <w:r w:rsidRPr="00C921EF">
              <w:t>FR</w:t>
            </w:r>
          </w:p>
        </w:tc>
        <w:tc>
          <w:tcPr>
            <w:tcW w:w="5956" w:type="dxa"/>
          </w:tcPr>
          <w:p w14:paraId="71FEE484" w14:textId="5A5AACAE" w:rsidR="000C41C3" w:rsidRPr="00C921EF" w:rsidRDefault="000C41C3" w:rsidP="006612C8">
            <w:pPr>
              <w:tabs>
                <w:tab w:val="left" w:pos="1134"/>
              </w:tabs>
              <w:spacing w:before="120"/>
            </w:pPr>
            <w:r w:rsidRPr="00C921EF">
              <w:t>Finca Registral</w:t>
            </w:r>
          </w:p>
        </w:tc>
      </w:tr>
      <w:tr w:rsidR="000C41C3" w:rsidRPr="004118D1" w14:paraId="4551849F" w14:textId="77777777" w:rsidTr="00832AEE">
        <w:trPr>
          <w:cantSplit/>
        </w:trPr>
        <w:tc>
          <w:tcPr>
            <w:tcW w:w="3402" w:type="dxa"/>
          </w:tcPr>
          <w:p w14:paraId="7F685F14" w14:textId="4D7F8457" w:rsidR="000C41C3" w:rsidRPr="00C921EF" w:rsidRDefault="000C41C3" w:rsidP="006612C8">
            <w:pPr>
              <w:tabs>
                <w:tab w:val="left" w:pos="1134"/>
              </w:tabs>
              <w:spacing w:before="120"/>
            </w:pPr>
            <w:r w:rsidRPr="00C921EF">
              <w:t>Heracles</w:t>
            </w:r>
          </w:p>
        </w:tc>
        <w:tc>
          <w:tcPr>
            <w:tcW w:w="5956" w:type="dxa"/>
          </w:tcPr>
          <w:p w14:paraId="62147175" w14:textId="481368E1" w:rsidR="000C41C3" w:rsidRPr="00C921EF" w:rsidRDefault="000C41C3" w:rsidP="006612C8">
            <w:pPr>
              <w:tabs>
                <w:tab w:val="left" w:pos="1134"/>
              </w:tabs>
              <w:spacing w:before="120"/>
            </w:pPr>
            <w:r w:rsidRPr="00C921EF">
              <w:t>Sistema de recuperación judicial y amistosa de BBVA</w:t>
            </w:r>
          </w:p>
        </w:tc>
      </w:tr>
      <w:tr w:rsidR="000C41C3" w:rsidRPr="004118D1" w14:paraId="7F55C007" w14:textId="77777777" w:rsidTr="00832AEE">
        <w:trPr>
          <w:cantSplit/>
        </w:trPr>
        <w:tc>
          <w:tcPr>
            <w:tcW w:w="3402" w:type="dxa"/>
          </w:tcPr>
          <w:p w14:paraId="23907DC0" w14:textId="6EB8A125" w:rsidR="000C41C3" w:rsidRPr="004118D1" w:rsidRDefault="000C41C3" w:rsidP="006612C8">
            <w:pPr>
              <w:tabs>
                <w:tab w:val="left" w:pos="1134"/>
              </w:tabs>
              <w:spacing w:before="120"/>
            </w:pPr>
            <w:r w:rsidRPr="004118D1">
              <w:t>HRE</w:t>
            </w:r>
          </w:p>
        </w:tc>
        <w:tc>
          <w:tcPr>
            <w:tcW w:w="5956" w:type="dxa"/>
          </w:tcPr>
          <w:p w14:paraId="7934F2DB" w14:textId="505A504F" w:rsidR="000C41C3" w:rsidRPr="004118D1" w:rsidRDefault="000C41C3" w:rsidP="006612C8">
            <w:pPr>
              <w:tabs>
                <w:tab w:val="left" w:pos="1134"/>
              </w:tabs>
              <w:spacing w:before="120"/>
            </w:pPr>
            <w:r w:rsidRPr="004118D1">
              <w:t>Haya Real Estate</w:t>
            </w:r>
          </w:p>
        </w:tc>
      </w:tr>
      <w:tr w:rsidR="000C41C3" w:rsidRPr="004118D1" w14:paraId="172A173C" w14:textId="77777777" w:rsidTr="00832AEE">
        <w:trPr>
          <w:cantSplit/>
        </w:trPr>
        <w:tc>
          <w:tcPr>
            <w:tcW w:w="3402" w:type="dxa"/>
          </w:tcPr>
          <w:p w14:paraId="2C381FF4" w14:textId="38FF68FB" w:rsidR="000C41C3" w:rsidRPr="004118D1" w:rsidRDefault="000C41C3" w:rsidP="006612C8">
            <w:pPr>
              <w:tabs>
                <w:tab w:val="left" w:pos="1134"/>
              </w:tabs>
              <w:spacing w:before="120"/>
            </w:pPr>
            <w:r>
              <w:t>ITP</w:t>
            </w:r>
          </w:p>
        </w:tc>
        <w:tc>
          <w:tcPr>
            <w:tcW w:w="5956" w:type="dxa"/>
          </w:tcPr>
          <w:p w14:paraId="002E9C2D" w14:textId="5888719D" w:rsidR="000C41C3" w:rsidRPr="004118D1" w:rsidRDefault="000C41C3" w:rsidP="006612C8">
            <w:pPr>
              <w:tabs>
                <w:tab w:val="left" w:pos="1134"/>
              </w:tabs>
              <w:spacing w:before="120"/>
            </w:pPr>
            <w:r>
              <w:t>Impuesto transmisiones Patrimoniales</w:t>
            </w:r>
          </w:p>
        </w:tc>
      </w:tr>
      <w:tr w:rsidR="000C41C3" w:rsidRPr="004118D1" w14:paraId="20426E3B" w14:textId="77777777" w:rsidTr="00832AEE">
        <w:trPr>
          <w:cantSplit/>
        </w:trPr>
        <w:tc>
          <w:tcPr>
            <w:tcW w:w="3402" w:type="dxa"/>
          </w:tcPr>
          <w:p w14:paraId="076D7C8B" w14:textId="5F5257C0" w:rsidR="000C41C3" w:rsidRDefault="000C41C3" w:rsidP="006612C8">
            <w:pPr>
              <w:tabs>
                <w:tab w:val="left" w:pos="1134"/>
              </w:tabs>
              <w:spacing w:before="120"/>
            </w:pPr>
            <w:r>
              <w:t>NS</w:t>
            </w:r>
          </w:p>
        </w:tc>
        <w:tc>
          <w:tcPr>
            <w:tcW w:w="5956" w:type="dxa"/>
          </w:tcPr>
          <w:p w14:paraId="0E4FA38F" w14:textId="528E1A76" w:rsidR="000C41C3" w:rsidRDefault="000C41C3" w:rsidP="006612C8">
            <w:pPr>
              <w:tabs>
                <w:tab w:val="left" w:pos="1134"/>
              </w:tabs>
              <w:spacing w:before="120"/>
            </w:pPr>
            <w:r>
              <w:t>Nota simple</w:t>
            </w:r>
          </w:p>
        </w:tc>
      </w:tr>
      <w:tr w:rsidR="000C41C3" w:rsidRPr="004118D1" w14:paraId="1CF0817E" w14:textId="77777777" w:rsidTr="00832AEE">
        <w:trPr>
          <w:cantSplit/>
        </w:trPr>
        <w:tc>
          <w:tcPr>
            <w:tcW w:w="3402" w:type="dxa"/>
          </w:tcPr>
          <w:p w14:paraId="4BE1D1CA" w14:textId="65836062" w:rsidR="000C41C3" w:rsidRPr="004118D1" w:rsidRDefault="000C41C3" w:rsidP="006612C8">
            <w:pPr>
              <w:tabs>
                <w:tab w:val="left" w:pos="1134"/>
              </w:tabs>
              <w:spacing w:before="120"/>
            </w:pPr>
            <w:r w:rsidRPr="00F90CAE">
              <w:t>Propiedad</w:t>
            </w:r>
          </w:p>
        </w:tc>
        <w:tc>
          <w:tcPr>
            <w:tcW w:w="5956" w:type="dxa"/>
          </w:tcPr>
          <w:p w14:paraId="5C838555" w14:textId="77777777" w:rsidR="000C41C3" w:rsidRPr="00F90CAE" w:rsidRDefault="000C41C3" w:rsidP="006612C8">
            <w:pPr>
              <w:tabs>
                <w:tab w:val="left" w:pos="1134"/>
              </w:tabs>
              <w:spacing w:before="120"/>
            </w:pPr>
            <w:r w:rsidRPr="00F90CAE">
              <w:t>Referida a RED: Sociedad propietaria de los colaterales (activos inmuebles hipotecados) o de los activos financieros (el prestamista)</w:t>
            </w:r>
          </w:p>
          <w:p w14:paraId="313A197C" w14:textId="3C9F0158" w:rsidR="000C41C3" w:rsidRPr="004118D1" w:rsidRDefault="000C41C3" w:rsidP="006612C8">
            <w:pPr>
              <w:tabs>
                <w:tab w:val="left" w:pos="1134"/>
              </w:tabs>
              <w:spacing w:before="120"/>
            </w:pPr>
            <w:r w:rsidRPr="00F90CAE">
              <w:t>Referida a REO: Sociedad propietaria de los AAII</w:t>
            </w:r>
          </w:p>
        </w:tc>
      </w:tr>
      <w:tr w:rsidR="000C41C3" w:rsidRPr="004118D1" w14:paraId="716AB5E0" w14:textId="77777777" w:rsidTr="00832AEE">
        <w:trPr>
          <w:cantSplit/>
        </w:trPr>
        <w:tc>
          <w:tcPr>
            <w:tcW w:w="3402" w:type="dxa"/>
          </w:tcPr>
          <w:p w14:paraId="136E9102" w14:textId="17C972F0" w:rsidR="000C41C3" w:rsidRPr="00F90CAE" w:rsidRDefault="000C41C3" w:rsidP="006612C8">
            <w:pPr>
              <w:tabs>
                <w:tab w:val="left" w:pos="1134"/>
              </w:tabs>
              <w:spacing w:before="120"/>
            </w:pPr>
            <w:r w:rsidRPr="00492E1B">
              <w:t>RED</w:t>
            </w:r>
          </w:p>
        </w:tc>
        <w:tc>
          <w:tcPr>
            <w:tcW w:w="5956" w:type="dxa"/>
          </w:tcPr>
          <w:p w14:paraId="13BDBF90" w14:textId="264B2839" w:rsidR="000C41C3" w:rsidRPr="00F90CAE" w:rsidRDefault="000C41C3" w:rsidP="006612C8">
            <w:pPr>
              <w:tabs>
                <w:tab w:val="left" w:pos="1134"/>
              </w:tabs>
              <w:spacing w:before="120"/>
            </w:pPr>
            <w:r w:rsidRPr="00492E1B">
              <w:t xml:space="preserve">(Real Estate </w:t>
            </w:r>
            <w:proofErr w:type="spellStart"/>
            <w:r w:rsidRPr="00492E1B">
              <w:t>Development</w:t>
            </w:r>
            <w:proofErr w:type="spellEnd"/>
            <w:r w:rsidRPr="00492E1B">
              <w:t>) Activo colateral de deuda</w:t>
            </w:r>
          </w:p>
        </w:tc>
      </w:tr>
      <w:tr w:rsidR="000C41C3" w:rsidRPr="004118D1" w14:paraId="60CDA92C" w14:textId="77777777" w:rsidTr="00832AEE">
        <w:trPr>
          <w:cantSplit/>
        </w:trPr>
        <w:tc>
          <w:tcPr>
            <w:tcW w:w="3402" w:type="dxa"/>
          </w:tcPr>
          <w:p w14:paraId="2F19268C" w14:textId="2C52CDAD" w:rsidR="000C41C3" w:rsidRPr="00F90CAE" w:rsidRDefault="000C41C3" w:rsidP="006612C8">
            <w:pPr>
              <w:tabs>
                <w:tab w:val="left" w:pos="1134"/>
              </w:tabs>
              <w:spacing w:before="120"/>
            </w:pPr>
            <w:r w:rsidRPr="00492E1B">
              <w:lastRenderedPageBreak/>
              <w:t>REO</w:t>
            </w:r>
          </w:p>
        </w:tc>
        <w:tc>
          <w:tcPr>
            <w:tcW w:w="5956" w:type="dxa"/>
          </w:tcPr>
          <w:p w14:paraId="72E89CA0" w14:textId="42D7D9DD" w:rsidR="000C41C3" w:rsidRPr="00F90CAE" w:rsidRDefault="000C41C3" w:rsidP="00816685">
            <w:pPr>
              <w:tabs>
                <w:tab w:val="left" w:pos="1134"/>
              </w:tabs>
              <w:spacing w:before="120"/>
            </w:pPr>
            <w:r w:rsidRPr="00492E1B">
              <w:t xml:space="preserve">(Real Estate </w:t>
            </w:r>
            <w:proofErr w:type="spellStart"/>
            <w:r w:rsidRPr="00492E1B">
              <w:t>Owned</w:t>
            </w:r>
            <w:proofErr w:type="spellEnd"/>
            <w:r w:rsidRPr="00492E1B">
              <w:t xml:space="preserve">) Activo Inmobiliario </w:t>
            </w:r>
          </w:p>
        </w:tc>
      </w:tr>
      <w:tr w:rsidR="000C41C3" w:rsidRPr="004118D1" w14:paraId="1504DCF2" w14:textId="77777777" w:rsidTr="00832AEE">
        <w:trPr>
          <w:cantSplit/>
        </w:trPr>
        <w:tc>
          <w:tcPr>
            <w:tcW w:w="3402" w:type="dxa"/>
          </w:tcPr>
          <w:p w14:paraId="18D02116" w14:textId="24307C83" w:rsidR="000C41C3" w:rsidRDefault="000C41C3" w:rsidP="006612C8">
            <w:pPr>
              <w:tabs>
                <w:tab w:val="left" w:pos="1134"/>
              </w:tabs>
              <w:spacing w:before="120"/>
            </w:pPr>
            <w:r>
              <w:t xml:space="preserve">ACOGE (SAP) </w:t>
            </w:r>
          </w:p>
        </w:tc>
        <w:tc>
          <w:tcPr>
            <w:tcW w:w="5956" w:type="dxa"/>
          </w:tcPr>
          <w:p w14:paraId="03920CE2" w14:textId="601C4756" w:rsidR="000C41C3" w:rsidRDefault="000C41C3" w:rsidP="006612C8">
            <w:pPr>
              <w:tabs>
                <w:tab w:val="left" w:pos="1134"/>
              </w:tabs>
              <w:spacing w:before="120"/>
            </w:pPr>
            <w:r>
              <w:t xml:space="preserve">Sistema contable </w:t>
            </w:r>
            <w:r w:rsidRPr="006B27F7">
              <w:t>BBVA S.A</w:t>
            </w:r>
            <w:r>
              <w:t xml:space="preserve"> y Sociedades del grupo BBVA </w:t>
            </w:r>
          </w:p>
        </w:tc>
      </w:tr>
      <w:tr w:rsidR="000C41C3" w:rsidRPr="004118D1" w14:paraId="675D0043" w14:textId="77777777" w:rsidTr="00832AEE">
        <w:trPr>
          <w:cantSplit/>
        </w:trPr>
        <w:tc>
          <w:tcPr>
            <w:tcW w:w="3402" w:type="dxa"/>
          </w:tcPr>
          <w:p w14:paraId="7D57B13B" w14:textId="10962B6A" w:rsidR="000C41C3" w:rsidRDefault="000C41C3" w:rsidP="006612C8">
            <w:pPr>
              <w:tabs>
                <w:tab w:val="left" w:pos="1134"/>
              </w:tabs>
              <w:spacing w:before="120"/>
            </w:pPr>
            <w:r>
              <w:t>SSJJ</w:t>
            </w:r>
          </w:p>
        </w:tc>
        <w:tc>
          <w:tcPr>
            <w:tcW w:w="5956" w:type="dxa"/>
          </w:tcPr>
          <w:p w14:paraId="28372A42" w14:textId="32A30F47" w:rsidR="000C41C3" w:rsidRDefault="000C41C3" w:rsidP="006612C8">
            <w:pPr>
              <w:tabs>
                <w:tab w:val="left" w:pos="1134"/>
              </w:tabs>
              <w:spacing w:before="120"/>
            </w:pPr>
            <w:r>
              <w:t>Servicios Jurídicos</w:t>
            </w:r>
          </w:p>
        </w:tc>
      </w:tr>
      <w:tr w:rsidR="000C41C3" w:rsidRPr="0001649C" w14:paraId="7B16D636" w14:textId="77777777" w:rsidTr="00832AEE">
        <w:trPr>
          <w:cantSplit/>
        </w:trPr>
        <w:tc>
          <w:tcPr>
            <w:tcW w:w="3402" w:type="dxa"/>
          </w:tcPr>
          <w:p w14:paraId="294617AB" w14:textId="2EF23AB2" w:rsidR="000C41C3" w:rsidRPr="0001649C" w:rsidRDefault="000C41C3" w:rsidP="006612C8">
            <w:pPr>
              <w:tabs>
                <w:tab w:val="left" w:pos="1134"/>
              </w:tabs>
              <w:spacing w:before="120"/>
            </w:pPr>
            <w:r w:rsidRPr="0001649C">
              <w:t xml:space="preserve">REAM </w:t>
            </w:r>
          </w:p>
        </w:tc>
        <w:tc>
          <w:tcPr>
            <w:tcW w:w="5956" w:type="dxa"/>
          </w:tcPr>
          <w:p w14:paraId="0106C095" w14:textId="1DC29CA0" w:rsidR="000C41C3" w:rsidRPr="0001649C" w:rsidRDefault="000C41C3" w:rsidP="006612C8">
            <w:pPr>
              <w:tabs>
                <w:tab w:val="left" w:pos="1134"/>
              </w:tabs>
              <w:spacing w:before="120"/>
            </w:pPr>
            <w:r w:rsidRPr="0001649C">
              <w:t xml:space="preserve">Real Estate </w:t>
            </w:r>
            <w:proofErr w:type="spellStart"/>
            <w:r w:rsidRPr="0001649C">
              <w:t>Asset</w:t>
            </w:r>
            <w:proofErr w:type="spellEnd"/>
            <w:r w:rsidRPr="0001649C">
              <w:t xml:space="preserve"> Management</w:t>
            </w:r>
          </w:p>
        </w:tc>
      </w:tr>
      <w:tr w:rsidR="000C41C3" w:rsidRPr="0001649C" w14:paraId="49284049" w14:textId="77777777" w:rsidTr="00832AEE">
        <w:trPr>
          <w:cantSplit/>
        </w:trPr>
        <w:tc>
          <w:tcPr>
            <w:tcW w:w="3402" w:type="dxa"/>
          </w:tcPr>
          <w:p w14:paraId="65D73945" w14:textId="35E7E46F" w:rsidR="000C41C3" w:rsidRPr="0001649C" w:rsidRDefault="000C41C3" w:rsidP="006612C8">
            <w:pPr>
              <w:tabs>
                <w:tab w:val="left" w:pos="1134"/>
              </w:tabs>
              <w:spacing w:before="120"/>
            </w:pPr>
            <w:r w:rsidRPr="0001649C">
              <w:t>RAM</w:t>
            </w:r>
          </w:p>
        </w:tc>
        <w:tc>
          <w:tcPr>
            <w:tcW w:w="5956" w:type="dxa"/>
          </w:tcPr>
          <w:p w14:paraId="0CBCFC50" w14:textId="2AFB8434" w:rsidR="000C41C3" w:rsidRPr="0001649C" w:rsidRDefault="000C41C3" w:rsidP="006612C8">
            <w:pPr>
              <w:tabs>
                <w:tab w:val="left" w:pos="1134"/>
              </w:tabs>
              <w:spacing w:before="120"/>
            </w:pPr>
            <w:proofErr w:type="spellStart"/>
            <w:r w:rsidRPr="0001649C">
              <w:t>Rental</w:t>
            </w:r>
            <w:proofErr w:type="spellEnd"/>
            <w:r w:rsidRPr="0001649C">
              <w:t xml:space="preserve"> </w:t>
            </w:r>
            <w:proofErr w:type="spellStart"/>
            <w:r w:rsidRPr="0001649C">
              <w:t>Asset</w:t>
            </w:r>
            <w:proofErr w:type="spellEnd"/>
            <w:r w:rsidRPr="0001649C">
              <w:t xml:space="preserve"> Management</w:t>
            </w:r>
          </w:p>
        </w:tc>
      </w:tr>
      <w:tr w:rsidR="000C41C3" w:rsidRPr="0001649C" w14:paraId="01F08361" w14:textId="77777777" w:rsidTr="00832AEE">
        <w:trPr>
          <w:cantSplit/>
        </w:trPr>
        <w:tc>
          <w:tcPr>
            <w:tcW w:w="3402" w:type="dxa"/>
          </w:tcPr>
          <w:p w14:paraId="0A594D8E" w14:textId="47FAC540" w:rsidR="000C41C3" w:rsidRPr="0001649C" w:rsidRDefault="000C41C3" w:rsidP="006612C8">
            <w:pPr>
              <w:tabs>
                <w:tab w:val="left" w:pos="1134"/>
              </w:tabs>
              <w:spacing w:before="120"/>
            </w:pPr>
            <w:r>
              <w:t>EGI</w:t>
            </w:r>
          </w:p>
        </w:tc>
        <w:tc>
          <w:tcPr>
            <w:tcW w:w="5956" w:type="dxa"/>
          </w:tcPr>
          <w:p w14:paraId="1F00EF7E" w14:textId="3D0AA598" w:rsidR="000C41C3" w:rsidRPr="0001649C" w:rsidRDefault="000C41C3" w:rsidP="006612C8">
            <w:pPr>
              <w:tabs>
                <w:tab w:val="left" w:pos="1134"/>
              </w:tabs>
              <w:spacing w:before="120"/>
              <w:ind w:left="1134" w:hanging="1134"/>
            </w:pPr>
            <w:r w:rsidRPr="0081634C">
              <w:t>Estrategia y Gestión Inmobiliaria BBVA</w:t>
            </w:r>
          </w:p>
        </w:tc>
      </w:tr>
      <w:tr w:rsidR="000C41C3" w:rsidRPr="0001649C" w14:paraId="79F9390A" w14:textId="77777777" w:rsidTr="00832AEE">
        <w:trPr>
          <w:cantSplit/>
        </w:trPr>
        <w:tc>
          <w:tcPr>
            <w:tcW w:w="3402" w:type="dxa"/>
          </w:tcPr>
          <w:p w14:paraId="0BAF1B72" w14:textId="60B4DF10" w:rsidR="000C41C3" w:rsidRDefault="000C41C3" w:rsidP="006612C8">
            <w:pPr>
              <w:tabs>
                <w:tab w:val="left" w:pos="1134"/>
              </w:tabs>
              <w:spacing w:before="120"/>
            </w:pPr>
            <w:proofErr w:type="spellStart"/>
            <w:r>
              <w:t>EdT</w:t>
            </w:r>
            <w:proofErr w:type="spellEnd"/>
          </w:p>
        </w:tc>
        <w:tc>
          <w:tcPr>
            <w:tcW w:w="5956" w:type="dxa"/>
          </w:tcPr>
          <w:p w14:paraId="57BC9DA9" w14:textId="23272C6B" w:rsidR="000C41C3" w:rsidRPr="0081634C" w:rsidRDefault="000C41C3" w:rsidP="006612C8">
            <w:pPr>
              <w:tabs>
                <w:tab w:val="left" w:pos="1134"/>
              </w:tabs>
              <w:spacing w:before="120"/>
              <w:ind w:left="1134" w:hanging="1134"/>
            </w:pPr>
            <w:r>
              <w:t xml:space="preserve">Empresa </w:t>
            </w:r>
            <w:proofErr w:type="spellStart"/>
            <w:r>
              <w:t>Titulizadora</w:t>
            </w:r>
            <w:proofErr w:type="spellEnd"/>
          </w:p>
        </w:tc>
      </w:tr>
    </w:tbl>
    <w:p w14:paraId="7B6A9A29" w14:textId="3004CB75" w:rsidR="00F66150" w:rsidRPr="0081634C" w:rsidRDefault="00F66150" w:rsidP="006612C8">
      <w:pPr>
        <w:tabs>
          <w:tab w:val="left" w:pos="1134"/>
        </w:tabs>
        <w:spacing w:before="120"/>
      </w:pPr>
    </w:p>
    <w:p w14:paraId="0CEE8F3B" w14:textId="1E20A886" w:rsidR="00E21CE5" w:rsidRPr="00BA2BE6" w:rsidRDefault="00F236FC" w:rsidP="006612C8">
      <w:pPr>
        <w:pStyle w:val="Titulo1"/>
        <w:spacing w:before="120" w:after="120"/>
      </w:pPr>
      <w:bookmarkStart w:id="8" w:name="_Toc57795817"/>
      <w:r w:rsidRPr="00BA2BE6">
        <w:t>Responsabilidades</w:t>
      </w:r>
      <w:bookmarkEnd w:id="8"/>
    </w:p>
    <w:p w14:paraId="453FEDAC" w14:textId="4BF92CA9" w:rsidR="007B33B5" w:rsidRDefault="00907444" w:rsidP="006612C8">
      <w:pPr>
        <w:tabs>
          <w:tab w:val="left" w:pos="1134"/>
        </w:tabs>
        <w:spacing w:before="120"/>
      </w:pPr>
      <w:r w:rsidRPr="00C921EF">
        <w:t>L</w:t>
      </w:r>
      <w:r w:rsidR="00664A90" w:rsidRPr="00C921EF">
        <w:t>a</w:t>
      </w:r>
      <w:r w:rsidRPr="00C921EF">
        <w:t xml:space="preserve">s </w:t>
      </w:r>
      <w:r w:rsidR="00664A90" w:rsidRPr="00C921EF">
        <w:t xml:space="preserve">principales responsabilidades de los </w:t>
      </w:r>
      <w:r w:rsidRPr="00C921EF">
        <w:t>intervinientes en el proceso de</w:t>
      </w:r>
      <w:r w:rsidR="00FD4094" w:rsidRPr="00C921EF">
        <w:t xml:space="preserve"> Pre-Entradas </w:t>
      </w:r>
      <w:r w:rsidR="00E21CE5" w:rsidRPr="00C921EF">
        <w:t>son las siguientes:</w:t>
      </w:r>
    </w:p>
    <w:tbl>
      <w:tblPr>
        <w:tblStyle w:val="Tablaconcuadrcula"/>
        <w:tblW w:w="9353" w:type="dxa"/>
        <w:tbl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insideH w:val="single" w:sz="2" w:space="0" w:color="808080" w:themeColor="background1" w:themeShade="80"/>
          <w:insideV w:val="single" w:sz="2" w:space="0" w:color="808080" w:themeColor="background1" w:themeShade="80"/>
        </w:tblBorders>
        <w:tblLook w:val="04A0" w:firstRow="1" w:lastRow="0" w:firstColumn="1" w:lastColumn="0" w:noHBand="0" w:noVBand="1"/>
      </w:tblPr>
      <w:tblGrid>
        <w:gridCol w:w="9353"/>
      </w:tblGrid>
      <w:tr w:rsidR="00D36425" w:rsidRPr="004118D1" w14:paraId="058F1601" w14:textId="77777777" w:rsidTr="003C6B95">
        <w:tc>
          <w:tcPr>
            <w:tcW w:w="9353" w:type="dxa"/>
            <w:vAlign w:val="center"/>
          </w:tcPr>
          <w:p w14:paraId="459F265A" w14:textId="6429C31F" w:rsidR="00D36425" w:rsidRPr="00FC748E" w:rsidRDefault="00D36425" w:rsidP="006612C8">
            <w:pPr>
              <w:spacing w:before="120"/>
              <w:ind w:left="360" w:right="-106" w:hanging="360"/>
              <w:rPr>
                <w:sz w:val="18"/>
                <w:szCs w:val="18"/>
                <w:highlight w:val="yellow"/>
              </w:rPr>
            </w:pPr>
            <w:r w:rsidRPr="00D32C66">
              <w:t>HRE</w:t>
            </w:r>
          </w:p>
        </w:tc>
      </w:tr>
      <w:tr w:rsidR="00D36425" w:rsidRPr="004118D1" w14:paraId="6254AFFC" w14:textId="77777777" w:rsidTr="003C6B95">
        <w:tc>
          <w:tcPr>
            <w:tcW w:w="9353" w:type="dxa"/>
            <w:vAlign w:val="center"/>
          </w:tcPr>
          <w:p w14:paraId="22964B3C" w14:textId="77777777" w:rsidR="00D36425" w:rsidRDefault="006134C5" w:rsidP="006612C8">
            <w:pPr>
              <w:pStyle w:val="Prrafodelista"/>
              <w:spacing w:before="120"/>
            </w:pPr>
            <w:r>
              <w:t>Elaborar y revisar la documentación necesaria relacionada con la entrada de activos en el perímetro de gestión de HRE</w:t>
            </w:r>
          </w:p>
          <w:p w14:paraId="5B7F7F16" w14:textId="77777777" w:rsidR="003A12AB" w:rsidRDefault="003A12AB" w:rsidP="006612C8">
            <w:pPr>
              <w:pStyle w:val="Prrafodelista"/>
              <w:spacing w:before="120"/>
            </w:pPr>
            <w:r w:rsidRPr="00A6531A">
              <w:t>Analizar la posible existencia de riesgo de sucesión empresarial en un activo</w:t>
            </w:r>
          </w:p>
          <w:p w14:paraId="69A10BF5" w14:textId="453B4A68" w:rsidR="003A12AB" w:rsidRPr="00421B51" w:rsidRDefault="003A12AB" w:rsidP="006612C8">
            <w:pPr>
              <w:pStyle w:val="Prrafodelista"/>
              <w:spacing w:before="120"/>
            </w:pPr>
            <w:r>
              <w:t>Redactar minutas de compraventas que tengan su origen en actuaciones recuperatorias sobre inmuebles de naturaleza singular</w:t>
            </w:r>
          </w:p>
        </w:tc>
      </w:tr>
    </w:tbl>
    <w:p w14:paraId="72C138E3" w14:textId="7A08CA18" w:rsidR="00E21CE5" w:rsidRDefault="00E21CE5" w:rsidP="006612C8">
      <w:pPr>
        <w:tabs>
          <w:tab w:val="left" w:pos="1134"/>
        </w:tabs>
        <w:spacing w:before="120"/>
      </w:pPr>
      <w:r w:rsidRPr="004118D1">
        <w:t>L</w:t>
      </w:r>
      <w:r>
        <w:t>a</w:t>
      </w:r>
      <w:r w:rsidRPr="004118D1">
        <w:t xml:space="preserve">s </w:t>
      </w:r>
      <w:r>
        <w:t xml:space="preserve">principales responsabilidades de los </w:t>
      </w:r>
      <w:r w:rsidRPr="004118D1">
        <w:t xml:space="preserve">intervinientes en el proceso de </w:t>
      </w:r>
      <w:r>
        <w:t>Saneamiento Jurídico</w:t>
      </w:r>
      <w:r w:rsidRPr="004118D1">
        <w:t xml:space="preserve"> son l</w:t>
      </w:r>
      <w:r>
        <w:t>a</w:t>
      </w:r>
      <w:r w:rsidRPr="004118D1">
        <w:t>s siguientes:</w:t>
      </w:r>
    </w:p>
    <w:tbl>
      <w:tblPr>
        <w:tblStyle w:val="Tablaconcuadrcula"/>
        <w:tblW w:w="9353" w:type="dxa"/>
        <w:tbl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insideH w:val="single" w:sz="2" w:space="0" w:color="808080" w:themeColor="background1" w:themeShade="80"/>
          <w:insideV w:val="single" w:sz="2" w:space="0" w:color="808080" w:themeColor="background1" w:themeShade="80"/>
        </w:tblBorders>
        <w:tblLook w:val="04A0" w:firstRow="1" w:lastRow="0" w:firstColumn="1" w:lastColumn="0" w:noHBand="0" w:noVBand="1"/>
      </w:tblPr>
      <w:tblGrid>
        <w:gridCol w:w="9353"/>
      </w:tblGrid>
      <w:tr w:rsidR="005A2721" w:rsidRPr="004118D1" w14:paraId="583F0A73" w14:textId="77777777" w:rsidTr="00832AEE">
        <w:tc>
          <w:tcPr>
            <w:tcW w:w="9353" w:type="dxa"/>
            <w:vAlign w:val="center"/>
          </w:tcPr>
          <w:p w14:paraId="22600225" w14:textId="55478ADF" w:rsidR="005A2721" w:rsidRPr="004118D1" w:rsidRDefault="00D00448" w:rsidP="006612C8">
            <w:pPr>
              <w:pStyle w:val="Responsabilidades"/>
              <w:tabs>
                <w:tab w:val="left" w:pos="1134"/>
              </w:tabs>
              <w:spacing w:before="120" w:after="120"/>
            </w:pPr>
            <w:bookmarkStart w:id="9" w:name="_Hlk485282579"/>
            <w:r w:rsidRPr="004118D1">
              <w:t>HRE</w:t>
            </w:r>
            <w:r w:rsidR="00DE3947">
              <w:t xml:space="preserve"> </w:t>
            </w:r>
          </w:p>
        </w:tc>
      </w:tr>
      <w:tr w:rsidR="005A2721" w:rsidRPr="004118D1" w14:paraId="3B39A540" w14:textId="77777777" w:rsidTr="00832AEE">
        <w:tc>
          <w:tcPr>
            <w:tcW w:w="9353" w:type="dxa"/>
            <w:vAlign w:val="center"/>
          </w:tcPr>
          <w:p w14:paraId="59E65279" w14:textId="74F5F47A" w:rsidR="00110944" w:rsidRPr="00B6286F" w:rsidRDefault="00110944" w:rsidP="006612C8">
            <w:pPr>
              <w:pStyle w:val="Prrafodelista"/>
              <w:spacing w:before="120"/>
              <w:ind w:right="-538"/>
            </w:pPr>
            <w:bookmarkStart w:id="10" w:name="_Hlk485282585"/>
            <w:bookmarkEnd w:id="9"/>
            <w:r>
              <w:t>Desarrollar las acciones necesarias para la obtención de t</w:t>
            </w:r>
            <w:r w:rsidRPr="00B6286F">
              <w:t>estimonio, mandamientos de cancelación de cargas</w:t>
            </w:r>
            <w:r w:rsidR="007033A5">
              <w:t>.</w:t>
            </w:r>
            <w:r>
              <w:t xml:space="preserve"> </w:t>
            </w:r>
          </w:p>
          <w:p w14:paraId="66F4E098" w14:textId="085A2259" w:rsidR="00421B51" w:rsidRPr="0053722B" w:rsidRDefault="007033A5" w:rsidP="0053722B">
            <w:pPr>
              <w:pStyle w:val="Prrafodelista"/>
              <w:spacing w:before="120"/>
            </w:pPr>
            <w:r>
              <w:t>Obtención del decreto de adjudicación en el caso de producirse una cesión a favor de una de las sociedades del grupo BBVA</w:t>
            </w:r>
          </w:p>
          <w:p w14:paraId="3A39B1B4" w14:textId="04E4623D" w:rsidR="00BE68C3" w:rsidRDefault="00BE68C3" w:rsidP="00BE68C3">
            <w:pPr>
              <w:pStyle w:val="Prrafodelista"/>
              <w:spacing w:before="120"/>
            </w:pPr>
            <w:r>
              <w:t>Subsanación de defectos de contenido jurídico que requieran de actuaciones judiciales en los títulos y coordinación con BBVA en el caso de que requiera su intervención</w:t>
            </w:r>
          </w:p>
          <w:p w14:paraId="5263142A" w14:textId="77777777" w:rsidR="00BE68C3" w:rsidRDefault="00BE68C3" w:rsidP="00BE68C3">
            <w:pPr>
              <w:pStyle w:val="Prrafodelista"/>
              <w:spacing w:before="120"/>
            </w:pPr>
            <w:r>
              <w:t>Redacción de minutas en las operaciones recuperatorias de inmuebles singulares</w:t>
            </w:r>
          </w:p>
          <w:p w14:paraId="726B0761" w14:textId="48997096" w:rsidR="00DD0163" w:rsidRDefault="00BE68C3" w:rsidP="00BE68C3">
            <w:pPr>
              <w:pStyle w:val="Prrafodelista"/>
              <w:spacing w:before="120"/>
            </w:pPr>
            <w:r>
              <w:t>Tramitación de los procedimientos de ejecución hipotecaria hasta la obtención de la posesión</w:t>
            </w:r>
          </w:p>
          <w:p w14:paraId="5A0FCFFC" w14:textId="41810DB3" w:rsidR="00007042" w:rsidRDefault="00007042" w:rsidP="00BE68C3">
            <w:pPr>
              <w:pStyle w:val="Prrafodelista"/>
              <w:spacing w:before="120"/>
            </w:pPr>
            <w:r>
              <w:t>Alta de los activos</w:t>
            </w:r>
          </w:p>
          <w:p w14:paraId="2BAADD0D" w14:textId="412068F2" w:rsidR="00007042" w:rsidRDefault="00007042" w:rsidP="00007042">
            <w:pPr>
              <w:pStyle w:val="Prrafodelista"/>
              <w:spacing w:before="120"/>
            </w:pPr>
            <w:r>
              <w:t>Gestionar y coordinar los trámites necesarios para la Inscripción y Cancelación de Cargas</w:t>
            </w:r>
          </w:p>
          <w:p w14:paraId="0F3A15E9" w14:textId="0EF75263" w:rsidR="00007042" w:rsidRDefault="00007042" w:rsidP="00007042">
            <w:pPr>
              <w:pStyle w:val="Prrafodelista"/>
              <w:spacing w:before="120"/>
            </w:pPr>
            <w:r>
              <w:t>Catastro</w:t>
            </w:r>
          </w:p>
          <w:p w14:paraId="326DD964" w14:textId="1366E29C" w:rsidR="00007042" w:rsidRPr="00421B51" w:rsidRDefault="00007042" w:rsidP="00007042">
            <w:pPr>
              <w:pStyle w:val="Prrafodelista"/>
              <w:spacing w:before="120"/>
            </w:pPr>
            <w:r w:rsidRPr="0053722B">
              <w:t>Subsanación de defectos de contenido jurídico en los títulos y coordinación con BBVA en el caso de que requiera su intervención</w:t>
            </w:r>
          </w:p>
        </w:tc>
      </w:tr>
      <w:tr w:rsidR="00DE3947" w:rsidRPr="004118D1" w14:paraId="65BBD04E" w14:textId="77777777" w:rsidTr="00832AEE">
        <w:tc>
          <w:tcPr>
            <w:tcW w:w="9353" w:type="dxa"/>
            <w:vAlign w:val="center"/>
          </w:tcPr>
          <w:p w14:paraId="03A4D63F" w14:textId="44B4BA78" w:rsidR="00DE3947" w:rsidRDefault="00F662FE" w:rsidP="006612C8">
            <w:pPr>
              <w:pStyle w:val="Responsabilidades"/>
              <w:tabs>
                <w:tab w:val="left" w:pos="1134"/>
              </w:tabs>
              <w:spacing w:before="120" w:after="120"/>
            </w:pPr>
            <w:bookmarkStart w:id="11" w:name="_Hlk485282741"/>
            <w:bookmarkEnd w:id="10"/>
            <w:r>
              <w:t>BBVA</w:t>
            </w:r>
            <w:r w:rsidR="007033A5">
              <w:t>- Recuperaciones</w:t>
            </w:r>
          </w:p>
        </w:tc>
      </w:tr>
      <w:tr w:rsidR="00F236FC" w:rsidRPr="004118D1" w14:paraId="52FBC11C" w14:textId="77777777" w:rsidTr="00832AEE">
        <w:tc>
          <w:tcPr>
            <w:tcW w:w="9353" w:type="dxa"/>
            <w:vAlign w:val="center"/>
          </w:tcPr>
          <w:p w14:paraId="2DAB2EE3" w14:textId="6D103437" w:rsidR="009D138B" w:rsidRPr="0027490E" w:rsidRDefault="009D138B" w:rsidP="006612C8">
            <w:pPr>
              <w:pStyle w:val="Prrafodelista"/>
              <w:spacing w:before="120"/>
              <w:rPr>
                <w:rFonts w:ascii="Helvetica" w:hAnsi="Helvetica"/>
              </w:rPr>
            </w:pPr>
            <w:bookmarkStart w:id="12" w:name="_Hlk485282637"/>
            <w:bookmarkEnd w:id="11"/>
            <w:r>
              <w:t>Censar en las herramientas recuperatorias de BBVA, los hitos (firma de dación/compra, fecha de Decreto, ratificación de escritura) y documentación necesaria (Decreto, escritura) que desencadena el inicio del proceso de depuración jurídico-administrativo</w:t>
            </w:r>
          </w:p>
          <w:p w14:paraId="474C3E38" w14:textId="1AA07B10" w:rsidR="009D138B" w:rsidRPr="00C921EF" w:rsidRDefault="0027490E" w:rsidP="00BE68C3">
            <w:pPr>
              <w:pStyle w:val="Prrafodelista"/>
              <w:spacing w:before="120"/>
              <w:rPr>
                <w:rFonts w:ascii="Helvetica" w:hAnsi="Helvetica"/>
              </w:rPr>
            </w:pPr>
            <w:r>
              <w:t xml:space="preserve">Obtención de documentación necesaria para el alta de activos </w:t>
            </w:r>
          </w:p>
        </w:tc>
      </w:tr>
      <w:tr w:rsidR="007033A5" w:rsidRPr="004118D1" w14:paraId="7D1D8689" w14:textId="77777777" w:rsidTr="00832AEE">
        <w:tc>
          <w:tcPr>
            <w:tcW w:w="9353" w:type="dxa"/>
            <w:vAlign w:val="center"/>
          </w:tcPr>
          <w:p w14:paraId="673F293A" w14:textId="7E39B043" w:rsidR="007033A5" w:rsidRDefault="007033A5" w:rsidP="006612C8">
            <w:pPr>
              <w:spacing w:before="120"/>
              <w:ind w:left="360" w:hanging="360"/>
            </w:pPr>
            <w:r>
              <w:lastRenderedPageBreak/>
              <w:t xml:space="preserve">BBVA- Contabilidad / Contabilidad de Sociedades </w:t>
            </w:r>
          </w:p>
        </w:tc>
      </w:tr>
      <w:tr w:rsidR="007033A5" w:rsidRPr="004118D1" w14:paraId="38C45C4E" w14:textId="77777777" w:rsidTr="00832AEE">
        <w:tc>
          <w:tcPr>
            <w:tcW w:w="9353" w:type="dxa"/>
            <w:vAlign w:val="center"/>
          </w:tcPr>
          <w:p w14:paraId="01A8792A" w14:textId="7A3C57ED" w:rsidR="007033A5" w:rsidRDefault="007033A5" w:rsidP="006612C8">
            <w:pPr>
              <w:pStyle w:val="Prrafodelista"/>
              <w:spacing w:before="120"/>
            </w:pPr>
            <w:r>
              <w:t xml:space="preserve">Realizar la contabilización de los activos en Balance de </w:t>
            </w:r>
            <w:r w:rsidR="0027490E" w:rsidRPr="006B27F7">
              <w:t>BBVA S.A</w:t>
            </w:r>
            <w:r w:rsidR="0027490E">
              <w:t xml:space="preserve"> </w:t>
            </w:r>
            <w:r>
              <w:t>o de las sociedades del grupo</w:t>
            </w:r>
            <w:r w:rsidR="0027490E">
              <w:t xml:space="preserve"> BBVA</w:t>
            </w:r>
          </w:p>
          <w:p w14:paraId="273A31F6" w14:textId="21B00F01" w:rsidR="0027490E" w:rsidRPr="00B77EDB" w:rsidRDefault="0027490E" w:rsidP="006612C8">
            <w:pPr>
              <w:pStyle w:val="Prrafodelista"/>
              <w:spacing w:before="120"/>
            </w:pPr>
            <w:r w:rsidRPr="00B6286F">
              <w:rPr>
                <w:rFonts w:cstheme="minorHAnsi"/>
              </w:rPr>
              <w:t>Creación de líneas de factura en activos</w:t>
            </w:r>
          </w:p>
          <w:p w14:paraId="54401076" w14:textId="780612A2" w:rsidR="00B77EDB" w:rsidRDefault="00B77EDB" w:rsidP="006612C8">
            <w:pPr>
              <w:pStyle w:val="Prrafodelista"/>
              <w:spacing w:before="120"/>
            </w:pPr>
            <w:r>
              <w:rPr>
                <w:rFonts w:cstheme="minorHAnsi"/>
              </w:rPr>
              <w:t xml:space="preserve">Pago para la inscripción y </w:t>
            </w:r>
            <w:r w:rsidR="007236CD">
              <w:rPr>
                <w:rFonts w:cstheme="minorHAnsi"/>
              </w:rPr>
              <w:t xml:space="preserve">para </w:t>
            </w:r>
            <w:r>
              <w:rPr>
                <w:rFonts w:cstheme="minorHAnsi"/>
              </w:rPr>
              <w:t>la cancelación de cargas</w:t>
            </w:r>
          </w:p>
        </w:tc>
      </w:tr>
      <w:tr w:rsidR="00632841" w:rsidRPr="004118D1" w14:paraId="5E25446C" w14:textId="77777777" w:rsidTr="00832AEE">
        <w:tc>
          <w:tcPr>
            <w:tcW w:w="9353" w:type="dxa"/>
            <w:vAlign w:val="center"/>
          </w:tcPr>
          <w:p w14:paraId="7FD309A0" w14:textId="3E986FBF" w:rsidR="00632841" w:rsidRDefault="0081634C" w:rsidP="006612C8">
            <w:pPr>
              <w:pStyle w:val="Responsabilidades"/>
              <w:tabs>
                <w:tab w:val="left" w:pos="1134"/>
              </w:tabs>
              <w:spacing w:before="120" w:after="120"/>
            </w:pPr>
            <w:r>
              <w:t xml:space="preserve">EGI - </w:t>
            </w:r>
            <w:r w:rsidRPr="0081634C">
              <w:t>Estrategia y Gestión Inmobiliaria BBVA</w:t>
            </w:r>
          </w:p>
        </w:tc>
      </w:tr>
      <w:tr w:rsidR="007033A5" w:rsidRPr="004118D1" w14:paraId="42B5C39E" w14:textId="77777777" w:rsidTr="00832AEE">
        <w:tc>
          <w:tcPr>
            <w:tcW w:w="9353" w:type="dxa"/>
            <w:vAlign w:val="center"/>
          </w:tcPr>
          <w:p w14:paraId="02D50F3A" w14:textId="1C05D4A7" w:rsidR="007033A5" w:rsidRDefault="007033A5" w:rsidP="006612C8">
            <w:pPr>
              <w:pStyle w:val="Prrafodelista"/>
              <w:spacing w:before="120"/>
            </w:pPr>
            <w:r>
              <w:t>Coordinación e interlocución entre las áreas de BBVA y HRE</w:t>
            </w:r>
          </w:p>
        </w:tc>
      </w:tr>
      <w:bookmarkEnd w:id="12"/>
    </w:tbl>
    <w:p w14:paraId="1AA8CAFA" w14:textId="6DCFE293" w:rsidR="00124072" w:rsidRPr="00124072" w:rsidDel="0054094A" w:rsidRDefault="00124072" w:rsidP="00251E0A">
      <w:pPr>
        <w:tabs>
          <w:tab w:val="left" w:pos="1134"/>
        </w:tabs>
        <w:spacing w:before="120"/>
        <w:rPr>
          <w:del w:id="13" w:author="Natalia Peñalba Falkenthal" w:date="2020-11-05T17:38:00Z"/>
        </w:rPr>
      </w:pPr>
      <w:r>
        <w:br w:type="page"/>
      </w:r>
    </w:p>
    <w:p w14:paraId="234FFE25" w14:textId="4700586B" w:rsidR="00D551D3" w:rsidRDefault="00D551D3" w:rsidP="0054094A">
      <w:pPr>
        <w:tabs>
          <w:tab w:val="left" w:pos="1134"/>
        </w:tabs>
        <w:spacing w:before="120"/>
        <w:ind w:left="1134" w:hanging="1134"/>
      </w:pPr>
    </w:p>
    <w:p w14:paraId="4D48B315" w14:textId="4B76DC71" w:rsidR="00BE642F" w:rsidRDefault="00DB23AF" w:rsidP="006612C8">
      <w:pPr>
        <w:pStyle w:val="Titulo1"/>
        <w:spacing w:before="120" w:after="120"/>
      </w:pPr>
      <w:bookmarkStart w:id="14" w:name="_Toc57795818"/>
      <w:r w:rsidRPr="003519B3">
        <w:t>Descripción del proceso</w:t>
      </w:r>
      <w:bookmarkEnd w:id="14"/>
    </w:p>
    <w:p w14:paraId="7D76E1A0" w14:textId="5BD5170E" w:rsidR="008B636B" w:rsidRPr="00767FDC" w:rsidRDefault="008B636B" w:rsidP="005B2E97">
      <w:pPr>
        <w:pStyle w:val="ListaLetra1"/>
        <w:numPr>
          <w:ilvl w:val="0"/>
          <w:numId w:val="13"/>
        </w:numPr>
        <w:tabs>
          <w:tab w:val="left" w:pos="1134"/>
        </w:tabs>
        <w:spacing w:before="120"/>
        <w:ind w:left="284" w:hanging="284"/>
        <w:outlineLvl w:val="1"/>
      </w:pPr>
      <w:bookmarkStart w:id="15" w:name="_Toc57795819"/>
      <w:r w:rsidRPr="00767FDC">
        <w:t>Daciones &amp; Compras</w:t>
      </w:r>
      <w:bookmarkEnd w:id="15"/>
    </w:p>
    <w:p w14:paraId="3ECAD51E" w14:textId="75907BAD" w:rsidR="003E6093" w:rsidRPr="00767FDC" w:rsidRDefault="003E6093" w:rsidP="006612C8">
      <w:pPr>
        <w:pStyle w:val="ListaNumero1"/>
        <w:numPr>
          <w:ilvl w:val="0"/>
          <w:numId w:val="0"/>
        </w:numPr>
        <w:tabs>
          <w:tab w:val="left" w:pos="1134"/>
        </w:tabs>
        <w:spacing w:before="120"/>
        <w:ind w:left="284"/>
      </w:pPr>
      <w:r w:rsidRPr="00767FDC">
        <w:t xml:space="preserve">El proceso comienza </w:t>
      </w:r>
      <w:r w:rsidR="004B20A9" w:rsidRPr="00767FDC">
        <w:t xml:space="preserve">con la solicitud por parte del Cliente de la realización de un informe de asesoramiento relacionado con una compra o dación singular o con la solicitud por parte del cliente de revisión y elaboración de la documentación necesaria relacionada con la entrada de </w:t>
      </w:r>
      <w:r w:rsidR="00C52A2B" w:rsidRPr="00767FDC">
        <w:t>un activo</w:t>
      </w:r>
      <w:r w:rsidR="004B20A9" w:rsidRPr="00767FDC">
        <w:t xml:space="preserve"> en el perímetro de gestión de Haya.</w:t>
      </w:r>
    </w:p>
    <w:p w14:paraId="517EED89" w14:textId="18A09C64" w:rsidR="008B636B" w:rsidRPr="00767FDC" w:rsidRDefault="001755C6" w:rsidP="006612C8">
      <w:pPr>
        <w:pStyle w:val="ListaNumero1"/>
        <w:numPr>
          <w:ilvl w:val="0"/>
          <w:numId w:val="0"/>
        </w:numPr>
        <w:tabs>
          <w:tab w:val="left" w:pos="1134"/>
        </w:tabs>
        <w:spacing w:before="120"/>
        <w:ind w:firstLine="284"/>
        <w:rPr>
          <w:b/>
          <w:u w:val="single"/>
        </w:rPr>
      </w:pPr>
      <w:r w:rsidRPr="00767FDC">
        <w:rPr>
          <w:b/>
          <w:u w:val="single"/>
        </w:rPr>
        <w:t>Informe de Admisibilidad (solo compras y daciones singulares):</w:t>
      </w:r>
    </w:p>
    <w:p w14:paraId="4AA1407E" w14:textId="52D913A5" w:rsidR="004303C4" w:rsidRPr="00767FDC" w:rsidRDefault="001755C6" w:rsidP="006612C8">
      <w:pPr>
        <w:pStyle w:val="ListaNumero1"/>
        <w:numPr>
          <w:ilvl w:val="0"/>
          <w:numId w:val="0"/>
        </w:numPr>
        <w:spacing w:before="120"/>
        <w:ind w:left="426"/>
      </w:pPr>
      <w:r w:rsidRPr="00767FDC">
        <w:t xml:space="preserve">El </w:t>
      </w:r>
      <w:r w:rsidR="004303C4" w:rsidRPr="00767FDC">
        <w:t xml:space="preserve">Servicer </w:t>
      </w:r>
      <w:r w:rsidR="000C41C3" w:rsidRPr="00767FDC">
        <w:t xml:space="preserve">(Gestor de Pre-Entradas) </w:t>
      </w:r>
      <w:r w:rsidR="004303C4" w:rsidRPr="00767FDC">
        <w:t xml:space="preserve">recibirá a través de la </w:t>
      </w:r>
      <w:r w:rsidR="007403AC" w:rsidRPr="00767FDC">
        <w:t xml:space="preserve">correspondiente </w:t>
      </w:r>
      <w:r w:rsidR="004303C4" w:rsidRPr="00767FDC">
        <w:t>tarea</w:t>
      </w:r>
      <w:r w:rsidR="007403AC" w:rsidRPr="00767FDC">
        <w:t xml:space="preserve"> </w:t>
      </w:r>
      <w:r w:rsidR="004303C4" w:rsidRPr="00767FDC">
        <w:t>de H</w:t>
      </w:r>
      <w:r w:rsidR="00594682" w:rsidRPr="00767FDC">
        <w:t>eracles</w:t>
      </w:r>
      <w:r w:rsidR="004303C4" w:rsidRPr="00767FDC">
        <w:t xml:space="preserve"> el encargo </w:t>
      </w:r>
      <w:r w:rsidR="00483080" w:rsidRPr="00767FDC">
        <w:t xml:space="preserve">por parte del Cliente </w:t>
      </w:r>
      <w:r w:rsidR="004303C4" w:rsidRPr="00767FDC">
        <w:t>de realizar el</w:t>
      </w:r>
      <w:r w:rsidR="007403AC" w:rsidRPr="00767FDC">
        <w:t xml:space="preserve"> debido </w:t>
      </w:r>
      <w:r w:rsidR="004303C4" w:rsidRPr="00767FDC">
        <w:t>Informe de Admisibilidad par</w:t>
      </w:r>
      <w:r w:rsidR="00C42CAF">
        <w:t xml:space="preserve">a una compra o dación singular. </w:t>
      </w:r>
      <w:r w:rsidR="004303C4" w:rsidRPr="00767FDC">
        <w:t>Es responsabilidad del</w:t>
      </w:r>
      <w:r w:rsidR="00483080" w:rsidRPr="00767FDC">
        <w:t xml:space="preserve"> Cliente </w:t>
      </w:r>
      <w:r w:rsidR="004303C4" w:rsidRPr="00767FDC">
        <w:t>incluir en la tarea</w:t>
      </w:r>
      <w:r w:rsidR="007065FF" w:rsidRPr="00767FDC">
        <w:t xml:space="preserve"> la </w:t>
      </w:r>
      <w:r w:rsidR="004303C4" w:rsidRPr="00767FDC">
        <w:t>documentación</w:t>
      </w:r>
      <w:r w:rsidR="007065FF" w:rsidRPr="00767FDC">
        <w:t xml:space="preserve"> </w:t>
      </w:r>
      <w:r w:rsidR="004303C4" w:rsidRPr="00767FDC">
        <w:t>necesaria para la realización del informe.</w:t>
      </w:r>
    </w:p>
    <w:p w14:paraId="5DA01DD3" w14:textId="76E31364" w:rsidR="00B07845" w:rsidRPr="00767FDC" w:rsidRDefault="00B07845" w:rsidP="006612C8">
      <w:pPr>
        <w:pStyle w:val="ListaNumero1"/>
        <w:numPr>
          <w:ilvl w:val="0"/>
          <w:numId w:val="0"/>
        </w:numPr>
        <w:spacing w:before="120"/>
        <w:ind w:left="426"/>
      </w:pPr>
      <w:r w:rsidRPr="00767FDC">
        <w:t>El Servicer</w:t>
      </w:r>
      <w:r w:rsidR="000C41C3" w:rsidRPr="00767FDC">
        <w:t xml:space="preserve"> (Gestor de Pre-Entradas) </w:t>
      </w:r>
      <w:r w:rsidR="0029481B" w:rsidRPr="00767FDC">
        <w:t xml:space="preserve">comprobará </w:t>
      </w:r>
      <w:r w:rsidRPr="00767FDC">
        <w:t xml:space="preserve">que la operación cumple los requisitos para ser catalogada como singular, ya que si no fuera singular este informe no aplicaría, y el Servicer </w:t>
      </w:r>
      <w:r w:rsidR="000C41C3" w:rsidRPr="00767FDC">
        <w:t xml:space="preserve">(Gestor de Pre-Entradas) </w:t>
      </w:r>
      <w:r w:rsidRPr="00767FDC">
        <w:t>deberá avanzar la tarea en H</w:t>
      </w:r>
      <w:r w:rsidR="00594682" w:rsidRPr="00767FDC">
        <w:t>eracles</w:t>
      </w:r>
      <w:r w:rsidRPr="00767FDC">
        <w:t xml:space="preserve"> adjuntando el documento tipo existente para estos casos en donde se indica que la dación singular no aplica y que no se debe realizar el correspondiente informe de admisibilidad.</w:t>
      </w:r>
    </w:p>
    <w:p w14:paraId="649C5CC7" w14:textId="006BD659" w:rsidR="001755C6" w:rsidRPr="00767FDC" w:rsidRDefault="0029481B" w:rsidP="006612C8">
      <w:pPr>
        <w:pStyle w:val="ListaNumero1"/>
        <w:numPr>
          <w:ilvl w:val="0"/>
          <w:numId w:val="0"/>
        </w:numPr>
        <w:spacing w:before="120"/>
        <w:ind w:left="426"/>
      </w:pPr>
      <w:r w:rsidRPr="00767FDC">
        <w:t xml:space="preserve">Una vez el Servicer </w:t>
      </w:r>
      <w:r w:rsidR="000C41C3" w:rsidRPr="00767FDC">
        <w:t xml:space="preserve">(Gestor de Pre-Entradas) </w:t>
      </w:r>
      <w:r w:rsidRPr="00767FDC">
        <w:t xml:space="preserve">haya realizado el Informe </w:t>
      </w:r>
      <w:r w:rsidR="001755C6" w:rsidRPr="00767FDC">
        <w:t xml:space="preserve">de </w:t>
      </w:r>
      <w:r w:rsidRPr="00767FDC">
        <w:t>A</w:t>
      </w:r>
      <w:r w:rsidR="001755C6" w:rsidRPr="00767FDC">
        <w:t xml:space="preserve">dmisibilidad </w:t>
      </w:r>
      <w:r w:rsidR="00F140E1" w:rsidRPr="00767FDC">
        <w:t xml:space="preserve">solicitado, </w:t>
      </w:r>
      <w:r w:rsidRPr="00767FDC">
        <w:t>lo subirá</w:t>
      </w:r>
      <w:r w:rsidR="00F11806" w:rsidRPr="00767FDC">
        <w:t xml:space="preserve"> </w:t>
      </w:r>
      <w:r w:rsidR="001755C6" w:rsidRPr="00767FDC">
        <w:t>a Heracles y avanzará la tarea.</w:t>
      </w:r>
    </w:p>
    <w:p w14:paraId="7361FE36" w14:textId="74FD4C46" w:rsidR="00564A07" w:rsidRPr="00767FDC" w:rsidRDefault="00564A07" w:rsidP="006612C8">
      <w:pPr>
        <w:pStyle w:val="ListaNumero1"/>
        <w:numPr>
          <w:ilvl w:val="0"/>
          <w:numId w:val="0"/>
        </w:numPr>
        <w:tabs>
          <w:tab w:val="left" w:pos="1134"/>
        </w:tabs>
        <w:spacing w:before="120"/>
        <w:ind w:firstLine="284"/>
        <w:rPr>
          <w:b/>
          <w:u w:val="single"/>
        </w:rPr>
      </w:pPr>
      <w:r w:rsidRPr="00767FDC">
        <w:rPr>
          <w:b/>
          <w:u w:val="single"/>
        </w:rPr>
        <w:t>Informes de Asesoramiento (solo compras y daciones singulares):</w:t>
      </w:r>
    </w:p>
    <w:p w14:paraId="386FA3B1" w14:textId="7E5136F7" w:rsidR="00564A07" w:rsidRPr="00767FDC" w:rsidRDefault="00F910BA" w:rsidP="00E766C6">
      <w:pPr>
        <w:pStyle w:val="ListaNumero1"/>
        <w:numPr>
          <w:ilvl w:val="0"/>
          <w:numId w:val="0"/>
        </w:numPr>
        <w:spacing w:before="120"/>
        <w:ind w:left="426"/>
      </w:pPr>
      <w:r w:rsidRPr="00767FDC">
        <w:t>El Cliente</w:t>
      </w:r>
      <w:r w:rsidR="00147672" w:rsidRPr="00767FDC">
        <w:t xml:space="preserve"> </w:t>
      </w:r>
      <w:r w:rsidR="00E766C6">
        <w:t xml:space="preserve">a través </w:t>
      </w:r>
      <w:r w:rsidR="00E766C6" w:rsidRPr="001A37B9">
        <w:t xml:space="preserve">del buzón </w:t>
      </w:r>
      <w:hyperlink r:id="rId13" w:history="1">
        <w:r w:rsidR="00E766C6" w:rsidRPr="001A37B9">
          <w:rPr>
            <w:rStyle w:val="Hipervnculo"/>
            <w:rFonts w:cstheme="minorBidi"/>
            <w14:textFill>
              <w14:solidFill>
                <w14:srgbClr w14:val="0000FF">
                  <w14:lumMod w14:val="75000"/>
                </w14:srgbClr>
              </w14:solidFill>
            </w14:textFill>
          </w:rPr>
          <w:t>admision.sscc@haya.es</w:t>
        </w:r>
      </w:hyperlink>
      <w:r w:rsidR="00E766C6" w:rsidRPr="001A37B9">
        <w:rPr>
          <w:color w:val="000000"/>
          <w14:textFill>
            <w14:solidFill>
              <w14:srgbClr w14:val="000000">
                <w14:lumMod w14:val="75000"/>
              </w14:srgbClr>
            </w14:solidFill>
          </w14:textFill>
        </w:rPr>
        <w:t xml:space="preserve"> </w:t>
      </w:r>
      <w:r w:rsidR="00147672" w:rsidRPr="001A37B9">
        <w:t>también</w:t>
      </w:r>
      <w:r w:rsidR="00147672" w:rsidRPr="00767FDC">
        <w:t xml:space="preserve"> </w:t>
      </w:r>
      <w:r w:rsidR="00483080" w:rsidRPr="00767FDC">
        <w:t xml:space="preserve">podrá </w:t>
      </w:r>
      <w:r w:rsidR="00564A07" w:rsidRPr="00767FDC">
        <w:t xml:space="preserve">solicitar </w:t>
      </w:r>
      <w:r w:rsidRPr="00767FDC">
        <w:t xml:space="preserve">al Servicer </w:t>
      </w:r>
      <w:r w:rsidR="00E5147B" w:rsidRPr="00767FDC">
        <w:t>(Gestor de Pre-Entradas)</w:t>
      </w:r>
      <w:r w:rsidR="00F140E1" w:rsidRPr="00767FDC">
        <w:t>,</w:t>
      </w:r>
      <w:r w:rsidR="00C556CA">
        <w:t xml:space="preserve"> </w:t>
      </w:r>
      <w:r w:rsidR="003D05BA" w:rsidRPr="00767FDC">
        <w:t xml:space="preserve">la </w:t>
      </w:r>
      <w:r w:rsidR="00564A07" w:rsidRPr="00767FDC">
        <w:t>reali</w:t>
      </w:r>
      <w:r w:rsidR="003D05BA" w:rsidRPr="00767FDC">
        <w:t>zación</w:t>
      </w:r>
      <w:r w:rsidR="00147672" w:rsidRPr="00767FDC">
        <w:t xml:space="preserve"> de los siguientes informes </w:t>
      </w:r>
      <w:r w:rsidR="00564A07" w:rsidRPr="00767FDC">
        <w:t>para la compra o dación singular:</w:t>
      </w:r>
    </w:p>
    <w:p w14:paraId="59B18369" w14:textId="77777777" w:rsidR="00F910BA" w:rsidRPr="00767FDC" w:rsidRDefault="00564A07" w:rsidP="005B2E97">
      <w:pPr>
        <w:pStyle w:val="ListaNumero1"/>
        <w:numPr>
          <w:ilvl w:val="0"/>
          <w:numId w:val="14"/>
        </w:numPr>
        <w:tabs>
          <w:tab w:val="left" w:pos="1134"/>
        </w:tabs>
        <w:spacing w:before="120"/>
        <w:ind w:left="851" w:hanging="284"/>
        <w:rPr>
          <w:rFonts w:eastAsiaTheme="minorHAnsi" w:cstheme="minorBidi"/>
          <w:szCs w:val="22"/>
          <w:lang w:eastAsia="en-US"/>
        </w:rPr>
      </w:pPr>
      <w:r w:rsidRPr="00767FDC">
        <w:rPr>
          <w:rFonts w:eastAsiaTheme="minorHAnsi" w:cstheme="minorBidi"/>
          <w:szCs w:val="22"/>
          <w:lang w:eastAsia="en-US"/>
        </w:rPr>
        <w:t>Informe de impacto económico de la entrada de inmueble.</w:t>
      </w:r>
    </w:p>
    <w:p w14:paraId="66CC35C4" w14:textId="77777777" w:rsidR="00F910BA" w:rsidRPr="00767FDC" w:rsidRDefault="00564A07" w:rsidP="005B2E97">
      <w:pPr>
        <w:pStyle w:val="ListaNumero1"/>
        <w:numPr>
          <w:ilvl w:val="0"/>
          <w:numId w:val="14"/>
        </w:numPr>
        <w:tabs>
          <w:tab w:val="left" w:pos="1134"/>
        </w:tabs>
        <w:spacing w:before="120"/>
        <w:ind w:left="851" w:hanging="284"/>
        <w:rPr>
          <w:rFonts w:eastAsiaTheme="minorHAnsi" w:cstheme="minorBidi"/>
          <w:szCs w:val="22"/>
          <w:lang w:eastAsia="en-US"/>
        </w:rPr>
      </w:pPr>
      <w:r w:rsidRPr="00767FDC">
        <w:rPr>
          <w:rFonts w:eastAsiaTheme="minorHAnsi" w:cstheme="minorBidi"/>
          <w:szCs w:val="22"/>
          <w:lang w:eastAsia="en-US"/>
        </w:rPr>
        <w:t>Informe de incremento de valor de los inmuebles.</w:t>
      </w:r>
    </w:p>
    <w:p w14:paraId="65A22E02" w14:textId="77777777" w:rsidR="00F910BA" w:rsidRPr="00767FDC" w:rsidRDefault="00564A07" w:rsidP="005B2E97">
      <w:pPr>
        <w:pStyle w:val="ListaNumero1"/>
        <w:numPr>
          <w:ilvl w:val="0"/>
          <w:numId w:val="14"/>
        </w:numPr>
        <w:tabs>
          <w:tab w:val="left" w:pos="1134"/>
        </w:tabs>
        <w:spacing w:before="120"/>
        <w:ind w:left="851" w:hanging="284"/>
        <w:rPr>
          <w:rFonts w:eastAsiaTheme="minorHAnsi" w:cstheme="minorBidi"/>
          <w:szCs w:val="22"/>
          <w:lang w:eastAsia="en-US"/>
        </w:rPr>
      </w:pPr>
      <w:r w:rsidRPr="00767FDC">
        <w:rPr>
          <w:rFonts w:eastAsiaTheme="minorHAnsi" w:cstheme="minorBidi"/>
          <w:szCs w:val="22"/>
          <w:lang w:eastAsia="en-US"/>
        </w:rPr>
        <w:t>Informe de Análisis de Ofertas de Compra de activos.</w:t>
      </w:r>
    </w:p>
    <w:p w14:paraId="4CCCAEC4" w14:textId="77777777" w:rsidR="00F910BA" w:rsidRPr="00767FDC" w:rsidRDefault="00564A07" w:rsidP="005B2E97">
      <w:pPr>
        <w:pStyle w:val="ListaNumero1"/>
        <w:numPr>
          <w:ilvl w:val="0"/>
          <w:numId w:val="14"/>
        </w:numPr>
        <w:tabs>
          <w:tab w:val="left" w:pos="1134"/>
        </w:tabs>
        <w:spacing w:before="120"/>
        <w:ind w:left="851" w:hanging="284"/>
        <w:rPr>
          <w:rFonts w:eastAsiaTheme="minorHAnsi" w:cstheme="minorBidi"/>
          <w:szCs w:val="22"/>
          <w:lang w:eastAsia="en-US"/>
        </w:rPr>
      </w:pPr>
      <w:r w:rsidRPr="00767FDC">
        <w:rPr>
          <w:rFonts w:eastAsiaTheme="minorHAnsi" w:cstheme="minorBidi"/>
          <w:szCs w:val="22"/>
          <w:lang w:eastAsia="en-US"/>
        </w:rPr>
        <w:t>Informe de Selección de Activos como mayor garantía o en reparto entre entidades.</w:t>
      </w:r>
    </w:p>
    <w:p w14:paraId="3881DA5F" w14:textId="77777777" w:rsidR="00F910BA" w:rsidRPr="00767FDC" w:rsidRDefault="00564A07" w:rsidP="005B2E97">
      <w:pPr>
        <w:pStyle w:val="ListaNumero1"/>
        <w:numPr>
          <w:ilvl w:val="0"/>
          <w:numId w:val="14"/>
        </w:numPr>
        <w:tabs>
          <w:tab w:val="left" w:pos="1134"/>
        </w:tabs>
        <w:spacing w:before="120"/>
        <w:ind w:left="851" w:hanging="284"/>
        <w:rPr>
          <w:rFonts w:eastAsiaTheme="minorHAnsi" w:cstheme="minorBidi"/>
          <w:szCs w:val="22"/>
          <w:lang w:eastAsia="en-US"/>
        </w:rPr>
      </w:pPr>
      <w:r w:rsidRPr="00767FDC">
        <w:rPr>
          <w:rFonts w:eastAsiaTheme="minorHAnsi" w:cstheme="minorBidi"/>
          <w:szCs w:val="22"/>
          <w:lang w:eastAsia="en-US"/>
        </w:rPr>
        <w:t xml:space="preserve">Informe de Auditoría de Inmuebles - </w:t>
      </w:r>
      <w:proofErr w:type="spellStart"/>
      <w:r w:rsidRPr="00767FDC">
        <w:rPr>
          <w:rFonts w:eastAsiaTheme="minorHAnsi" w:cstheme="minorBidi"/>
          <w:szCs w:val="22"/>
          <w:lang w:eastAsia="en-US"/>
        </w:rPr>
        <w:t>due</w:t>
      </w:r>
      <w:proofErr w:type="spellEnd"/>
      <w:r w:rsidRPr="00767FDC">
        <w:rPr>
          <w:rFonts w:eastAsiaTheme="minorHAnsi" w:cstheme="minorBidi"/>
          <w:szCs w:val="22"/>
          <w:lang w:eastAsia="en-US"/>
        </w:rPr>
        <w:t xml:space="preserve"> </w:t>
      </w:r>
      <w:proofErr w:type="spellStart"/>
      <w:r w:rsidRPr="00767FDC">
        <w:rPr>
          <w:rFonts w:eastAsiaTheme="minorHAnsi" w:cstheme="minorBidi"/>
          <w:szCs w:val="22"/>
          <w:lang w:eastAsia="en-US"/>
        </w:rPr>
        <w:t>dilligence</w:t>
      </w:r>
      <w:proofErr w:type="spellEnd"/>
      <w:r w:rsidRPr="00767FDC">
        <w:rPr>
          <w:rFonts w:eastAsiaTheme="minorHAnsi" w:cstheme="minorBidi"/>
          <w:szCs w:val="22"/>
          <w:lang w:eastAsia="en-US"/>
        </w:rPr>
        <w:t xml:space="preserve"> completa.</w:t>
      </w:r>
    </w:p>
    <w:p w14:paraId="01A4C1F8" w14:textId="77777777" w:rsidR="00F910BA" w:rsidRPr="00767FDC" w:rsidRDefault="00564A07" w:rsidP="005B2E97">
      <w:pPr>
        <w:pStyle w:val="ListaNumero1"/>
        <w:numPr>
          <w:ilvl w:val="0"/>
          <w:numId w:val="14"/>
        </w:numPr>
        <w:tabs>
          <w:tab w:val="left" w:pos="1134"/>
        </w:tabs>
        <w:spacing w:before="120"/>
        <w:ind w:left="851" w:hanging="284"/>
        <w:rPr>
          <w:rFonts w:eastAsiaTheme="minorHAnsi" w:cstheme="minorBidi"/>
          <w:szCs w:val="22"/>
          <w:lang w:eastAsia="en-US"/>
        </w:rPr>
      </w:pPr>
      <w:r w:rsidRPr="00767FDC">
        <w:rPr>
          <w:rFonts w:eastAsiaTheme="minorHAnsi" w:cstheme="minorBidi"/>
          <w:szCs w:val="22"/>
          <w:lang w:eastAsia="en-US"/>
        </w:rPr>
        <w:t>Informe de Consultoría sobre las condiciones actuales de los inmuebles.</w:t>
      </w:r>
    </w:p>
    <w:p w14:paraId="082912F2" w14:textId="6B0D8B45" w:rsidR="00564A07" w:rsidRPr="00767FDC" w:rsidRDefault="00564A07" w:rsidP="005B2E97">
      <w:pPr>
        <w:pStyle w:val="ListaNumero1"/>
        <w:numPr>
          <w:ilvl w:val="0"/>
          <w:numId w:val="14"/>
        </w:numPr>
        <w:tabs>
          <w:tab w:val="left" w:pos="1134"/>
        </w:tabs>
        <w:spacing w:before="120"/>
        <w:ind w:left="851" w:hanging="284"/>
        <w:rPr>
          <w:rFonts w:eastAsiaTheme="minorHAnsi" w:cstheme="minorBidi"/>
          <w:szCs w:val="22"/>
          <w:lang w:eastAsia="en-US"/>
        </w:rPr>
      </w:pPr>
      <w:r w:rsidRPr="00767FDC">
        <w:rPr>
          <w:rFonts w:eastAsiaTheme="minorHAnsi" w:cstheme="minorBidi"/>
          <w:szCs w:val="22"/>
          <w:lang w:eastAsia="en-US"/>
        </w:rPr>
        <w:t>Informe de inmuebles en garantía en Ventas de Carteras de Crédito.</w:t>
      </w:r>
    </w:p>
    <w:p w14:paraId="604F9D41" w14:textId="7D11CD64" w:rsidR="001A37B9" w:rsidRDefault="001A37B9" w:rsidP="006612C8">
      <w:pPr>
        <w:pStyle w:val="ListaNumero1"/>
        <w:numPr>
          <w:ilvl w:val="0"/>
          <w:numId w:val="0"/>
        </w:numPr>
        <w:spacing w:before="120"/>
        <w:ind w:left="426"/>
      </w:pPr>
      <w:r>
        <w:t>(Dichos Informes están recogidos en Protocolo anexo a SLA. El honorario para informe de costes es 1.800 €. El resto de los informes se presupuestan y autorizan por EGI BBVA).</w:t>
      </w:r>
    </w:p>
    <w:p w14:paraId="1BC6E5EE" w14:textId="0EFECEC9" w:rsidR="00564A07" w:rsidRPr="00767FDC" w:rsidRDefault="00564A07" w:rsidP="006612C8">
      <w:pPr>
        <w:pStyle w:val="ListaNumero1"/>
        <w:numPr>
          <w:ilvl w:val="0"/>
          <w:numId w:val="0"/>
        </w:numPr>
        <w:spacing w:before="120"/>
        <w:ind w:left="426"/>
      </w:pPr>
      <w:r w:rsidRPr="00767FDC">
        <w:t xml:space="preserve">Una vez </w:t>
      </w:r>
      <w:r w:rsidR="00F140E1" w:rsidRPr="00767FDC">
        <w:t>el Servicer</w:t>
      </w:r>
      <w:r w:rsidR="00E5147B" w:rsidRPr="00767FDC">
        <w:t xml:space="preserve"> (Gestor de Pre-</w:t>
      </w:r>
      <w:r w:rsidR="007403AC" w:rsidRPr="00767FDC">
        <w:t>Entradas) haya</w:t>
      </w:r>
      <w:r w:rsidR="00F140E1" w:rsidRPr="00767FDC">
        <w:t xml:space="preserve"> realizado </w:t>
      </w:r>
      <w:r w:rsidRPr="00767FDC">
        <w:t>el informe de asesoramiento solicitado,</w:t>
      </w:r>
      <w:r w:rsidR="00F140E1" w:rsidRPr="00767FDC">
        <w:t xml:space="preserve"> lo </w:t>
      </w:r>
      <w:r w:rsidRPr="00767FDC">
        <w:t>subirá</w:t>
      </w:r>
      <w:r w:rsidR="00147672" w:rsidRPr="00767FDC">
        <w:t xml:space="preserve"> </w:t>
      </w:r>
      <w:r w:rsidRPr="00767FDC">
        <w:t>a Heracles y lo incluirá en la facturación correspondiente.</w:t>
      </w:r>
    </w:p>
    <w:p w14:paraId="14AA8BFF" w14:textId="2FF4A9CC" w:rsidR="00606652" w:rsidRPr="00767FDC" w:rsidRDefault="00606652" w:rsidP="006612C8">
      <w:pPr>
        <w:pStyle w:val="ListaNumero1"/>
        <w:numPr>
          <w:ilvl w:val="0"/>
          <w:numId w:val="0"/>
        </w:numPr>
        <w:tabs>
          <w:tab w:val="left" w:pos="1134"/>
        </w:tabs>
        <w:spacing w:before="120"/>
        <w:ind w:firstLine="284"/>
        <w:rPr>
          <w:b/>
          <w:u w:val="single"/>
        </w:rPr>
      </w:pPr>
      <w:r w:rsidRPr="00767FDC">
        <w:rPr>
          <w:b/>
          <w:u w:val="single"/>
        </w:rPr>
        <w:t>Analizar riesgo del inmueble:</w:t>
      </w:r>
    </w:p>
    <w:p w14:paraId="4F854188" w14:textId="525E62F3" w:rsidR="00606652" w:rsidRPr="00767FDC" w:rsidRDefault="00606652" w:rsidP="006612C8">
      <w:pPr>
        <w:pStyle w:val="ListaNumero1"/>
        <w:numPr>
          <w:ilvl w:val="0"/>
          <w:numId w:val="0"/>
        </w:numPr>
        <w:spacing w:before="120"/>
        <w:ind w:left="426"/>
      </w:pPr>
      <w:r w:rsidRPr="00767FDC">
        <w:t>Independientemente de la tipología de la entrada de</w:t>
      </w:r>
      <w:r w:rsidR="00E57DE6" w:rsidRPr="00767FDC">
        <w:t xml:space="preserve">l </w:t>
      </w:r>
      <w:r w:rsidRPr="00767FDC">
        <w:t>activo</w:t>
      </w:r>
      <w:r w:rsidR="007A11EC" w:rsidRPr="00767FDC">
        <w:t xml:space="preserve"> </w:t>
      </w:r>
      <w:r w:rsidR="00D00075" w:rsidRPr="00767FDC">
        <w:t xml:space="preserve">el Servicer </w:t>
      </w:r>
      <w:r w:rsidR="0082599D" w:rsidRPr="00767FDC">
        <w:t xml:space="preserve">(Gestor de Pre-Entradas) </w:t>
      </w:r>
      <w:r w:rsidRPr="00767FDC">
        <w:t>deberá</w:t>
      </w:r>
      <w:r w:rsidR="00604996" w:rsidRPr="00767FDC">
        <w:t xml:space="preserve"> c</w:t>
      </w:r>
      <w:r w:rsidRPr="00767FDC">
        <w:t>omproba</w:t>
      </w:r>
      <w:r w:rsidR="00604996" w:rsidRPr="00767FDC">
        <w:t xml:space="preserve">r </w:t>
      </w:r>
      <w:r w:rsidRPr="00767FDC">
        <w:t>si e</w:t>
      </w:r>
      <w:r w:rsidR="007264C6" w:rsidRPr="00767FDC">
        <w:t xml:space="preserve">n el activo </w:t>
      </w:r>
      <w:r w:rsidRPr="00767FDC">
        <w:t>se han realizado actividades potencialmente contaminantes</w:t>
      </w:r>
      <w:r w:rsidR="00DB69EE">
        <w:t>,</w:t>
      </w:r>
      <w:r w:rsidR="00C556CA">
        <w:t xml:space="preserve"> </w:t>
      </w:r>
      <w:r w:rsidR="00DB69EE">
        <w:t>en función de la documentación aportada</w:t>
      </w:r>
      <w:r w:rsidRPr="00767FDC">
        <w:t>. En este</w:t>
      </w:r>
      <w:r w:rsidR="007A11EC" w:rsidRPr="00767FDC">
        <w:t xml:space="preserve"> </w:t>
      </w:r>
      <w:r w:rsidRPr="00767FDC">
        <w:t>caso pueden ocurrir dos situaciones:</w:t>
      </w:r>
    </w:p>
    <w:p w14:paraId="7F49F685" w14:textId="77777777" w:rsidR="00605497" w:rsidRPr="00767FDC" w:rsidRDefault="00606652" w:rsidP="005B2E97">
      <w:pPr>
        <w:pStyle w:val="ListaNumero1"/>
        <w:numPr>
          <w:ilvl w:val="0"/>
          <w:numId w:val="14"/>
        </w:numPr>
        <w:tabs>
          <w:tab w:val="left" w:pos="1134"/>
        </w:tabs>
        <w:spacing w:before="120"/>
        <w:ind w:left="851" w:hanging="284"/>
      </w:pPr>
      <w:r w:rsidRPr="00767FDC">
        <w:t xml:space="preserve">Que ya exista un Informe </w:t>
      </w:r>
      <w:r w:rsidR="00093699" w:rsidRPr="00767FDC">
        <w:t>previo del Cliente</w:t>
      </w:r>
      <w:r w:rsidR="005A3A11" w:rsidRPr="00767FDC">
        <w:t xml:space="preserve"> </w:t>
      </w:r>
      <w:r w:rsidRPr="00767FDC">
        <w:t>que incluy</w:t>
      </w:r>
      <w:r w:rsidR="007A11EC" w:rsidRPr="00767FDC">
        <w:t>e</w:t>
      </w:r>
      <w:r w:rsidRPr="00767FDC">
        <w:t xml:space="preserve"> un estudio de</w:t>
      </w:r>
      <w:r w:rsidR="007A11EC" w:rsidRPr="00767FDC">
        <w:t xml:space="preserve"> contaminación del activo y que el Cliente lo haya aportado.</w:t>
      </w:r>
      <w:r w:rsidR="005A3A11" w:rsidRPr="00767FDC">
        <w:t xml:space="preserve"> Si dicho </w:t>
      </w:r>
      <w:r w:rsidRPr="00767FDC">
        <w:t>informe reflej</w:t>
      </w:r>
      <w:r w:rsidR="005A3A11" w:rsidRPr="00767FDC">
        <w:t>a</w:t>
      </w:r>
      <w:r w:rsidR="0082599D" w:rsidRPr="00767FDC">
        <w:t>rá</w:t>
      </w:r>
      <w:r w:rsidR="007A11EC" w:rsidRPr="00767FDC">
        <w:t xml:space="preserve"> </w:t>
      </w:r>
      <w:r w:rsidRPr="00767FDC">
        <w:t xml:space="preserve">contaminación o posibilidad de contaminación, el </w:t>
      </w:r>
      <w:r w:rsidR="007A11EC" w:rsidRPr="00767FDC">
        <w:t>Servicer</w:t>
      </w:r>
      <w:r w:rsidR="0082599D" w:rsidRPr="00767FDC">
        <w:t xml:space="preserve"> (Gestor de Pre-Entradas) </w:t>
      </w:r>
      <w:r w:rsidRPr="00767FDC">
        <w:t>comunicar</w:t>
      </w:r>
      <w:r w:rsidR="0082599D" w:rsidRPr="00767FDC">
        <w:t>á</w:t>
      </w:r>
      <w:r w:rsidRPr="00767FDC">
        <w:t xml:space="preserve"> esta</w:t>
      </w:r>
      <w:r w:rsidR="007A11EC" w:rsidRPr="00767FDC">
        <w:t xml:space="preserve"> </w:t>
      </w:r>
      <w:r w:rsidRPr="00767FDC">
        <w:t xml:space="preserve">circunstancia por email al </w:t>
      </w:r>
      <w:r w:rsidR="00605497" w:rsidRPr="00767FDC">
        <w:t>Cliente ((Gestor/Letrado BBVA con copia a Estrategia y Gestión Inmobiliaria BBVA).</w:t>
      </w:r>
    </w:p>
    <w:p w14:paraId="7E1E3683" w14:textId="74C68785" w:rsidR="00606652" w:rsidRPr="00767FDC" w:rsidRDefault="00606652" w:rsidP="005B2E97">
      <w:pPr>
        <w:pStyle w:val="ListaNumero1"/>
        <w:numPr>
          <w:ilvl w:val="0"/>
          <w:numId w:val="14"/>
        </w:numPr>
        <w:tabs>
          <w:tab w:val="left" w:pos="1134"/>
        </w:tabs>
        <w:spacing w:before="120"/>
        <w:ind w:left="851" w:hanging="284"/>
      </w:pPr>
      <w:r w:rsidRPr="00767FDC">
        <w:t xml:space="preserve">Que no exista dicho informe o no se </w:t>
      </w:r>
      <w:r w:rsidR="007A11EC" w:rsidRPr="00767FDC">
        <w:t xml:space="preserve">haya facilitado por el </w:t>
      </w:r>
      <w:r w:rsidR="00030BD8" w:rsidRPr="00767FDC">
        <w:t>C</w:t>
      </w:r>
      <w:r w:rsidR="007A11EC" w:rsidRPr="00767FDC">
        <w:t xml:space="preserve">liente: </w:t>
      </w:r>
      <w:r w:rsidRPr="00767FDC">
        <w:t>el</w:t>
      </w:r>
      <w:r w:rsidR="007A11EC" w:rsidRPr="00767FDC">
        <w:t xml:space="preserve"> Servicer </w:t>
      </w:r>
      <w:r w:rsidR="0082599D" w:rsidRPr="00767FDC">
        <w:t xml:space="preserve">(Gestor de Pre-Entradas) </w:t>
      </w:r>
      <w:r w:rsidRPr="00767FDC">
        <w:t>comunicar</w:t>
      </w:r>
      <w:r w:rsidR="0082599D" w:rsidRPr="00767FDC">
        <w:t>á</w:t>
      </w:r>
      <w:r w:rsidRPr="00767FDC">
        <w:t xml:space="preserve"> la potencial</w:t>
      </w:r>
      <w:r w:rsidR="007A11EC" w:rsidRPr="00767FDC">
        <w:t xml:space="preserve"> </w:t>
      </w:r>
      <w:r w:rsidRPr="00767FDC">
        <w:t xml:space="preserve">contaminación del inmueble por email al </w:t>
      </w:r>
      <w:r w:rsidR="00605497" w:rsidRPr="00767FDC">
        <w:t>Cliente (</w:t>
      </w:r>
      <w:r w:rsidRPr="00767FDC">
        <w:t>Gestor/Letrado BBVA con copia a Estrategia y Gestión</w:t>
      </w:r>
      <w:r w:rsidR="007A11EC" w:rsidRPr="00767FDC">
        <w:t xml:space="preserve"> </w:t>
      </w:r>
      <w:r w:rsidRPr="00767FDC">
        <w:t>Inmobiliaria BBVA</w:t>
      </w:r>
      <w:r w:rsidR="00605497" w:rsidRPr="00767FDC">
        <w:t>)</w:t>
      </w:r>
      <w:r w:rsidRPr="00767FDC">
        <w:t>.</w:t>
      </w:r>
    </w:p>
    <w:p w14:paraId="4E83C079" w14:textId="6D180338" w:rsidR="00F363FF" w:rsidRPr="00767FDC" w:rsidRDefault="00606652" w:rsidP="006612C8">
      <w:pPr>
        <w:pStyle w:val="ListaNumero1"/>
        <w:numPr>
          <w:ilvl w:val="0"/>
          <w:numId w:val="0"/>
        </w:numPr>
        <w:spacing w:before="120"/>
        <w:ind w:left="426"/>
      </w:pPr>
      <w:r w:rsidRPr="00767FDC">
        <w:lastRenderedPageBreak/>
        <w:t xml:space="preserve">En el caso particular de que </w:t>
      </w:r>
      <w:r w:rsidR="009C362A" w:rsidRPr="00767FDC">
        <w:t xml:space="preserve">la tipología de la entrada del activo sea una compra, dación o resolución de leasing, y el Cliente no </w:t>
      </w:r>
      <w:r w:rsidR="00C921EF" w:rsidRPr="00767FDC">
        <w:t>facilitará</w:t>
      </w:r>
      <w:r w:rsidR="00A43039" w:rsidRPr="00767FDC">
        <w:t xml:space="preserve"> </w:t>
      </w:r>
      <w:r w:rsidR="009C362A" w:rsidRPr="00767FDC">
        <w:t>dicho informe, el Servicer</w:t>
      </w:r>
      <w:r w:rsidR="005E2461" w:rsidRPr="00767FDC">
        <w:t xml:space="preserve"> </w:t>
      </w:r>
      <w:r w:rsidR="00A43039" w:rsidRPr="00767FDC">
        <w:t xml:space="preserve">(Gestor de Pre-Entradas) </w:t>
      </w:r>
      <w:r w:rsidR="00DB69EE">
        <w:t xml:space="preserve">si se solicita por </w:t>
      </w:r>
      <w:r w:rsidR="005E2461" w:rsidRPr="00767FDC">
        <w:t xml:space="preserve">el Cliente </w:t>
      </w:r>
      <w:r w:rsidRPr="00767FDC">
        <w:t>gestiona</w:t>
      </w:r>
      <w:r w:rsidR="005E2461" w:rsidRPr="00767FDC">
        <w:t>r</w:t>
      </w:r>
      <w:r w:rsidR="00DB69EE">
        <w:t>á</w:t>
      </w:r>
      <w:r w:rsidR="005E2461" w:rsidRPr="00767FDC">
        <w:t xml:space="preserve"> </w:t>
      </w:r>
      <w:r w:rsidRPr="00767FDC">
        <w:t>la elaboración por parte de</w:t>
      </w:r>
      <w:r w:rsidR="0057349E" w:rsidRPr="00767FDC">
        <w:t xml:space="preserve"> D</w:t>
      </w:r>
      <w:r w:rsidR="00E766C6">
        <w:t>esarrollo Inmobiliario</w:t>
      </w:r>
      <w:r w:rsidR="00E57DE6" w:rsidRPr="00767FDC">
        <w:t>,</w:t>
      </w:r>
      <w:r w:rsidR="00DB69EE">
        <w:t xml:space="preserve"> previa aceptación del presupuesto correspondiente, </w:t>
      </w:r>
      <w:r w:rsidR="00E57DE6" w:rsidRPr="00767FDC">
        <w:t xml:space="preserve"> de un Informe de Contaminación de Suelos si el activo está en un suelo industrial o es un suelo industrial </w:t>
      </w:r>
      <w:r w:rsidRPr="00767FDC">
        <w:t>y</w:t>
      </w:r>
      <w:r w:rsidR="00FE59ED" w:rsidRPr="00767FDC">
        <w:t xml:space="preserve"> </w:t>
      </w:r>
      <w:r w:rsidRPr="00767FDC">
        <w:t>se han realizado en él actividades potencialmente contaminantes</w:t>
      </w:r>
      <w:r w:rsidR="005E2461" w:rsidRPr="00767FDC">
        <w:t>.</w:t>
      </w:r>
    </w:p>
    <w:p w14:paraId="2677432C" w14:textId="12E1E12E" w:rsidR="00F363FF" w:rsidRPr="00767FDC" w:rsidRDefault="00606652" w:rsidP="006612C8">
      <w:pPr>
        <w:pStyle w:val="ListaNumero1"/>
        <w:numPr>
          <w:ilvl w:val="0"/>
          <w:numId w:val="0"/>
        </w:numPr>
        <w:spacing w:before="120"/>
        <w:ind w:left="426"/>
      </w:pPr>
      <w:r w:rsidRPr="00767FDC">
        <w:t xml:space="preserve">En los casos en </w:t>
      </w:r>
      <w:r w:rsidR="00A43039" w:rsidRPr="00767FDC">
        <w:t xml:space="preserve">los </w:t>
      </w:r>
      <w:r w:rsidRPr="00767FDC">
        <w:t xml:space="preserve">que </w:t>
      </w:r>
      <w:r w:rsidR="006F70B2" w:rsidRPr="00767FDC">
        <w:t>el Servicer</w:t>
      </w:r>
      <w:r w:rsidR="00F363FF" w:rsidRPr="00767FDC">
        <w:t xml:space="preserve"> </w:t>
      </w:r>
      <w:r w:rsidR="006F70B2" w:rsidRPr="00767FDC">
        <w:t>(Gestor de Pre-entradas)</w:t>
      </w:r>
      <w:r w:rsidR="00F363FF" w:rsidRPr="00767FDC">
        <w:t xml:space="preserve">, previo análisis, </w:t>
      </w:r>
      <w:r w:rsidR="00DB69EE">
        <w:t>alerte</w:t>
      </w:r>
      <w:r w:rsidR="00DB69EE" w:rsidRPr="00767FDC">
        <w:t xml:space="preserve"> </w:t>
      </w:r>
      <w:r w:rsidR="00DB69EE">
        <w:t>d</w:t>
      </w:r>
      <w:r w:rsidR="006F70B2" w:rsidRPr="00767FDC">
        <w:t xml:space="preserve">el </w:t>
      </w:r>
      <w:r w:rsidRPr="00767FDC">
        <w:t>riesgo de sucesión empresarial en los activos,</w:t>
      </w:r>
      <w:r w:rsidR="006F70B2" w:rsidRPr="00767FDC">
        <w:t xml:space="preserve"> </w:t>
      </w:r>
      <w:r w:rsidR="00F41B26" w:rsidRPr="00767FDC">
        <w:t xml:space="preserve">la decisión definitiva de continuar con la entrada será tomada por parte del </w:t>
      </w:r>
      <w:r w:rsidR="006F70B2" w:rsidRPr="00767FDC">
        <w:t>Cliente (</w:t>
      </w:r>
      <w:r w:rsidR="00F41B26" w:rsidRPr="00767FDC">
        <w:t xml:space="preserve">Órgano de Aprobación </w:t>
      </w:r>
      <w:r w:rsidR="001D4334" w:rsidRPr="00767FDC">
        <w:t>BBVA)</w:t>
      </w:r>
      <w:r w:rsidR="001D4334">
        <w:t xml:space="preserve"> y será el Gestor/Agencia de Recuperaciones que lleve el expediente, el encargado de comunicar dicha decisión al Servicer</w:t>
      </w:r>
      <w:r w:rsidR="00F41B26" w:rsidRPr="00767FDC">
        <w:t xml:space="preserve">. El Servicer (Gestor de Pre-entradas) registrará toda esta información en Heracles, tanto en el caso de producirse la entrada como si no se produce. </w:t>
      </w:r>
    </w:p>
    <w:p w14:paraId="1DC2F075" w14:textId="0636466B" w:rsidR="00606652" w:rsidRPr="00767FDC" w:rsidRDefault="00606652" w:rsidP="003F3E0C">
      <w:pPr>
        <w:pStyle w:val="ListaNumero1"/>
        <w:numPr>
          <w:ilvl w:val="0"/>
          <w:numId w:val="0"/>
        </w:numPr>
        <w:spacing w:before="120"/>
        <w:ind w:left="426"/>
      </w:pPr>
      <w:r w:rsidRPr="00767FDC">
        <w:t xml:space="preserve">En cualquier tipología de entrada, </w:t>
      </w:r>
      <w:r w:rsidR="00B05F99" w:rsidRPr="00767FDC">
        <w:t xml:space="preserve">si </w:t>
      </w:r>
      <w:r w:rsidRPr="00767FDC">
        <w:t>el</w:t>
      </w:r>
      <w:r w:rsidR="00BF5056" w:rsidRPr="00767FDC">
        <w:t xml:space="preserve"> Servicer</w:t>
      </w:r>
      <w:r w:rsidR="00B05F99" w:rsidRPr="00767FDC">
        <w:t xml:space="preserve"> (Gestor de Pre-Entradas)</w:t>
      </w:r>
      <w:r w:rsidR="00BF5056" w:rsidRPr="00767FDC">
        <w:t xml:space="preserve"> </w:t>
      </w:r>
      <w:r w:rsidRPr="00767FDC">
        <w:t>t</w:t>
      </w:r>
      <w:r w:rsidR="00B05F99" w:rsidRPr="00767FDC">
        <w:t xml:space="preserve">uviera </w:t>
      </w:r>
      <w:r w:rsidRPr="00767FDC">
        <w:t>constancia de que en un activo exist</w:t>
      </w:r>
      <w:r w:rsidR="000F3893" w:rsidRPr="00767FDC">
        <w:t>iera</w:t>
      </w:r>
      <w:r w:rsidRPr="00767FDC">
        <w:t xml:space="preserve"> riesgo de</w:t>
      </w:r>
      <w:r w:rsidR="009B7562" w:rsidRPr="00767FDC">
        <w:t xml:space="preserve"> s</w:t>
      </w:r>
      <w:r w:rsidRPr="00767FDC">
        <w:t>ucesión empresarial o de estar contaminado,</w:t>
      </w:r>
      <w:r w:rsidR="00BF5056" w:rsidRPr="00767FDC">
        <w:t xml:space="preserve"> </w:t>
      </w:r>
      <w:r w:rsidRPr="00767FDC">
        <w:t>fuera de ordenación o de que la obra</w:t>
      </w:r>
      <w:r w:rsidR="009B7562" w:rsidRPr="00767FDC">
        <w:t xml:space="preserve"> ejecutada en él es ilegal, se lo comunicará por email al </w:t>
      </w:r>
      <w:r w:rsidR="00CD5E98" w:rsidRPr="00767FDC">
        <w:t>Cliente (</w:t>
      </w:r>
      <w:r w:rsidR="009B7562" w:rsidRPr="00767FDC">
        <w:t>Gestor/Letrado BBVA, con copia a Estrategia y Gestión Inmobiliaria</w:t>
      </w:r>
      <w:r w:rsidR="00BF5056" w:rsidRPr="00767FDC">
        <w:t xml:space="preserve"> </w:t>
      </w:r>
      <w:r w:rsidR="009B7562" w:rsidRPr="00767FDC">
        <w:t>BBVA</w:t>
      </w:r>
      <w:r w:rsidR="00983839">
        <w:t>. Pudiendo en su caso elevarse al Comité EGI para la toma de decisión, que será comunicada por EGI al Servicer</w:t>
      </w:r>
      <w:r w:rsidR="00CD5E98" w:rsidRPr="00767FDC">
        <w:t>)</w:t>
      </w:r>
      <w:r w:rsidR="009B7562" w:rsidRPr="00767FDC">
        <w:t>, para</w:t>
      </w:r>
      <w:r w:rsidR="000F3893" w:rsidRPr="00767FDC">
        <w:t xml:space="preserve"> que se </w:t>
      </w:r>
      <w:r w:rsidR="009B7562" w:rsidRPr="00767FDC">
        <w:t>tenga</w:t>
      </w:r>
      <w:r w:rsidR="000F3893" w:rsidRPr="00767FDC">
        <w:t>n</w:t>
      </w:r>
      <w:r w:rsidR="009B7562" w:rsidRPr="00767FDC">
        <w:t xml:space="preserve"> en cuenta estas circunstancias</w:t>
      </w:r>
      <w:r w:rsidR="000F3893" w:rsidRPr="00767FDC">
        <w:t xml:space="preserve"> en </w:t>
      </w:r>
      <w:r w:rsidR="009B7562" w:rsidRPr="00767FDC">
        <w:t>la toma de decisión final sobre la entrada del activo, la cual deberá ser notificada por email al</w:t>
      </w:r>
      <w:r w:rsidR="00BF5056" w:rsidRPr="00767FDC">
        <w:t xml:space="preserve"> Servicer </w:t>
      </w:r>
      <w:r w:rsidR="00B05F99" w:rsidRPr="00767FDC">
        <w:t xml:space="preserve">(Gestor de Pre-Entradas) </w:t>
      </w:r>
      <w:r w:rsidR="009B7562" w:rsidRPr="00767FDC">
        <w:t>con antelación suficiente a la fecha límite para la ratificación o formalización de la operación</w:t>
      </w:r>
      <w:r w:rsidR="003F3E0C">
        <w:t>.</w:t>
      </w:r>
    </w:p>
    <w:p w14:paraId="45080EDA" w14:textId="5FB8D7AB" w:rsidR="00B57EC6" w:rsidRPr="00767FDC" w:rsidRDefault="00B57EC6" w:rsidP="006612C8">
      <w:pPr>
        <w:pStyle w:val="ListaNumero1"/>
        <w:numPr>
          <w:ilvl w:val="0"/>
          <w:numId w:val="0"/>
        </w:numPr>
        <w:tabs>
          <w:tab w:val="left" w:pos="1134"/>
        </w:tabs>
        <w:spacing w:before="120"/>
        <w:ind w:firstLine="284"/>
        <w:rPr>
          <w:b/>
          <w:u w:val="single"/>
        </w:rPr>
      </w:pPr>
      <w:r w:rsidRPr="00767FDC">
        <w:rPr>
          <w:b/>
          <w:u w:val="single"/>
        </w:rPr>
        <w:t>Revisión de la documentación</w:t>
      </w:r>
    </w:p>
    <w:p w14:paraId="15D8CF67" w14:textId="15303105" w:rsidR="006C18C2" w:rsidRDefault="00B57EC6" w:rsidP="006612C8">
      <w:pPr>
        <w:pStyle w:val="ListaNumero1"/>
        <w:numPr>
          <w:ilvl w:val="0"/>
          <w:numId w:val="0"/>
        </w:numPr>
        <w:spacing w:before="120"/>
        <w:ind w:left="426"/>
      </w:pPr>
      <w:r w:rsidRPr="00767FDC">
        <w:t xml:space="preserve">El </w:t>
      </w:r>
      <w:r w:rsidR="00942960" w:rsidRPr="00767FDC">
        <w:t xml:space="preserve">Servicer </w:t>
      </w:r>
      <w:r w:rsidR="00B869D6" w:rsidRPr="00767FDC">
        <w:t xml:space="preserve">(Gestor de Pre-Entradas) </w:t>
      </w:r>
      <w:r w:rsidR="00942960" w:rsidRPr="00767FDC">
        <w:t>accederá a Heracles</w:t>
      </w:r>
      <w:r w:rsidR="00AC25B3" w:rsidRPr="00767FDC">
        <w:t xml:space="preserve"> </w:t>
      </w:r>
      <w:r w:rsidRPr="00767FDC">
        <w:t xml:space="preserve">para recibir </w:t>
      </w:r>
      <w:r w:rsidR="00942960" w:rsidRPr="00767FDC">
        <w:t xml:space="preserve">por parte del Cliente </w:t>
      </w:r>
      <w:r w:rsidRPr="00767FDC">
        <w:t xml:space="preserve">las </w:t>
      </w:r>
      <w:r w:rsidR="007403AC" w:rsidRPr="00767FDC">
        <w:t xml:space="preserve">correspondientes </w:t>
      </w:r>
      <w:r w:rsidRPr="00767FDC">
        <w:t>peticiones de encargos de daciones o compras. E</w:t>
      </w:r>
      <w:r w:rsidR="00942960" w:rsidRPr="00767FDC">
        <w:t>l Cliente será el responsable de incluir en</w:t>
      </w:r>
      <w:r w:rsidR="00AC25B3" w:rsidRPr="00767FDC">
        <w:t xml:space="preserve"> Heracles </w:t>
      </w:r>
      <w:r w:rsidR="00942960" w:rsidRPr="00767FDC">
        <w:t xml:space="preserve">los datos </w:t>
      </w:r>
      <w:r w:rsidRPr="00767FDC">
        <w:t>y la documentación necesaria en cada caso</w:t>
      </w:r>
      <w:r w:rsidR="006C18C2">
        <w:t>. L</w:t>
      </w:r>
      <w:r w:rsidRPr="00767FDC">
        <w:t xml:space="preserve">a documentación obligatoria </w:t>
      </w:r>
      <w:r w:rsidR="006C18C2">
        <w:t>será</w:t>
      </w:r>
      <w:r w:rsidR="00D94F77">
        <w:t xml:space="preserve"> (documentos que llegan a través de Heracles, se adjunta como Anexo 2 archivo Excel con los documentos que son obligatorios en Heracles)</w:t>
      </w:r>
      <w:r w:rsidR="00D94F77" w:rsidRPr="00AC3CBE">
        <w:t>:</w:t>
      </w:r>
    </w:p>
    <w:p w14:paraId="2FF68E0E" w14:textId="77777777" w:rsidR="006C18C2" w:rsidRDefault="006C18C2" w:rsidP="005B2E97">
      <w:pPr>
        <w:pStyle w:val="ListaNumero1"/>
        <w:numPr>
          <w:ilvl w:val="0"/>
          <w:numId w:val="17"/>
        </w:numPr>
        <w:spacing w:before="120"/>
      </w:pPr>
      <w:r>
        <w:t>Daciones Ordinarias:</w:t>
      </w:r>
    </w:p>
    <w:p w14:paraId="23077143" w14:textId="77777777" w:rsidR="006C18C2" w:rsidRDefault="006C18C2" w:rsidP="005B2E97">
      <w:pPr>
        <w:pStyle w:val="Prrafodelista"/>
        <w:numPr>
          <w:ilvl w:val="1"/>
          <w:numId w:val="17"/>
        </w:numPr>
        <w:spacing w:before="120"/>
      </w:pPr>
      <w:r>
        <w:t>Tasación actualizada</w:t>
      </w:r>
    </w:p>
    <w:p w14:paraId="6F90EF01" w14:textId="77777777" w:rsidR="006C18C2" w:rsidRDefault="006C18C2" w:rsidP="005B2E97">
      <w:pPr>
        <w:pStyle w:val="Prrafodelista"/>
        <w:numPr>
          <w:ilvl w:val="1"/>
          <w:numId w:val="17"/>
        </w:numPr>
        <w:spacing w:before="120"/>
      </w:pPr>
      <w:r>
        <w:t>Nota Simple</w:t>
      </w:r>
    </w:p>
    <w:p w14:paraId="262DE723" w14:textId="3428C25F" w:rsidR="006C18C2" w:rsidRDefault="006C18C2" w:rsidP="005B2E97">
      <w:pPr>
        <w:pStyle w:val="Prrafodelista"/>
        <w:numPr>
          <w:ilvl w:val="1"/>
          <w:numId w:val="17"/>
        </w:numPr>
        <w:spacing w:before="120"/>
      </w:pPr>
      <w:r>
        <w:t>Ficha cargas</w:t>
      </w:r>
    </w:p>
    <w:p w14:paraId="4A08E13D" w14:textId="77777777" w:rsidR="006C18C2" w:rsidRDefault="006C18C2" w:rsidP="005B2E97">
      <w:pPr>
        <w:pStyle w:val="Prrafodelista"/>
        <w:numPr>
          <w:ilvl w:val="1"/>
          <w:numId w:val="17"/>
        </w:numPr>
        <w:spacing w:before="120"/>
      </w:pPr>
      <w:r>
        <w:t xml:space="preserve">Ficha auto repercusión </w:t>
      </w:r>
    </w:p>
    <w:p w14:paraId="51B5AB7D" w14:textId="5C13BE54" w:rsidR="006C18C2" w:rsidRDefault="006C18C2" w:rsidP="005B2E97">
      <w:pPr>
        <w:pStyle w:val="Prrafodelista"/>
        <w:numPr>
          <w:ilvl w:val="1"/>
          <w:numId w:val="17"/>
        </w:numPr>
        <w:spacing w:before="120"/>
      </w:pPr>
      <w:r w:rsidRPr="00BF734C">
        <w:t>Autorización de Dación</w:t>
      </w:r>
    </w:p>
    <w:p w14:paraId="4180BB71" w14:textId="77777777" w:rsidR="006C18C2" w:rsidRDefault="006C18C2" w:rsidP="005B2E97">
      <w:pPr>
        <w:pStyle w:val="Prrafodelista"/>
        <w:numPr>
          <w:ilvl w:val="1"/>
          <w:numId w:val="17"/>
        </w:numPr>
        <w:spacing w:before="120"/>
      </w:pPr>
      <w:r w:rsidRPr="00BF734C">
        <w:t>Certificado de pago de impuestos, CCPP y tasas/ deuda pendiente por periodo anual</w:t>
      </w:r>
    </w:p>
    <w:p w14:paraId="27D9D069" w14:textId="7C798EA1" w:rsidR="006C18C2" w:rsidRDefault="006C18C2" w:rsidP="005B2E97">
      <w:pPr>
        <w:pStyle w:val="Prrafodelista"/>
        <w:numPr>
          <w:ilvl w:val="1"/>
          <w:numId w:val="17"/>
        </w:numPr>
        <w:spacing w:before="120"/>
      </w:pPr>
      <w:r w:rsidRPr="00BF734C">
        <w:t>Contratos privados de compraventa o alquiler, si existieran</w:t>
      </w:r>
    </w:p>
    <w:p w14:paraId="32864D27" w14:textId="7EEDF7F4" w:rsidR="00B57EC6" w:rsidRPr="00767FDC" w:rsidRDefault="006C18C2" w:rsidP="005B2E97">
      <w:pPr>
        <w:pStyle w:val="ListaNumero1"/>
        <w:numPr>
          <w:ilvl w:val="0"/>
          <w:numId w:val="17"/>
        </w:numPr>
        <w:spacing w:before="120"/>
      </w:pPr>
      <w:r>
        <w:t>Daciones Singulares y Compras: Adicionalmente a la anterior aquélla que se haya definido en el Informe de Admisibilidad</w:t>
      </w:r>
      <w:r w:rsidR="00DE6706">
        <w:t>.</w:t>
      </w:r>
    </w:p>
    <w:p w14:paraId="654AAB14" w14:textId="06343C8B" w:rsidR="00B57EC6" w:rsidRPr="00767FDC" w:rsidRDefault="00B57EC6" w:rsidP="006612C8">
      <w:pPr>
        <w:pStyle w:val="ListaNumero1"/>
        <w:numPr>
          <w:ilvl w:val="0"/>
          <w:numId w:val="0"/>
        </w:numPr>
        <w:spacing w:before="120"/>
        <w:ind w:left="426"/>
      </w:pPr>
      <w:r w:rsidRPr="00767FDC">
        <w:t>En</w:t>
      </w:r>
      <w:r w:rsidR="00B51B48" w:rsidRPr="00767FDC">
        <w:t xml:space="preserve"> </w:t>
      </w:r>
      <w:r w:rsidR="00953415" w:rsidRPr="00767FDC">
        <w:t xml:space="preserve">el caso de tratarse de una dación no singular, </w:t>
      </w:r>
      <w:r w:rsidR="00B51B48" w:rsidRPr="00767FDC">
        <w:t>e</w:t>
      </w:r>
      <w:r w:rsidRPr="00767FDC">
        <w:t>l</w:t>
      </w:r>
      <w:r w:rsidR="00B51B48" w:rsidRPr="00767FDC">
        <w:t xml:space="preserve"> Servicer</w:t>
      </w:r>
      <w:r w:rsidR="00953415" w:rsidRPr="00767FDC">
        <w:t xml:space="preserve"> </w:t>
      </w:r>
      <w:r w:rsidR="00B869D6" w:rsidRPr="00767FDC">
        <w:t xml:space="preserve">(Gestor de Pre-Entradas) </w:t>
      </w:r>
      <w:r w:rsidRPr="00767FDC">
        <w:t>revisar</w:t>
      </w:r>
      <w:r w:rsidR="00953415" w:rsidRPr="00767FDC">
        <w:t>á</w:t>
      </w:r>
      <w:r w:rsidR="00B51B48" w:rsidRPr="00767FDC">
        <w:t xml:space="preserve"> si </w:t>
      </w:r>
      <w:r w:rsidRPr="00767FDC">
        <w:t>la operación cumple</w:t>
      </w:r>
      <w:r w:rsidR="00953415" w:rsidRPr="00767FDC">
        <w:t xml:space="preserve"> </w:t>
      </w:r>
      <w:r w:rsidRPr="00767FDC">
        <w:t>los requisitos para ser catalogada como</w:t>
      </w:r>
      <w:r w:rsidR="00953415" w:rsidRPr="00767FDC">
        <w:t xml:space="preserve"> tal</w:t>
      </w:r>
      <w:r w:rsidRPr="00767FDC">
        <w:t>. Si fuera singular y no estuviera cataloga así</w:t>
      </w:r>
      <w:r w:rsidR="00B51B48" w:rsidRPr="00767FDC">
        <w:t>, el Servicer</w:t>
      </w:r>
      <w:r w:rsidR="00953415" w:rsidRPr="00767FDC">
        <w:t xml:space="preserve"> </w:t>
      </w:r>
      <w:r w:rsidR="00B869D6" w:rsidRPr="00767FDC">
        <w:t xml:space="preserve">(Gestor de Pre-Entradas) </w:t>
      </w:r>
      <w:r w:rsidRPr="00767FDC">
        <w:t>devolver</w:t>
      </w:r>
      <w:r w:rsidR="00953415" w:rsidRPr="00767FDC">
        <w:t>á</w:t>
      </w:r>
      <w:r w:rsidRPr="00767FDC">
        <w:t xml:space="preserve"> la tarea al</w:t>
      </w:r>
      <w:r w:rsidR="00B51B48" w:rsidRPr="00767FDC">
        <w:t xml:space="preserve"> Cliente</w:t>
      </w:r>
      <w:r w:rsidRPr="00767FDC">
        <w:t xml:space="preserve">, rechazando la documentación, de tal forma que </w:t>
      </w:r>
      <w:r w:rsidR="00B51B48" w:rsidRPr="00767FDC">
        <w:t xml:space="preserve">sea </w:t>
      </w:r>
      <w:r w:rsidRPr="00767FDC">
        <w:t xml:space="preserve">el propio </w:t>
      </w:r>
      <w:r w:rsidR="00B51B48" w:rsidRPr="00767FDC">
        <w:t xml:space="preserve">Cliente quien pueda </w:t>
      </w:r>
      <w:r w:rsidRPr="00767FDC">
        <w:t>catalogarla correctamente y que se genere la tarea previa de informe de admisibilidad.</w:t>
      </w:r>
    </w:p>
    <w:p w14:paraId="7C921D44" w14:textId="055200B2" w:rsidR="00B57EC6" w:rsidRPr="00767FDC" w:rsidRDefault="00B57EC6" w:rsidP="006612C8">
      <w:pPr>
        <w:pStyle w:val="ListaNumero1"/>
        <w:numPr>
          <w:ilvl w:val="0"/>
          <w:numId w:val="0"/>
        </w:numPr>
        <w:spacing w:before="120"/>
        <w:ind w:left="426"/>
      </w:pPr>
      <w:r w:rsidRPr="00767FDC">
        <w:t>En el caso de faltar información o documentación obligatoria de la dación, el</w:t>
      </w:r>
      <w:r w:rsidR="00953415" w:rsidRPr="00767FDC">
        <w:t xml:space="preserve"> Servicer</w:t>
      </w:r>
      <w:r w:rsidR="00AC25B3" w:rsidRPr="00767FDC">
        <w:t xml:space="preserve"> </w:t>
      </w:r>
      <w:r w:rsidR="00B869D6" w:rsidRPr="00767FDC">
        <w:t xml:space="preserve">(Gestor de Pre-Entradas) </w:t>
      </w:r>
      <w:r w:rsidRPr="00767FDC">
        <w:t>devolver</w:t>
      </w:r>
      <w:r w:rsidR="00AC25B3" w:rsidRPr="00767FDC">
        <w:t>á</w:t>
      </w:r>
      <w:r w:rsidR="00953415" w:rsidRPr="00767FDC">
        <w:t xml:space="preserve"> l</w:t>
      </w:r>
      <w:r w:rsidRPr="00767FDC">
        <w:t xml:space="preserve">a </w:t>
      </w:r>
      <w:r w:rsidR="00953415" w:rsidRPr="00767FDC">
        <w:t>tarea al Cliente</w:t>
      </w:r>
      <w:r w:rsidR="00AC25B3" w:rsidRPr="00767FDC">
        <w:t xml:space="preserve"> a </w:t>
      </w:r>
      <w:r w:rsidR="00426187" w:rsidRPr="00767FDC">
        <w:t>través</w:t>
      </w:r>
      <w:r w:rsidR="00AC25B3" w:rsidRPr="00767FDC">
        <w:t xml:space="preserve"> de Heracles </w:t>
      </w:r>
      <w:r w:rsidRPr="00767FDC">
        <w:t>y</w:t>
      </w:r>
      <w:r w:rsidR="00AC25B3" w:rsidRPr="00767FDC">
        <w:t xml:space="preserve"> volverá a revisar</w:t>
      </w:r>
      <w:r w:rsidR="00426187" w:rsidRPr="00767FDC">
        <w:t xml:space="preserve"> </w:t>
      </w:r>
      <w:r w:rsidRPr="00767FDC">
        <w:t xml:space="preserve">la información y la documentación </w:t>
      </w:r>
      <w:r w:rsidR="00426187" w:rsidRPr="00767FDC">
        <w:t xml:space="preserve">cuando </w:t>
      </w:r>
      <w:r w:rsidRPr="00767FDC">
        <w:t xml:space="preserve">sea entregada de nuevo por </w:t>
      </w:r>
      <w:r w:rsidR="00953415" w:rsidRPr="00767FDC">
        <w:t xml:space="preserve">el Cliente </w:t>
      </w:r>
      <w:r w:rsidRPr="00767FDC">
        <w:t>a través de Heracles.</w:t>
      </w:r>
    </w:p>
    <w:p w14:paraId="351CF240" w14:textId="406F3A75" w:rsidR="00B57EC6" w:rsidRPr="00767FDC" w:rsidRDefault="00B57EC6" w:rsidP="006612C8">
      <w:pPr>
        <w:pStyle w:val="ListaNumero1"/>
        <w:numPr>
          <w:ilvl w:val="0"/>
          <w:numId w:val="0"/>
        </w:numPr>
        <w:spacing w:before="120"/>
        <w:ind w:left="426"/>
      </w:pPr>
      <w:r w:rsidRPr="00767FDC">
        <w:t>Si la información/documentación es correcta, el</w:t>
      </w:r>
      <w:r w:rsidR="00361A44" w:rsidRPr="00767FDC">
        <w:t xml:space="preserve"> Servicer</w:t>
      </w:r>
      <w:r w:rsidR="00B869D6" w:rsidRPr="00767FDC">
        <w:t xml:space="preserve"> (Gestor de Pre-Entradas)</w:t>
      </w:r>
      <w:r w:rsidR="007D17D1" w:rsidRPr="00767FDC">
        <w:t xml:space="preserve"> lo </w:t>
      </w:r>
      <w:r w:rsidRPr="00767FDC">
        <w:t>confirmar</w:t>
      </w:r>
      <w:r w:rsidR="007D17D1" w:rsidRPr="00767FDC">
        <w:t>á</w:t>
      </w:r>
      <w:r w:rsidRPr="00767FDC">
        <w:t xml:space="preserve"> en Heracles y se </w:t>
      </w:r>
      <w:r w:rsidR="007D17D1" w:rsidRPr="00767FDC">
        <w:t xml:space="preserve">continuará </w:t>
      </w:r>
      <w:r w:rsidRPr="00767FDC">
        <w:t xml:space="preserve">con el proceso. </w:t>
      </w:r>
    </w:p>
    <w:p w14:paraId="67F87842" w14:textId="5D345146" w:rsidR="007B031A" w:rsidRPr="00767FDC" w:rsidRDefault="00DC4FA5" w:rsidP="007B031A">
      <w:pPr>
        <w:pStyle w:val="ListaNumero1"/>
        <w:numPr>
          <w:ilvl w:val="0"/>
          <w:numId w:val="0"/>
        </w:numPr>
        <w:tabs>
          <w:tab w:val="left" w:pos="1134"/>
        </w:tabs>
        <w:spacing w:before="120"/>
        <w:ind w:firstLine="284"/>
        <w:rPr>
          <w:b/>
          <w:u w:val="single"/>
        </w:rPr>
      </w:pPr>
      <w:r w:rsidRPr="00767FDC">
        <w:rPr>
          <w:b/>
          <w:u w:val="single"/>
        </w:rPr>
        <w:t>Solicitud de Minuta</w:t>
      </w:r>
    </w:p>
    <w:p w14:paraId="3F2DC917" w14:textId="68A03B60" w:rsidR="005712B8" w:rsidRDefault="00DC4FA5" w:rsidP="005712B8">
      <w:pPr>
        <w:pStyle w:val="ListaNumero1"/>
        <w:numPr>
          <w:ilvl w:val="0"/>
          <w:numId w:val="0"/>
        </w:numPr>
        <w:spacing w:before="120"/>
        <w:ind w:left="426"/>
      </w:pPr>
      <w:r w:rsidRPr="00767FDC">
        <w:t xml:space="preserve">El Servicer </w:t>
      </w:r>
      <w:r w:rsidR="00B869D6" w:rsidRPr="00767FDC">
        <w:t xml:space="preserve">(Gestor de Pre-Entradas) </w:t>
      </w:r>
      <w:r w:rsidRPr="00767FDC">
        <w:t>recibirá a través de Heracles</w:t>
      </w:r>
      <w:r w:rsidR="007D17D1" w:rsidRPr="00767FDC">
        <w:t xml:space="preserve"> </w:t>
      </w:r>
      <w:r w:rsidRPr="00767FDC">
        <w:t>la tarea</w:t>
      </w:r>
      <w:r w:rsidR="007D17D1" w:rsidRPr="00767FDC">
        <w:t xml:space="preserve"> por parte del Cliente de </w:t>
      </w:r>
      <w:r w:rsidRPr="00767FDC">
        <w:t>realiza</w:t>
      </w:r>
      <w:r w:rsidR="007D17D1" w:rsidRPr="00767FDC">
        <w:t xml:space="preserve">r </w:t>
      </w:r>
      <w:r w:rsidRPr="00767FDC">
        <w:t>la minuta correspondiente a la compra o dación singular</w:t>
      </w:r>
      <w:r w:rsidR="00215C27">
        <w:t>,</w:t>
      </w:r>
      <w:r w:rsidR="003F3E0C">
        <w:t xml:space="preserve"> </w:t>
      </w:r>
      <w:r w:rsidR="00215C27">
        <w:t xml:space="preserve">a tal fin, se le deberá facilitar la documentación jurídica necesaria que permita el estudio y </w:t>
      </w:r>
      <w:proofErr w:type="spellStart"/>
      <w:r w:rsidR="00215C27">
        <w:t>due</w:t>
      </w:r>
      <w:proofErr w:type="spellEnd"/>
      <w:r w:rsidR="00215C27">
        <w:t xml:space="preserve"> </w:t>
      </w:r>
      <w:proofErr w:type="spellStart"/>
      <w:r w:rsidR="00215C27">
        <w:t>diligence</w:t>
      </w:r>
      <w:proofErr w:type="spellEnd"/>
      <w:r w:rsidR="00215C27">
        <w:t xml:space="preserve"> del inmueble (s) procediéndose a su análisis y redacción por parte del Servicer</w:t>
      </w:r>
      <w:r w:rsidR="009B41BD">
        <w:t xml:space="preserve">. </w:t>
      </w:r>
      <w:r w:rsidR="007D17D1" w:rsidRPr="00767FDC">
        <w:t xml:space="preserve">El Servicer (Gestor de Pre-Entradas) </w:t>
      </w:r>
      <w:r w:rsidR="006156A9" w:rsidRPr="00767FDC">
        <w:t xml:space="preserve">siempre </w:t>
      </w:r>
      <w:r w:rsidR="00BA1C4A" w:rsidRPr="00767FDC">
        <w:t>será el encargado de subir</w:t>
      </w:r>
      <w:r w:rsidR="007D17D1" w:rsidRPr="00767FDC">
        <w:t xml:space="preserve"> la minuta </w:t>
      </w:r>
      <w:r w:rsidR="00BA1C4A" w:rsidRPr="00767FDC">
        <w:t>a Heracles y avanzar la tarea</w:t>
      </w:r>
      <w:r w:rsidR="00221383">
        <w:t xml:space="preserve"> (para compras o daciones singulares)</w:t>
      </w:r>
      <w:r w:rsidR="00BA1C4A" w:rsidRPr="00767FDC">
        <w:t>.</w:t>
      </w:r>
    </w:p>
    <w:p w14:paraId="4236D510" w14:textId="06A1A774" w:rsidR="005712B8" w:rsidRPr="005712B8" w:rsidRDefault="006B041E" w:rsidP="005712B8">
      <w:pPr>
        <w:pStyle w:val="ListaNumero1"/>
        <w:numPr>
          <w:ilvl w:val="0"/>
          <w:numId w:val="0"/>
        </w:numPr>
        <w:spacing w:before="120"/>
        <w:ind w:left="426"/>
      </w:pPr>
      <w:r>
        <w:lastRenderedPageBreak/>
        <w:t xml:space="preserve">El proceso será diferente para los </w:t>
      </w:r>
      <w:r w:rsidR="00345A90" w:rsidRPr="006B041E">
        <w:t xml:space="preserve">casos de subastas concursales </w:t>
      </w:r>
      <w:r w:rsidR="00345A90">
        <w:t xml:space="preserve">en las que ya se ha ratificado la postura y en las que el Juzgado Mercantil ha decidido que se adjudiquen los bienes a BBVA, </w:t>
      </w:r>
      <w:r w:rsidR="00215C27">
        <w:t xml:space="preserve">en virtud de </w:t>
      </w:r>
      <w:r w:rsidR="00345A90">
        <w:t>una escritura pública</w:t>
      </w:r>
      <w:r w:rsidR="00215C27">
        <w:t xml:space="preserve"> en sede concursal</w:t>
      </w:r>
      <w:r w:rsidR="00345A90">
        <w:t>.</w:t>
      </w:r>
      <w:r w:rsidR="005712B8">
        <w:t xml:space="preserve"> </w:t>
      </w:r>
      <w:r w:rsidR="00A642D4">
        <w:t xml:space="preserve">En estos casos el BBVA deberá </w:t>
      </w:r>
      <w:r w:rsidR="00B03EAD" w:rsidRPr="006B041E">
        <w:t>marca</w:t>
      </w:r>
      <w:r w:rsidR="00A642D4" w:rsidRPr="006B041E">
        <w:t>r</w:t>
      </w:r>
      <w:r w:rsidR="00B03EAD" w:rsidRPr="006B041E">
        <w:t xml:space="preserve"> en Heracles como resultado</w:t>
      </w:r>
      <w:r w:rsidR="00A642D4" w:rsidRPr="006B041E">
        <w:t xml:space="preserve"> de la subasta</w:t>
      </w:r>
      <w:r w:rsidR="00B03EAD" w:rsidRPr="006B041E">
        <w:t xml:space="preserve"> "Compra/Dación a BBVA por Entidad Especializad</w:t>
      </w:r>
      <w:r w:rsidR="00A642D4" w:rsidRPr="006B041E">
        <w:t>a</w:t>
      </w:r>
      <w:r w:rsidR="00B03EAD" w:rsidRPr="006B041E">
        <w:t xml:space="preserve">", </w:t>
      </w:r>
      <w:r>
        <w:t xml:space="preserve">el Servicer (Gestor de Pre-Entradas) </w:t>
      </w:r>
      <w:r w:rsidR="00D405E9">
        <w:t xml:space="preserve">por su parte </w:t>
      </w:r>
      <w:r>
        <w:t xml:space="preserve">será el encargado </w:t>
      </w:r>
      <w:r w:rsidR="009517BD">
        <w:t xml:space="preserve">de realizar </w:t>
      </w:r>
      <w:r w:rsidRPr="006B041E">
        <w:t>la escritura de compraventa</w:t>
      </w:r>
      <w:r w:rsidR="00D405E9">
        <w:t xml:space="preserve">. * Dicha </w:t>
      </w:r>
      <w:r w:rsidR="009517BD">
        <w:t>solicitud</w:t>
      </w:r>
      <w:r w:rsidR="00D405E9">
        <w:t xml:space="preserve"> </w:t>
      </w:r>
      <w:r w:rsidR="009517BD">
        <w:t>la</w:t>
      </w:r>
      <w:r w:rsidR="00D405E9">
        <w:t xml:space="preserve"> recibirá </w:t>
      </w:r>
      <w:r w:rsidR="009517BD">
        <w:t>de</w:t>
      </w:r>
      <w:r w:rsidR="00D405E9">
        <w:t xml:space="preserve"> </w:t>
      </w:r>
      <w:r w:rsidR="009517BD">
        <w:t xml:space="preserve">la Agencia </w:t>
      </w:r>
      <w:r w:rsidRPr="006B041E">
        <w:t>a través del</w:t>
      </w:r>
      <w:r w:rsidR="00D405E9">
        <w:t xml:space="preserve"> </w:t>
      </w:r>
      <w:r w:rsidR="009517BD">
        <w:rPr>
          <w:rFonts w:eastAsia="Times New Roman"/>
        </w:rPr>
        <w:t>buzón </w:t>
      </w:r>
      <w:r w:rsidR="005712B8">
        <w:rPr>
          <w:rFonts w:eastAsia="Times New Roman"/>
        </w:rPr>
        <w:t xml:space="preserve">habilitado </w:t>
      </w:r>
      <w:hyperlink r:id="rId14" w:history="1">
        <w:r w:rsidR="00D405E9" w:rsidRPr="009541B2">
          <w:rPr>
            <w:rStyle w:val="Hipervnculo"/>
            <w:rFonts w:asciiTheme="minorHAnsi" w:eastAsia="Times New Roman" w:hAnsiTheme="minorHAnsi" w:cstheme="minorHAnsi"/>
          </w:rPr>
          <w:t>admision.sscc@haya.es</w:t>
        </w:r>
      </w:hyperlink>
      <w:r w:rsidR="005712B8">
        <w:rPr>
          <w:rFonts w:asciiTheme="minorHAnsi" w:eastAsia="Times New Roman" w:hAnsiTheme="minorHAnsi" w:cstheme="minorHAnsi"/>
          <w:color w:val="0000FF"/>
          <w:u w:val="single"/>
        </w:rPr>
        <w:t xml:space="preserve">. </w:t>
      </w:r>
      <w:r w:rsidR="005712B8" w:rsidRPr="006B041E">
        <w:t>Una vez formalizada la escritura</w:t>
      </w:r>
      <w:r w:rsidR="005712B8">
        <w:t xml:space="preserve">, </w:t>
      </w:r>
      <w:r w:rsidR="00D405E9">
        <w:t xml:space="preserve">será </w:t>
      </w:r>
      <w:r w:rsidR="005712B8" w:rsidRPr="006B041E">
        <w:t xml:space="preserve">el </w:t>
      </w:r>
      <w:r w:rsidR="00D405E9" w:rsidRPr="00062BC6">
        <w:t>Gestor del BBVA o la Agencia</w:t>
      </w:r>
      <w:r w:rsidR="00D405E9">
        <w:t xml:space="preserve"> los encargados de subirla en </w:t>
      </w:r>
      <w:r w:rsidR="00D405E9" w:rsidRPr="003F3E0C">
        <w:t xml:space="preserve">Heracles </w:t>
      </w:r>
      <w:r w:rsidR="005712B8" w:rsidRPr="003F3E0C">
        <w:t>(en</w:t>
      </w:r>
      <w:r w:rsidR="005712B8" w:rsidRPr="005712B8">
        <w:t xml:space="preserve"> est</w:t>
      </w:r>
      <w:r w:rsidR="001B4EC5">
        <w:t>os</w:t>
      </w:r>
      <w:r w:rsidR="005712B8" w:rsidRPr="005712B8">
        <w:t xml:space="preserve"> caso</w:t>
      </w:r>
      <w:r w:rsidR="001B4EC5">
        <w:t>s</w:t>
      </w:r>
      <w:r w:rsidR="005712B8" w:rsidRPr="005712B8">
        <w:t>,</w:t>
      </w:r>
      <w:r w:rsidR="005712B8">
        <w:t xml:space="preserve"> </w:t>
      </w:r>
      <w:r w:rsidR="005712B8" w:rsidRPr="005712B8">
        <w:t xml:space="preserve">no </w:t>
      </w:r>
      <w:r w:rsidR="005712B8">
        <w:t xml:space="preserve">habrá </w:t>
      </w:r>
      <w:r w:rsidR="005712B8" w:rsidRPr="005712B8">
        <w:t xml:space="preserve">visita previa </w:t>
      </w:r>
      <w:r w:rsidR="005712B8">
        <w:t xml:space="preserve">del Cliente, </w:t>
      </w:r>
      <w:r w:rsidR="005712B8" w:rsidRPr="005712B8">
        <w:t>ni se</w:t>
      </w:r>
      <w:r w:rsidR="005712B8">
        <w:t xml:space="preserve"> </w:t>
      </w:r>
      <w:r w:rsidR="005712B8" w:rsidRPr="005712B8">
        <w:t>solicita</w:t>
      </w:r>
      <w:r w:rsidR="005712B8">
        <w:t>rá</w:t>
      </w:r>
      <w:r w:rsidR="005712B8" w:rsidRPr="005712B8">
        <w:t xml:space="preserve"> la documentación relativa a la compra, pues el tratamiento es el mismo que en el resto de </w:t>
      </w:r>
      <w:r w:rsidR="00B67A75" w:rsidRPr="005712B8">
        <w:t>las subastas</w:t>
      </w:r>
      <w:r w:rsidR="005712B8">
        <w:t>).</w:t>
      </w:r>
    </w:p>
    <w:p w14:paraId="2DB99BA0" w14:textId="293B6982" w:rsidR="007B031A" w:rsidRDefault="005712B8" w:rsidP="007B031A">
      <w:pPr>
        <w:pStyle w:val="ListaNumero1"/>
        <w:numPr>
          <w:ilvl w:val="0"/>
          <w:numId w:val="0"/>
        </w:numPr>
        <w:spacing w:before="120"/>
        <w:ind w:left="426"/>
      </w:pPr>
      <w:r>
        <w:t xml:space="preserve">* </w:t>
      </w:r>
      <w:r w:rsidRPr="005712B8">
        <w:t>E</w:t>
      </w:r>
      <w:r w:rsidR="009517BD" w:rsidRPr="005712B8">
        <w:t xml:space="preserve">n estos casos esta fase del proceso es manual, al seguir el flujo de subastas </w:t>
      </w:r>
      <w:r>
        <w:t xml:space="preserve">en </w:t>
      </w:r>
      <w:r w:rsidR="009517BD" w:rsidRPr="005712B8">
        <w:t>Heracles</w:t>
      </w:r>
      <w:r>
        <w:t xml:space="preserve"> </w:t>
      </w:r>
      <w:r w:rsidR="009517BD">
        <w:t xml:space="preserve">no se desencadena la tarea para el Servicer de elaborar </w:t>
      </w:r>
      <w:r>
        <w:t xml:space="preserve">la </w:t>
      </w:r>
      <w:r w:rsidR="009517BD">
        <w:t xml:space="preserve">minuta </w:t>
      </w:r>
      <w:r w:rsidR="00B67A75">
        <w:t>y,</w:t>
      </w:r>
      <w:r w:rsidR="009517BD">
        <w:t xml:space="preserve"> </w:t>
      </w:r>
      <w:r>
        <w:t xml:space="preserve">por tanto, será </w:t>
      </w:r>
      <w:r w:rsidR="009517BD">
        <w:t xml:space="preserve">una actividad que </w:t>
      </w:r>
      <w:r>
        <w:t xml:space="preserve">se realizará </w:t>
      </w:r>
      <w:r w:rsidR="009517BD">
        <w:t>por fuera de la Herramienta.</w:t>
      </w:r>
      <w:r>
        <w:t xml:space="preserve"> </w:t>
      </w:r>
    </w:p>
    <w:p w14:paraId="270BB4DA" w14:textId="7AB8A8BF" w:rsidR="007B031A" w:rsidRPr="005712B8" w:rsidRDefault="007B031A" w:rsidP="009B41BD">
      <w:pPr>
        <w:pStyle w:val="ListaNumero1"/>
        <w:numPr>
          <w:ilvl w:val="0"/>
          <w:numId w:val="0"/>
        </w:numPr>
        <w:spacing w:before="120"/>
        <w:ind w:left="426"/>
      </w:pPr>
      <w:r>
        <w:t xml:space="preserve">El Servicer recibirá por parte de BBVA </w:t>
      </w:r>
      <w:r w:rsidR="00483858">
        <w:t>R</w:t>
      </w:r>
      <w:r>
        <w:t xml:space="preserve">ecuperaciones el encargo de elaborar el informe fiscal para las compras y daciones a través del buzón </w:t>
      </w:r>
      <w:hyperlink r:id="rId15" w:history="1">
        <w:r w:rsidRPr="007B031A">
          <w:rPr>
            <w:rStyle w:val="Hipervnculo"/>
            <w:rFonts w:cstheme="minorBidi"/>
          </w:rPr>
          <w:t>subastasfiscal@haya.es</w:t>
        </w:r>
      </w:hyperlink>
      <w:r>
        <w:rPr>
          <w:rStyle w:val="Hipervnculo"/>
          <w:rFonts w:cstheme="minorBidi"/>
        </w:rPr>
        <w:t>.</w:t>
      </w:r>
      <w:r w:rsidR="00063B17">
        <w:rPr>
          <w:rStyle w:val="Hipervnculo"/>
          <w:rFonts w:cstheme="minorBidi"/>
        </w:rPr>
        <w:t xml:space="preserve"> </w:t>
      </w:r>
      <w:r w:rsidR="00063B17">
        <w:t xml:space="preserve">El </w:t>
      </w:r>
      <w:r w:rsidR="00063B17" w:rsidRPr="00294136">
        <w:t xml:space="preserve">informe fiscal </w:t>
      </w:r>
      <w:r w:rsidR="00063B17">
        <w:t xml:space="preserve">se realizará </w:t>
      </w:r>
      <w:r w:rsidR="00063B17" w:rsidRPr="00294136">
        <w:t>para las adquisiciones a personas jurídicas o personas físicas que sean empresarias o profesionales a efectos del IVA</w:t>
      </w:r>
      <w:r w:rsidR="00063B17">
        <w:t>. Para adquisiciones particulares no se realizará informe fiscal.</w:t>
      </w:r>
    </w:p>
    <w:p w14:paraId="1020579E" w14:textId="6E9D2A68" w:rsidR="00DC4FA5" w:rsidRPr="00767FDC" w:rsidRDefault="000B0740" w:rsidP="006612C8">
      <w:pPr>
        <w:pStyle w:val="ListaNumero1"/>
        <w:numPr>
          <w:ilvl w:val="0"/>
          <w:numId w:val="0"/>
        </w:numPr>
        <w:tabs>
          <w:tab w:val="left" w:pos="1134"/>
        </w:tabs>
        <w:spacing w:before="120"/>
        <w:ind w:firstLine="284"/>
        <w:rPr>
          <w:b/>
          <w:u w:val="single"/>
        </w:rPr>
      </w:pPr>
      <w:r w:rsidRPr="00767FDC">
        <w:rPr>
          <w:b/>
          <w:u w:val="single"/>
        </w:rPr>
        <w:t>Coordinar visita del activo y resultado</w:t>
      </w:r>
    </w:p>
    <w:p w14:paraId="3EFA711E" w14:textId="67391FF4" w:rsidR="00872E6F" w:rsidRPr="00767FDC" w:rsidRDefault="00872E6F" w:rsidP="00872E6F">
      <w:pPr>
        <w:pStyle w:val="ListaNumero1"/>
        <w:numPr>
          <w:ilvl w:val="0"/>
          <w:numId w:val="0"/>
        </w:numPr>
        <w:spacing w:before="120"/>
        <w:ind w:left="426"/>
      </w:pPr>
      <w:r w:rsidRPr="00767FDC">
        <w:t>El Servicer (Gestor de Pre-Entradas) a través de la tarea correspondiente de Heracles, podrá conocer la fecha definitiva de firma una vez la teclee el Cliente</w:t>
      </w:r>
      <w:r>
        <w:t xml:space="preserve">, coordinando </w:t>
      </w:r>
      <w:r w:rsidRPr="00767FDC">
        <w:t>la visita del activo</w:t>
      </w:r>
      <w:r>
        <w:t xml:space="preserve"> con la empresa encargada del cambio de </w:t>
      </w:r>
      <w:r w:rsidR="00063B17">
        <w:t xml:space="preserve">cerradura, limpieza, adecuación, etc. </w:t>
      </w:r>
      <w:r>
        <w:t xml:space="preserve">(en adelante, </w:t>
      </w:r>
      <w:r w:rsidR="00063B17">
        <w:t xml:space="preserve">Empresa de Multiservicios: </w:t>
      </w:r>
      <w:r>
        <w:t>EMS)</w:t>
      </w:r>
    </w:p>
    <w:p w14:paraId="401F8815" w14:textId="47584A1E" w:rsidR="001B77CA" w:rsidRPr="00767FDC" w:rsidRDefault="001B77CA" w:rsidP="006612C8">
      <w:pPr>
        <w:pStyle w:val="ListaNumero1"/>
        <w:numPr>
          <w:ilvl w:val="0"/>
          <w:numId w:val="0"/>
        </w:numPr>
        <w:spacing w:before="120"/>
        <w:ind w:left="426"/>
      </w:pPr>
      <w:r w:rsidRPr="00767FDC">
        <w:t>El cliente deberá teclear en Heracles la fecha definitiva de firma con una antelación mínima de 2 días hábiles para que el Servicer pueda coordinar la realización de la visita por la EMS.</w:t>
      </w:r>
    </w:p>
    <w:p w14:paraId="181F8BB2" w14:textId="2A36F462" w:rsidR="00DC4FA5" w:rsidRPr="00767FDC" w:rsidRDefault="0079134B" w:rsidP="006612C8">
      <w:pPr>
        <w:pStyle w:val="ListaNumero1"/>
        <w:numPr>
          <w:ilvl w:val="0"/>
          <w:numId w:val="0"/>
        </w:numPr>
        <w:spacing w:before="120"/>
        <w:ind w:left="426"/>
      </w:pPr>
      <w:r w:rsidRPr="00767FDC">
        <w:t>R</w:t>
      </w:r>
      <w:r w:rsidR="00DD31E3" w:rsidRPr="00767FDC">
        <w:t>ealizada la visita</w:t>
      </w:r>
      <w:r w:rsidRPr="00767FDC">
        <w:t xml:space="preserve"> al activo</w:t>
      </w:r>
      <w:r w:rsidR="00DD31E3" w:rsidRPr="00767FDC">
        <w:t>, el Servicer</w:t>
      </w:r>
      <w:r w:rsidR="00B869D6" w:rsidRPr="00767FDC">
        <w:t xml:space="preserve"> (Gestor de Pre-Entradas)</w:t>
      </w:r>
      <w:r w:rsidR="00DD31E3" w:rsidRPr="00767FDC">
        <w:t xml:space="preserve"> revisa</w:t>
      </w:r>
      <w:r w:rsidR="00C06824" w:rsidRPr="00767FDC">
        <w:t>rá</w:t>
      </w:r>
      <w:r w:rsidR="00DD31E3" w:rsidRPr="00767FDC">
        <w:t xml:space="preserve"> la documentación</w:t>
      </w:r>
      <w:r w:rsidRPr="00767FDC">
        <w:t xml:space="preserve"> aportada </w:t>
      </w:r>
      <w:r w:rsidR="00DD31E3" w:rsidRPr="00767FDC">
        <w:t xml:space="preserve">por la EMS </w:t>
      </w:r>
      <w:r w:rsidR="00DC4FA5" w:rsidRPr="00767FDC">
        <w:t>y</w:t>
      </w:r>
      <w:r w:rsidR="00C06824" w:rsidRPr="00767FDC">
        <w:t xml:space="preserve"> r</w:t>
      </w:r>
      <w:r w:rsidR="00DC4FA5" w:rsidRPr="00767FDC">
        <w:rPr>
          <w:rFonts w:eastAsiaTheme="minorHAnsi" w:cstheme="minorBidi"/>
          <w:szCs w:val="22"/>
          <w:lang w:eastAsia="en-US"/>
        </w:rPr>
        <w:t>egistra</w:t>
      </w:r>
      <w:r w:rsidR="00C06824" w:rsidRPr="00767FDC">
        <w:rPr>
          <w:rFonts w:eastAsiaTheme="minorHAnsi" w:cstheme="minorBidi"/>
          <w:szCs w:val="22"/>
          <w:lang w:eastAsia="en-US"/>
        </w:rPr>
        <w:t>rá</w:t>
      </w:r>
      <w:r w:rsidR="00DC4FA5" w:rsidRPr="00767FDC">
        <w:rPr>
          <w:rFonts w:eastAsiaTheme="minorHAnsi" w:cstheme="minorBidi"/>
          <w:szCs w:val="22"/>
          <w:lang w:eastAsia="en-US"/>
        </w:rPr>
        <w:t xml:space="preserve"> en Heracles la conformidad o no para que se lleve a cabo la operación. </w:t>
      </w:r>
    </w:p>
    <w:p w14:paraId="0ED97496" w14:textId="77777777" w:rsidR="00063B17" w:rsidRDefault="0079134B" w:rsidP="003D3E46">
      <w:pPr>
        <w:pStyle w:val="ListaNumero1"/>
        <w:numPr>
          <w:ilvl w:val="0"/>
          <w:numId w:val="0"/>
        </w:numPr>
        <w:spacing w:before="120"/>
        <w:ind w:left="426"/>
      </w:pPr>
      <w:r w:rsidRPr="00767FDC">
        <w:t xml:space="preserve">Si </w:t>
      </w:r>
      <w:r w:rsidR="00C8157A" w:rsidRPr="00767FDC">
        <w:t xml:space="preserve">el </w:t>
      </w:r>
      <w:r w:rsidR="00320061" w:rsidRPr="00767FDC">
        <w:t>Cliente confirma</w:t>
      </w:r>
      <w:r w:rsidRPr="00767FDC">
        <w:t>rá</w:t>
      </w:r>
      <w:r w:rsidR="00320061" w:rsidRPr="00767FDC">
        <w:t xml:space="preserve"> </w:t>
      </w:r>
      <w:r w:rsidR="00A410B1" w:rsidRPr="00767FDC">
        <w:t>a través de Heracles</w:t>
      </w:r>
      <w:r w:rsidR="00C8157A" w:rsidRPr="00767FDC">
        <w:t xml:space="preserve"> </w:t>
      </w:r>
      <w:r w:rsidR="00DC4FA5" w:rsidRPr="00767FDC">
        <w:t>la formalización de la operación,</w:t>
      </w:r>
      <w:r w:rsidR="00C8157A" w:rsidRPr="00767FDC">
        <w:t xml:space="preserve"> </w:t>
      </w:r>
      <w:r w:rsidR="00320061" w:rsidRPr="00767FDC">
        <w:t xml:space="preserve">el Servicer </w:t>
      </w:r>
      <w:r w:rsidR="00B869D6" w:rsidRPr="00767FDC">
        <w:t>(Gestor de Pre-Entradas)</w:t>
      </w:r>
      <w:r w:rsidRPr="00767FDC">
        <w:t xml:space="preserve"> </w:t>
      </w:r>
      <w:r w:rsidR="00320061" w:rsidRPr="00767FDC">
        <w:t>gestionar</w:t>
      </w:r>
      <w:r w:rsidRPr="00767FDC">
        <w:t>á</w:t>
      </w:r>
      <w:r w:rsidR="00C8157A" w:rsidRPr="00767FDC">
        <w:t xml:space="preserve"> </w:t>
      </w:r>
      <w:r w:rsidR="00320061" w:rsidRPr="00767FDC">
        <w:t xml:space="preserve">con </w:t>
      </w:r>
      <w:r w:rsidR="00DC4FA5" w:rsidRPr="00767FDC">
        <w:t>la EMS y Seguridad</w:t>
      </w:r>
      <w:r w:rsidR="00320061" w:rsidRPr="00767FDC">
        <w:t xml:space="preserve"> </w:t>
      </w:r>
      <w:r w:rsidR="00DC4FA5" w:rsidRPr="00767FDC">
        <w:t xml:space="preserve">las tareas necesarias </w:t>
      </w:r>
      <w:r w:rsidR="00320061" w:rsidRPr="00767FDC">
        <w:t xml:space="preserve">a realizar </w:t>
      </w:r>
      <w:r w:rsidR="00DC4FA5" w:rsidRPr="00767FDC">
        <w:t>en cada caso</w:t>
      </w:r>
      <w:r w:rsidR="00320061" w:rsidRPr="00767FDC">
        <w:t xml:space="preserve">: </w:t>
      </w:r>
      <w:r w:rsidR="00DC4FA5" w:rsidRPr="00767FDC">
        <w:t>cambio de bombín, actuaciones previas, implementación de medidas de seguridad, etc.</w:t>
      </w:r>
      <w:r w:rsidR="00063B17">
        <w:t xml:space="preserve"> </w:t>
      </w:r>
    </w:p>
    <w:p w14:paraId="4B956A78" w14:textId="475A5065" w:rsidR="003D3E46" w:rsidRPr="003D3E46" w:rsidRDefault="003D3E46" w:rsidP="003D3E46">
      <w:pPr>
        <w:pStyle w:val="ListaNumero1"/>
        <w:numPr>
          <w:ilvl w:val="0"/>
          <w:numId w:val="0"/>
        </w:numPr>
        <w:spacing w:before="120"/>
        <w:ind w:left="426"/>
      </w:pPr>
      <w:r w:rsidRPr="003D3E46">
        <w:t>Una vez el Cliente (Gestor de Recuperaciones BBVA) confirma la firma de la operación en Heracles (pudiendo quedar pendiente la firma de la escritura de ratificación), el Servicer</w:t>
      </w:r>
      <w:r>
        <w:t xml:space="preserve"> </w:t>
      </w:r>
      <w:r w:rsidRPr="003D3E46">
        <w:t xml:space="preserve">remitirá al Cliente (Gestor de Recuperaciones BBVA) al buzón </w:t>
      </w:r>
      <w:hyperlink r:id="rId16" w:history="1">
        <w:r w:rsidRPr="003D3E46">
          <w:rPr>
            <w:rStyle w:val="Hipervnculo"/>
            <w:rFonts w:eastAsia="Times New Roman"/>
          </w:rPr>
          <w:t>egi.entradas@bbva.com</w:t>
        </w:r>
      </w:hyperlink>
      <w:r w:rsidRPr="003D3E46">
        <w:rPr>
          <w:rFonts w:eastAsia="Times New Roman"/>
          <w:color w:val="FF0000"/>
        </w:rPr>
        <w:t xml:space="preserve"> </w:t>
      </w:r>
      <w:r w:rsidRPr="0062602E">
        <w:t xml:space="preserve">la ficha resumen de la operación. El Servicer internamente también informará de la operación al área de </w:t>
      </w:r>
      <w:r w:rsidRPr="003D3E46">
        <w:t>Admisión y Entradas de Activos.</w:t>
      </w:r>
      <w:r>
        <w:t xml:space="preserve"> </w:t>
      </w:r>
    </w:p>
    <w:p w14:paraId="372C7B26" w14:textId="407D4210" w:rsidR="008F6219" w:rsidRPr="00767FDC" w:rsidRDefault="00DC4FA5" w:rsidP="006612C8">
      <w:pPr>
        <w:pStyle w:val="ListaNumero1"/>
        <w:numPr>
          <w:ilvl w:val="0"/>
          <w:numId w:val="0"/>
        </w:numPr>
        <w:spacing w:before="120"/>
        <w:ind w:left="360"/>
      </w:pPr>
      <w:r w:rsidRPr="00767FDC">
        <w:t>Una vez comunicad</w:t>
      </w:r>
      <w:r w:rsidR="00C8157A" w:rsidRPr="00767FDC">
        <w:t>a</w:t>
      </w:r>
      <w:r w:rsidRPr="00767FDC">
        <w:t xml:space="preserve"> la firma, </w:t>
      </w:r>
      <w:r w:rsidR="00D81090" w:rsidRPr="00767FDC">
        <w:t xml:space="preserve">el Cliente subirá </w:t>
      </w:r>
      <w:r w:rsidRPr="00767FDC">
        <w:t>la escritura de ratificación a</w:t>
      </w:r>
      <w:r w:rsidR="00D81090" w:rsidRPr="00767FDC">
        <w:t xml:space="preserve"> </w:t>
      </w:r>
      <w:r w:rsidRPr="00767FDC">
        <w:t xml:space="preserve">Heracles. </w:t>
      </w:r>
    </w:p>
    <w:p w14:paraId="0F97798B" w14:textId="1240EF2C" w:rsidR="009537DA" w:rsidRPr="00767FDC" w:rsidRDefault="009537DA" w:rsidP="005B2E97">
      <w:pPr>
        <w:pStyle w:val="ListaLetra1"/>
        <w:numPr>
          <w:ilvl w:val="0"/>
          <w:numId w:val="13"/>
        </w:numPr>
        <w:tabs>
          <w:tab w:val="left" w:pos="1134"/>
        </w:tabs>
        <w:spacing w:before="120"/>
        <w:ind w:left="284" w:hanging="284"/>
        <w:outlineLvl w:val="1"/>
      </w:pPr>
      <w:bookmarkStart w:id="16" w:name="_Toc57795820"/>
      <w:r w:rsidRPr="00767FDC">
        <w:t>Adjudicaciones y Cesiones</w:t>
      </w:r>
      <w:bookmarkEnd w:id="16"/>
    </w:p>
    <w:p w14:paraId="180C9926" w14:textId="77777777" w:rsidR="0062602E" w:rsidRDefault="002840B1" w:rsidP="0062602E">
      <w:pPr>
        <w:pStyle w:val="ListaNumero1"/>
        <w:numPr>
          <w:ilvl w:val="0"/>
          <w:numId w:val="0"/>
        </w:numPr>
        <w:tabs>
          <w:tab w:val="left" w:pos="1134"/>
        </w:tabs>
        <w:spacing w:before="120"/>
        <w:ind w:left="284"/>
      </w:pPr>
      <w:r w:rsidRPr="00767FDC">
        <w:t>El proceso comienza</w:t>
      </w:r>
      <w:r w:rsidR="00FA40E7" w:rsidRPr="00767FDC">
        <w:t xml:space="preserve"> </w:t>
      </w:r>
      <w:r w:rsidRPr="00767FDC">
        <w:t>con la solicitud por parte del cliente de revisión y elaboración de la documentación necesaria relacionada con la entrada de un activo en el perímetro de gestión de Haya.</w:t>
      </w:r>
    </w:p>
    <w:p w14:paraId="6F5D05F0" w14:textId="3CF04D13" w:rsidR="0062602E" w:rsidRPr="00767FDC" w:rsidRDefault="0062602E" w:rsidP="0062602E">
      <w:pPr>
        <w:pStyle w:val="ListaNumero1"/>
        <w:numPr>
          <w:ilvl w:val="0"/>
          <w:numId w:val="0"/>
        </w:numPr>
        <w:tabs>
          <w:tab w:val="left" w:pos="1134"/>
        </w:tabs>
        <w:spacing w:before="120"/>
        <w:ind w:left="284"/>
      </w:pPr>
      <w:r>
        <w:t xml:space="preserve">El Servicer recibirá por parte de BBVA </w:t>
      </w:r>
      <w:r w:rsidR="00483858">
        <w:t>R</w:t>
      </w:r>
      <w:r>
        <w:t xml:space="preserve">ecuperaciones el encargo de elaborar el informe fiscal para las </w:t>
      </w:r>
      <w:r w:rsidR="00483858">
        <w:t>A</w:t>
      </w:r>
      <w:r>
        <w:t xml:space="preserve">djudicaciones </w:t>
      </w:r>
      <w:r w:rsidR="00483858">
        <w:t>J</w:t>
      </w:r>
      <w:r>
        <w:t xml:space="preserve">udiciales y las </w:t>
      </w:r>
      <w:r w:rsidR="00483858">
        <w:t>C</w:t>
      </w:r>
      <w:r>
        <w:t xml:space="preserve">esiones a través del buzón </w:t>
      </w:r>
      <w:hyperlink r:id="rId17" w:history="1">
        <w:r w:rsidRPr="007B031A">
          <w:rPr>
            <w:rStyle w:val="Hipervnculo"/>
            <w:rFonts w:cstheme="minorBidi"/>
          </w:rPr>
          <w:t>subastasfiscal@haya.es</w:t>
        </w:r>
      </w:hyperlink>
      <w:r>
        <w:rPr>
          <w:rStyle w:val="Hipervnculo"/>
          <w:rFonts w:cstheme="minorBidi"/>
        </w:rPr>
        <w:t>.</w:t>
      </w:r>
    </w:p>
    <w:p w14:paraId="61D12F89" w14:textId="77777777" w:rsidR="009C6C3E" w:rsidRPr="00767FDC" w:rsidRDefault="009537DA" w:rsidP="006612C8">
      <w:pPr>
        <w:pStyle w:val="ListaNumero1"/>
        <w:numPr>
          <w:ilvl w:val="0"/>
          <w:numId w:val="0"/>
        </w:numPr>
        <w:tabs>
          <w:tab w:val="left" w:pos="1134"/>
        </w:tabs>
        <w:spacing w:before="120"/>
        <w:ind w:left="284"/>
        <w:rPr>
          <w:b/>
          <w:u w:val="single"/>
        </w:rPr>
      </w:pPr>
      <w:r w:rsidRPr="00767FDC">
        <w:rPr>
          <w:b/>
          <w:u w:val="single"/>
        </w:rPr>
        <w:t>Analizar riesgo del inmueble:</w:t>
      </w:r>
    </w:p>
    <w:p w14:paraId="16DF4CF1" w14:textId="6ECB0B7B" w:rsidR="009537DA" w:rsidRPr="00767FDC" w:rsidRDefault="00983B5D" w:rsidP="006612C8">
      <w:pPr>
        <w:pStyle w:val="ListaNumero1"/>
        <w:numPr>
          <w:ilvl w:val="0"/>
          <w:numId w:val="0"/>
        </w:numPr>
        <w:tabs>
          <w:tab w:val="left" w:pos="1134"/>
        </w:tabs>
        <w:spacing w:before="120"/>
        <w:ind w:left="284"/>
      </w:pPr>
      <w:r w:rsidRPr="00767FDC">
        <w:t>En los casos en los que el Servicer (Gestor de Pre-entradas), previo análisis, confirmara el riesgo de sucesión empresarial en los activos, la decisión definitiva de continuar con la subasta, y por tanto con el procedimiento judicial, será tomada por parte del Cliente (Órgano de Aprobación BBVA), previa emisión del informe por parte del Servicer que remitirá al Cliente por email y anotará como observaciones en Heracles, tanto si se suspende la subasta como si no se suspende.</w:t>
      </w:r>
    </w:p>
    <w:p w14:paraId="2B734283" w14:textId="48A405E4" w:rsidR="00236A0A" w:rsidRPr="00767FDC" w:rsidRDefault="00236A0A" w:rsidP="006612C8">
      <w:pPr>
        <w:pStyle w:val="ListaNumero1"/>
        <w:numPr>
          <w:ilvl w:val="0"/>
          <w:numId w:val="0"/>
        </w:numPr>
        <w:tabs>
          <w:tab w:val="left" w:pos="1134"/>
        </w:tabs>
        <w:spacing w:before="120"/>
        <w:ind w:left="284"/>
        <w:rPr>
          <w:b/>
          <w:u w:val="single"/>
        </w:rPr>
      </w:pPr>
      <w:r w:rsidRPr="00767FDC">
        <w:rPr>
          <w:b/>
          <w:u w:val="single"/>
        </w:rPr>
        <w:t>Ratificación de la postura en subasta:</w:t>
      </w:r>
    </w:p>
    <w:p w14:paraId="114CFE94" w14:textId="08E4CDE7" w:rsidR="00483858" w:rsidRDefault="00483858" w:rsidP="009B41BD">
      <w:pPr>
        <w:pStyle w:val="ListaNumero1"/>
        <w:numPr>
          <w:ilvl w:val="0"/>
          <w:numId w:val="0"/>
        </w:numPr>
        <w:spacing w:before="120"/>
        <w:ind w:left="284"/>
      </w:pPr>
      <w:r>
        <w:t xml:space="preserve">Si el Servicer (Gestor de Pre-entradas) dispone de la documentación necesaria, </w:t>
      </w:r>
      <w:r w:rsidR="00F2138F">
        <w:t xml:space="preserve">para proceder a la ratificación </w:t>
      </w:r>
      <w:r>
        <w:t>validará que la propuesta (realizada por el propio Gestor o Agencia BBVA) cumple con los requisitos definidos por EGI BBVA.</w:t>
      </w:r>
    </w:p>
    <w:p w14:paraId="624FB7E7" w14:textId="0102F59D" w:rsidR="004F6D00" w:rsidRPr="00767FDC" w:rsidRDefault="00483858" w:rsidP="00F539C9">
      <w:pPr>
        <w:pStyle w:val="ListaNumero1"/>
        <w:numPr>
          <w:ilvl w:val="0"/>
          <w:numId w:val="0"/>
        </w:numPr>
        <w:spacing w:before="120"/>
        <w:ind w:left="426"/>
      </w:pPr>
      <w:r>
        <w:lastRenderedPageBreak/>
        <w:t xml:space="preserve">Si el Servicer (Gestor de Pre-entradas) no dispone de la </w:t>
      </w:r>
      <w:r w:rsidR="00620E4E">
        <w:t>documentación</w:t>
      </w:r>
      <w:r>
        <w:t xml:space="preserve"> necesaria,</w:t>
      </w:r>
      <w:r w:rsidR="00F539C9">
        <w:t xml:space="preserve"> </w:t>
      </w:r>
      <w:r w:rsidR="00620E4E">
        <w:t xml:space="preserve">entonces </w:t>
      </w:r>
      <w:r w:rsidR="00F539C9">
        <w:t xml:space="preserve">necesitará para proceder a la ratificación de la subasta una autorización del responsable u Órgano Sancionador BBVA correspondiente. </w:t>
      </w:r>
      <w:r w:rsidR="004A3842" w:rsidRPr="00767FDC">
        <w:t xml:space="preserve">El Cliente </w:t>
      </w:r>
      <w:r w:rsidR="00B70F25" w:rsidRPr="00767FDC">
        <w:t xml:space="preserve">Gestor/Letrado BBVA </w:t>
      </w:r>
      <w:r w:rsidR="004A3842" w:rsidRPr="00767FDC">
        <w:t>será el encargado de recabar y aportar dicha autorización.</w:t>
      </w:r>
      <w:r w:rsidR="00F539C9">
        <w:t xml:space="preserve"> A continuación, se detallan estos casos:</w:t>
      </w:r>
    </w:p>
    <w:p w14:paraId="343DACB3" w14:textId="163B54BE" w:rsidR="004F6D00" w:rsidRPr="00767FDC" w:rsidRDefault="00E86DFE" w:rsidP="005B2E97">
      <w:pPr>
        <w:pStyle w:val="ListaNumero1"/>
        <w:numPr>
          <w:ilvl w:val="0"/>
          <w:numId w:val="14"/>
        </w:numPr>
        <w:tabs>
          <w:tab w:val="left" w:pos="1134"/>
        </w:tabs>
        <w:spacing w:before="120"/>
        <w:ind w:left="851" w:hanging="284"/>
      </w:pPr>
      <w:r w:rsidRPr="00767FDC">
        <w:t>Si no se dispone de tasación actualizada en el momento de la ratificación (a efectos del presente procedimiento se</w:t>
      </w:r>
      <w:r w:rsidR="004F6D00" w:rsidRPr="00767FDC">
        <w:t xml:space="preserve"> </w:t>
      </w:r>
      <w:r w:rsidRPr="00767FDC">
        <w:t xml:space="preserve">entiende que una tasación está actualizada cuando </w:t>
      </w:r>
      <w:r w:rsidR="00DB7D95">
        <w:t xml:space="preserve">el tiempo transcurrido entre </w:t>
      </w:r>
      <w:r w:rsidRPr="00767FDC">
        <w:t xml:space="preserve">su fecha de emisión </w:t>
      </w:r>
      <w:r w:rsidR="00DB7D95">
        <w:t xml:space="preserve">y la fecha actual </w:t>
      </w:r>
      <w:r w:rsidR="008457C5">
        <w:t xml:space="preserve">no supera los </w:t>
      </w:r>
      <w:r w:rsidR="00DB7D95">
        <w:t xml:space="preserve">6 </w:t>
      </w:r>
      <w:r w:rsidR="008457C5">
        <w:t>meses)</w:t>
      </w:r>
      <w:r w:rsidRPr="00767FDC">
        <w:t>.</w:t>
      </w:r>
    </w:p>
    <w:p w14:paraId="03FAB9D7" w14:textId="77777777" w:rsidR="00F539C9" w:rsidRDefault="00E86DFE" w:rsidP="005B2E97">
      <w:pPr>
        <w:pStyle w:val="ListaNumero1"/>
        <w:numPr>
          <w:ilvl w:val="0"/>
          <w:numId w:val="14"/>
        </w:numPr>
        <w:tabs>
          <w:tab w:val="left" w:pos="1134"/>
        </w:tabs>
        <w:spacing w:before="120"/>
        <w:ind w:left="851" w:hanging="284"/>
      </w:pPr>
      <w:r w:rsidRPr="00767FDC">
        <w:t>Si no se ha localizado el inmueble.</w:t>
      </w:r>
    </w:p>
    <w:p w14:paraId="55F564C9" w14:textId="77777777" w:rsidR="00F539C9" w:rsidRDefault="00E86DFE" w:rsidP="005B2E97">
      <w:pPr>
        <w:pStyle w:val="ListaNumero1"/>
        <w:numPr>
          <w:ilvl w:val="0"/>
          <w:numId w:val="14"/>
        </w:numPr>
        <w:tabs>
          <w:tab w:val="left" w:pos="1134"/>
        </w:tabs>
        <w:spacing w:before="120"/>
        <w:ind w:left="851" w:hanging="284"/>
      </w:pPr>
      <w:r w:rsidRPr="00767FDC">
        <w:t>Si se incluyen fincas libres de cargas.</w:t>
      </w:r>
    </w:p>
    <w:p w14:paraId="1E352D8C" w14:textId="77777777" w:rsidR="00F539C9" w:rsidRDefault="00B36610" w:rsidP="00F539C9">
      <w:pPr>
        <w:pStyle w:val="ListaNumero1"/>
        <w:numPr>
          <w:ilvl w:val="0"/>
          <w:numId w:val="0"/>
        </w:numPr>
        <w:tabs>
          <w:tab w:val="left" w:pos="1134"/>
        </w:tabs>
        <w:spacing w:before="120"/>
        <w:ind w:left="426"/>
      </w:pPr>
      <w:r w:rsidRPr="00767FDC">
        <w:t xml:space="preserve">Si </w:t>
      </w:r>
      <w:r>
        <w:t xml:space="preserve">el Servicer, en función de la documentación aportada, detecta la existencia de </w:t>
      </w:r>
      <w:r w:rsidRPr="00767FDC">
        <w:t>riesgo de sucesión empresarial</w:t>
      </w:r>
      <w:r>
        <w:t xml:space="preserve">, </w:t>
      </w:r>
      <w:r w:rsidRPr="00767FDC">
        <w:t>de contaminación medioambiental o si el activo se encontrase fuera de ordenación</w:t>
      </w:r>
      <w:r>
        <w:t xml:space="preserve">, procederá a ratificar la propuesta, alertando al </w:t>
      </w:r>
      <w:r w:rsidRPr="00767FDC">
        <w:t>Cliente Gestor/Letrado BBVA</w:t>
      </w:r>
      <w:r>
        <w:t xml:space="preserve"> </w:t>
      </w:r>
      <w:r w:rsidRPr="00767FDC">
        <w:t>y Estrategia y Gestión Inmobiliaria BBVA por email</w:t>
      </w:r>
      <w:r>
        <w:t xml:space="preserve"> del riesgo detectado.</w:t>
      </w:r>
    </w:p>
    <w:p w14:paraId="687B30D0" w14:textId="79210370" w:rsidR="00B36610" w:rsidRPr="00767FDC" w:rsidRDefault="00F539C9" w:rsidP="00F539C9">
      <w:pPr>
        <w:pStyle w:val="ListaNumero1"/>
        <w:numPr>
          <w:ilvl w:val="0"/>
          <w:numId w:val="0"/>
        </w:numPr>
        <w:tabs>
          <w:tab w:val="left" w:pos="1134"/>
        </w:tabs>
        <w:spacing w:before="120"/>
        <w:ind w:left="426"/>
      </w:pPr>
      <w:r>
        <w:t>C</w:t>
      </w:r>
      <w:r w:rsidR="00D02B72">
        <w:t xml:space="preserve">uando se detecte que existe riesgo de consignación, una vez ratificada la subasta, se trasladará al </w:t>
      </w:r>
      <w:r w:rsidR="00D02B72" w:rsidRPr="00767FDC">
        <w:t>Cliente Gestor/Letrado BBVA</w:t>
      </w:r>
      <w:r w:rsidR="00D02B72">
        <w:t xml:space="preserve"> </w:t>
      </w:r>
      <w:r w:rsidR="00D02B72" w:rsidRPr="00767FDC">
        <w:t>y Estrategia y Gestión Inmobiliaria BBVA por email</w:t>
      </w:r>
      <w:r w:rsidR="00D02B72">
        <w:t xml:space="preserve"> de la contingencia.</w:t>
      </w:r>
    </w:p>
    <w:p w14:paraId="44100D39" w14:textId="2DC1AC28" w:rsidR="00B62CF8" w:rsidRPr="00767FDC" w:rsidRDefault="00A3062D" w:rsidP="006612C8">
      <w:pPr>
        <w:pStyle w:val="ListaNumero1"/>
        <w:numPr>
          <w:ilvl w:val="0"/>
          <w:numId w:val="0"/>
        </w:numPr>
        <w:spacing w:before="120"/>
        <w:ind w:left="426"/>
      </w:pPr>
      <w:r w:rsidRPr="00767FDC">
        <w:t xml:space="preserve">El Cliente deberá notificar por email al Servicer </w:t>
      </w:r>
      <w:r w:rsidR="00792B24" w:rsidRPr="00767FDC">
        <w:t xml:space="preserve">(Gestor de Pre-entradas) </w:t>
      </w:r>
      <w:r w:rsidR="006C18C2" w:rsidRPr="006B041E">
        <w:t>través del</w:t>
      </w:r>
      <w:r w:rsidR="006C18C2">
        <w:t xml:space="preserve"> </w:t>
      </w:r>
      <w:r w:rsidR="006C18C2">
        <w:rPr>
          <w:rFonts w:eastAsia="Times New Roman"/>
        </w:rPr>
        <w:t xml:space="preserve">buzón habilitado </w:t>
      </w:r>
      <w:hyperlink r:id="rId18" w:history="1">
        <w:r w:rsidR="006C18C2" w:rsidRPr="009541B2">
          <w:rPr>
            <w:rStyle w:val="Hipervnculo"/>
            <w:rFonts w:asciiTheme="minorHAnsi" w:eastAsia="Times New Roman" w:hAnsiTheme="minorHAnsi" w:cstheme="minorHAnsi"/>
          </w:rPr>
          <w:t>admision.sscc@haya.es</w:t>
        </w:r>
      </w:hyperlink>
      <w:r w:rsidR="006C18C2">
        <w:rPr>
          <w:rStyle w:val="Hipervnculo"/>
          <w:rFonts w:asciiTheme="minorHAnsi" w:eastAsia="Times New Roman" w:hAnsiTheme="minorHAnsi" w:cstheme="minorHAnsi"/>
        </w:rPr>
        <w:t>,</w:t>
      </w:r>
      <w:r w:rsidR="006C18C2" w:rsidRPr="00F539C9">
        <w:rPr>
          <w:rStyle w:val="Hipervnculo"/>
          <w:rFonts w:asciiTheme="minorHAnsi" w:eastAsia="Times New Roman" w:hAnsiTheme="minorHAnsi" w:cstheme="minorHAnsi"/>
          <w:u w:val="none"/>
        </w:rPr>
        <w:t xml:space="preserve"> </w:t>
      </w:r>
      <w:r w:rsidRPr="00767FDC">
        <w:t>l</w:t>
      </w:r>
      <w:r w:rsidR="00E86DFE" w:rsidRPr="00767FDC">
        <w:t>a toma de decisión final sobre la entrada del activo</w:t>
      </w:r>
      <w:r w:rsidRPr="00767FDC">
        <w:t xml:space="preserve"> </w:t>
      </w:r>
      <w:r w:rsidR="00D02B72">
        <w:t>con los riesgos alertados</w:t>
      </w:r>
      <w:r w:rsidR="00E86DFE" w:rsidRPr="00767FDC">
        <w:t>, considerando la ausencia de respuesta como que debe</w:t>
      </w:r>
      <w:r w:rsidR="00F765B8" w:rsidRPr="00767FDC">
        <w:t>rá</w:t>
      </w:r>
      <w:r w:rsidR="00E86DFE" w:rsidRPr="00767FDC">
        <w:t xml:space="preserve"> actua</w:t>
      </w:r>
      <w:r w:rsidR="00BB3D8E" w:rsidRPr="00767FDC">
        <w:t xml:space="preserve">r </w:t>
      </w:r>
      <w:r w:rsidR="00E86DFE" w:rsidRPr="00767FDC">
        <w:t>conforme a los criterios habituales o última sanción emitida, si el plazo expirase sin respuesta.</w:t>
      </w:r>
    </w:p>
    <w:p w14:paraId="36BD06A1" w14:textId="485ACF93" w:rsidR="00B62CF8" w:rsidRPr="00767FDC" w:rsidRDefault="00E86DFE" w:rsidP="006612C8">
      <w:pPr>
        <w:pStyle w:val="ListaNumero1"/>
        <w:numPr>
          <w:ilvl w:val="0"/>
          <w:numId w:val="0"/>
        </w:numPr>
        <w:spacing w:before="120"/>
        <w:ind w:left="426"/>
      </w:pPr>
      <w:r w:rsidRPr="00767FDC">
        <w:t>El</w:t>
      </w:r>
      <w:r w:rsidR="00EF4E0E" w:rsidRPr="00767FDC">
        <w:t xml:space="preserve"> Servicer </w:t>
      </w:r>
      <w:r w:rsidR="006456CA" w:rsidRPr="00767FDC">
        <w:t>(</w:t>
      </w:r>
      <w:r w:rsidR="00FC5D36" w:rsidRPr="00767FDC">
        <w:t>Gestor de Pre-entradas</w:t>
      </w:r>
      <w:r w:rsidR="006456CA" w:rsidRPr="00767FDC">
        <w:t xml:space="preserve">) </w:t>
      </w:r>
      <w:r w:rsidR="003D3E46">
        <w:t>ratificará la subasta en Heracles.</w:t>
      </w:r>
    </w:p>
    <w:p w14:paraId="5BD8B149" w14:textId="4D16B479" w:rsidR="00D4350B" w:rsidRPr="00767FDC" w:rsidRDefault="00D4350B" w:rsidP="006612C8">
      <w:pPr>
        <w:pStyle w:val="ListaNumero1"/>
        <w:numPr>
          <w:ilvl w:val="0"/>
          <w:numId w:val="0"/>
        </w:numPr>
        <w:tabs>
          <w:tab w:val="left" w:pos="1134"/>
        </w:tabs>
        <w:spacing w:before="120"/>
        <w:ind w:left="284"/>
        <w:rPr>
          <w:b/>
          <w:u w:val="single"/>
        </w:rPr>
      </w:pPr>
      <w:r w:rsidRPr="00767FDC">
        <w:rPr>
          <w:b/>
          <w:u w:val="single"/>
        </w:rPr>
        <w:t>Inmuebles adjudicados fuera del circuito:</w:t>
      </w:r>
    </w:p>
    <w:p w14:paraId="3441F496" w14:textId="5162147B" w:rsidR="00D4350B" w:rsidRPr="00767FDC" w:rsidRDefault="003D5AC2" w:rsidP="006612C8">
      <w:pPr>
        <w:pStyle w:val="ListaNumero1"/>
        <w:numPr>
          <w:ilvl w:val="0"/>
          <w:numId w:val="0"/>
        </w:numPr>
        <w:spacing w:before="120"/>
        <w:ind w:left="426"/>
      </w:pPr>
      <w:r w:rsidRPr="00767FDC">
        <w:t xml:space="preserve">Si </w:t>
      </w:r>
      <w:r w:rsidR="00D4350B" w:rsidRPr="00767FDC">
        <w:t xml:space="preserve">el Servicer </w:t>
      </w:r>
      <w:r w:rsidR="006D6164" w:rsidRPr="00767FDC">
        <w:t xml:space="preserve">(Gestor de </w:t>
      </w:r>
      <w:r w:rsidR="00035E99">
        <w:t>Pre-entradas</w:t>
      </w:r>
      <w:r w:rsidR="006D6164" w:rsidRPr="00767FDC">
        <w:t xml:space="preserve">) </w:t>
      </w:r>
      <w:r w:rsidR="00D4350B" w:rsidRPr="00767FDC">
        <w:t>recib</w:t>
      </w:r>
      <w:r w:rsidRPr="00767FDC">
        <w:t>iera</w:t>
      </w:r>
      <w:r w:rsidR="00D4350B" w:rsidRPr="00767FDC">
        <w:t xml:space="preserve"> comunicaciones de inmuebles adjudicados que no han seguido el circuito establecido, procede</w:t>
      </w:r>
      <w:r w:rsidRPr="00767FDC">
        <w:t>rá</w:t>
      </w:r>
      <w:r w:rsidR="00D4350B" w:rsidRPr="00767FDC">
        <w:t xml:space="preserve"> de la siguiente manera:</w:t>
      </w:r>
    </w:p>
    <w:p w14:paraId="12895C59" w14:textId="77777777" w:rsidR="003D5AC2" w:rsidRPr="00767FDC" w:rsidRDefault="00D4350B" w:rsidP="005B2E97">
      <w:pPr>
        <w:pStyle w:val="ListaNumero1"/>
        <w:numPr>
          <w:ilvl w:val="0"/>
          <w:numId w:val="14"/>
        </w:numPr>
        <w:tabs>
          <w:tab w:val="left" w:pos="1134"/>
        </w:tabs>
        <w:spacing w:before="120"/>
        <w:ind w:left="851" w:hanging="284"/>
      </w:pPr>
      <w:r w:rsidRPr="00767FDC">
        <w:t>Solicita</w:t>
      </w:r>
      <w:r w:rsidR="003D5AC2" w:rsidRPr="00767FDC">
        <w:t>r</w:t>
      </w:r>
      <w:r w:rsidRPr="00767FDC">
        <w:t xml:space="preserve"> a quien comunica esta adjudicación que aporte la documentación necesaria</w:t>
      </w:r>
      <w:r w:rsidR="003D5AC2" w:rsidRPr="00767FDC">
        <w:t>.</w:t>
      </w:r>
    </w:p>
    <w:p w14:paraId="7E414D4B" w14:textId="2D2836F2" w:rsidR="00D4350B" w:rsidRDefault="00D4350B" w:rsidP="005B2E97">
      <w:pPr>
        <w:pStyle w:val="ListaNumero1"/>
        <w:numPr>
          <w:ilvl w:val="0"/>
          <w:numId w:val="14"/>
        </w:numPr>
        <w:tabs>
          <w:tab w:val="left" w:pos="1134"/>
        </w:tabs>
        <w:spacing w:before="120"/>
        <w:ind w:left="851" w:hanging="284"/>
      </w:pPr>
      <w:r w:rsidRPr="00767FDC">
        <w:t>Comunica</w:t>
      </w:r>
      <w:r w:rsidR="003D5AC2" w:rsidRPr="00767FDC">
        <w:t>r</w:t>
      </w:r>
      <w:r w:rsidRPr="00767FDC">
        <w:t xml:space="preserve"> a</w:t>
      </w:r>
      <w:r w:rsidR="003D5AC2" w:rsidRPr="00767FDC">
        <w:t xml:space="preserve">l Cliente </w:t>
      </w:r>
      <w:r w:rsidRPr="00767FDC">
        <w:t>el incumplimiento del procedimiento</w:t>
      </w:r>
      <w:r w:rsidR="003D5AC2" w:rsidRPr="00767FDC">
        <w:t xml:space="preserve"> y solicitar autorización para que se proceda al alta del activo.</w:t>
      </w:r>
    </w:p>
    <w:p w14:paraId="7AD0A665" w14:textId="50AA521A" w:rsidR="00920FE2" w:rsidRPr="00767FDC" w:rsidRDefault="00920FE2" w:rsidP="005B2E97">
      <w:pPr>
        <w:pStyle w:val="ListaNumero1"/>
        <w:numPr>
          <w:ilvl w:val="0"/>
          <w:numId w:val="14"/>
        </w:numPr>
        <w:tabs>
          <w:tab w:val="left" w:pos="1134"/>
        </w:tabs>
        <w:spacing w:before="120"/>
        <w:ind w:left="851" w:hanging="284"/>
      </w:pPr>
      <w:r>
        <w:t>Posteriormente se regularizará por la herramienta</w:t>
      </w:r>
      <w:r w:rsidR="00EE63E7">
        <w:t xml:space="preserve"> Heracles con la documentación necesaria (ratificación subasta, actas, etc.).</w:t>
      </w:r>
    </w:p>
    <w:p w14:paraId="658D3F4F" w14:textId="6B92E562" w:rsidR="00DD6226" w:rsidRDefault="00DD6226" w:rsidP="005B2E97">
      <w:pPr>
        <w:pStyle w:val="ListaLetra1"/>
        <w:numPr>
          <w:ilvl w:val="0"/>
          <w:numId w:val="13"/>
        </w:numPr>
        <w:tabs>
          <w:tab w:val="left" w:pos="1134"/>
        </w:tabs>
        <w:spacing w:before="120"/>
        <w:ind w:left="284" w:hanging="284"/>
        <w:outlineLvl w:val="1"/>
      </w:pPr>
      <w:bookmarkStart w:id="17" w:name="_Toc57795821"/>
      <w:r>
        <w:t>Alta de activo en los sistemas HRE</w:t>
      </w:r>
      <w:bookmarkEnd w:id="17"/>
    </w:p>
    <w:p w14:paraId="30AB5F78" w14:textId="424D7CD6" w:rsidR="00CA05EF" w:rsidRDefault="006C67F4" w:rsidP="006612C8">
      <w:pPr>
        <w:pStyle w:val="ListaNumero1"/>
        <w:numPr>
          <w:ilvl w:val="0"/>
          <w:numId w:val="0"/>
        </w:numPr>
        <w:tabs>
          <w:tab w:val="left" w:pos="1134"/>
        </w:tabs>
        <w:spacing w:before="120"/>
        <w:ind w:left="284"/>
      </w:pPr>
      <w:r w:rsidRPr="00E76474">
        <w:t xml:space="preserve">El proceso comienza con </w:t>
      </w:r>
      <w:r w:rsidR="006A1D81">
        <w:t xml:space="preserve">el </w:t>
      </w:r>
      <w:r w:rsidR="006A1D81" w:rsidRPr="00327EB7">
        <w:t xml:space="preserve">alta del </w:t>
      </w:r>
      <w:r w:rsidR="00327EB7" w:rsidRPr="00327EB7">
        <w:t>inmueble</w:t>
      </w:r>
      <w:r w:rsidR="006A1D81" w:rsidRPr="00327EB7">
        <w:t xml:space="preserve"> en los Sistemas </w:t>
      </w:r>
      <w:r w:rsidR="00327EB7" w:rsidRPr="00327EB7">
        <w:t xml:space="preserve">HRE </w:t>
      </w:r>
      <w:r w:rsidR="00AC3CBE">
        <w:t xml:space="preserve">que </w:t>
      </w:r>
      <w:r w:rsidR="002E4E91" w:rsidRPr="00E76474">
        <w:t xml:space="preserve">varía en función del </w:t>
      </w:r>
      <w:r w:rsidR="002D7174" w:rsidRPr="00E76474">
        <w:t>origen del REO</w:t>
      </w:r>
      <w:r w:rsidR="00327EB7">
        <w:t>.</w:t>
      </w:r>
    </w:p>
    <w:p w14:paraId="621CB22A" w14:textId="77777777" w:rsidR="00EB4672" w:rsidRPr="00173EC2" w:rsidRDefault="00EB4672" w:rsidP="006612C8">
      <w:pPr>
        <w:pStyle w:val="ListaNumero1"/>
        <w:numPr>
          <w:ilvl w:val="0"/>
          <w:numId w:val="0"/>
        </w:numPr>
        <w:tabs>
          <w:tab w:val="left" w:pos="1134"/>
        </w:tabs>
        <w:spacing w:before="120"/>
        <w:ind w:left="284"/>
        <w:rPr>
          <w:b/>
          <w:u w:val="single"/>
        </w:rPr>
      </w:pPr>
      <w:r w:rsidRPr="00173EC2">
        <w:rPr>
          <w:b/>
          <w:u w:val="single"/>
        </w:rPr>
        <w:t>Altas automáticas:</w:t>
      </w:r>
    </w:p>
    <w:p w14:paraId="01EBF012" w14:textId="1B87A17B" w:rsidR="00EB4672" w:rsidRDefault="00EB4672" w:rsidP="006612C8">
      <w:pPr>
        <w:pStyle w:val="ListaNumero1"/>
        <w:numPr>
          <w:ilvl w:val="0"/>
          <w:numId w:val="0"/>
        </w:numPr>
        <w:spacing w:before="120"/>
        <w:ind w:left="426"/>
      </w:pPr>
      <w:r>
        <w:t xml:space="preserve">Para proceder al alta automática, </w:t>
      </w:r>
      <w:r w:rsidR="00D56C29">
        <w:t xml:space="preserve">el Cliente </w:t>
      </w:r>
      <w:r w:rsidRPr="004734C5">
        <w:t>informa</w:t>
      </w:r>
      <w:r>
        <w:t xml:space="preserve"> en su herramienta recuperatoria los diferentes hitos que marcan la entrada en la gestión del </w:t>
      </w:r>
      <w:r w:rsidR="0027490E">
        <w:t>S</w:t>
      </w:r>
      <w:r>
        <w:t xml:space="preserve">ervicer, además anexa la documentación soporte de dicha información. Dependiendo del tipo de entrada, los datos a informar por </w:t>
      </w:r>
      <w:r w:rsidR="00D56C29">
        <w:t xml:space="preserve">el Cliente </w:t>
      </w:r>
      <w:r>
        <w:t>son:</w:t>
      </w:r>
    </w:p>
    <w:p w14:paraId="798C9C65" w14:textId="3F6AA504" w:rsidR="00EB4672" w:rsidRPr="00147A0E" w:rsidRDefault="00EB4672" w:rsidP="005B2E97">
      <w:pPr>
        <w:pStyle w:val="ListaNumero1"/>
        <w:numPr>
          <w:ilvl w:val="0"/>
          <w:numId w:val="14"/>
        </w:numPr>
        <w:tabs>
          <w:tab w:val="left" w:pos="1134"/>
        </w:tabs>
        <w:spacing w:before="120"/>
        <w:ind w:left="851" w:hanging="284"/>
      </w:pPr>
      <w:r w:rsidRPr="00E76474">
        <w:rPr>
          <w:u w:val="single"/>
        </w:rPr>
        <w:t>Adjudicación</w:t>
      </w:r>
      <w:r w:rsidRPr="00147A0E">
        <w:t>:</w:t>
      </w:r>
      <w:r>
        <w:t xml:space="preserve"> Anexar el d</w:t>
      </w:r>
      <w:r w:rsidRPr="00147A0E">
        <w:t xml:space="preserve">ecreto </w:t>
      </w:r>
      <w:r>
        <w:t>de Adjudicación e informar su fecha en el sistema</w:t>
      </w:r>
      <w:r w:rsidR="00A15EBD">
        <w:t>.</w:t>
      </w:r>
      <w:r>
        <w:t xml:space="preserve"> </w:t>
      </w:r>
    </w:p>
    <w:p w14:paraId="2258BF50" w14:textId="59C31B68" w:rsidR="00EB4672" w:rsidRPr="00A15EBD" w:rsidRDefault="00EB4672" w:rsidP="005B2E97">
      <w:pPr>
        <w:pStyle w:val="ListaNumero1"/>
        <w:numPr>
          <w:ilvl w:val="0"/>
          <w:numId w:val="14"/>
        </w:numPr>
        <w:tabs>
          <w:tab w:val="left" w:pos="1134"/>
        </w:tabs>
        <w:spacing w:before="120"/>
        <w:ind w:left="851" w:hanging="284"/>
        <w:rPr>
          <w:u w:val="single"/>
        </w:rPr>
      </w:pPr>
      <w:r w:rsidRPr="00147A0E">
        <w:rPr>
          <w:u w:val="single"/>
        </w:rPr>
        <w:t>Dación</w:t>
      </w:r>
      <w:r>
        <w:rPr>
          <w:u w:val="single"/>
        </w:rPr>
        <w:t>/Compra</w:t>
      </w:r>
      <w:r w:rsidRPr="00147A0E">
        <w:t>:</w:t>
      </w:r>
      <w:r>
        <w:t xml:space="preserve"> Rellenar la fecha de firma de la operación y adjuntar la escritura de la dación o compra. </w:t>
      </w:r>
      <w:r w:rsidRPr="00DD49BC">
        <w:t xml:space="preserve">Si la operación </w:t>
      </w:r>
      <w:r>
        <w:t xml:space="preserve">se ha firmado </w:t>
      </w:r>
      <w:r w:rsidRPr="00DD49BC">
        <w:t xml:space="preserve">por un mandatario verbal, deberá ser ratificada por un apoderado del Banco </w:t>
      </w:r>
      <w:r>
        <w:t>y tanto la fecha de ratificación como la escritura ratificada deberán subirse al sistema recuperatorio de BBVA.</w:t>
      </w:r>
    </w:p>
    <w:p w14:paraId="2CFF3C60" w14:textId="3D98BB58" w:rsidR="003F49DB" w:rsidRPr="000C4A09" w:rsidRDefault="003F49DB" w:rsidP="005B2E97">
      <w:pPr>
        <w:pStyle w:val="ListaNumero1"/>
        <w:numPr>
          <w:ilvl w:val="0"/>
          <w:numId w:val="14"/>
        </w:numPr>
        <w:tabs>
          <w:tab w:val="left" w:pos="1134"/>
        </w:tabs>
        <w:spacing w:before="120"/>
        <w:ind w:left="851" w:hanging="284"/>
        <w:rPr>
          <w:u w:val="single"/>
        </w:rPr>
      </w:pPr>
      <w:r>
        <w:rPr>
          <w:u w:val="single"/>
        </w:rPr>
        <w:t>Concurso para entidades especializadas:</w:t>
      </w:r>
      <w:r w:rsidRPr="0048229B">
        <w:t xml:space="preserve"> Anexar escritura de compra</w:t>
      </w:r>
      <w:r>
        <w:t>venta</w:t>
      </w:r>
      <w:r w:rsidRPr="0048229B">
        <w:t xml:space="preserve"> o </w:t>
      </w:r>
      <w:r>
        <w:t xml:space="preserve">escritura de </w:t>
      </w:r>
      <w:r w:rsidRPr="0048229B">
        <w:t>dación</w:t>
      </w:r>
      <w:r>
        <w:t>.</w:t>
      </w:r>
    </w:p>
    <w:p w14:paraId="27580420" w14:textId="77777777" w:rsidR="000C4A09" w:rsidRPr="003F49DB" w:rsidRDefault="000C4A09" w:rsidP="000C4A09">
      <w:pPr>
        <w:pStyle w:val="ListaNumero1"/>
        <w:numPr>
          <w:ilvl w:val="0"/>
          <w:numId w:val="0"/>
        </w:numPr>
        <w:tabs>
          <w:tab w:val="left" w:pos="1134"/>
        </w:tabs>
        <w:spacing w:before="120"/>
        <w:ind w:left="851"/>
        <w:rPr>
          <w:u w:val="single"/>
        </w:rPr>
      </w:pPr>
    </w:p>
    <w:p w14:paraId="65310C89" w14:textId="77777777" w:rsidR="000C4A09" w:rsidRDefault="00EB4672" w:rsidP="006612C8">
      <w:pPr>
        <w:pStyle w:val="ListaNumero1"/>
        <w:numPr>
          <w:ilvl w:val="0"/>
          <w:numId w:val="0"/>
        </w:numPr>
        <w:tabs>
          <w:tab w:val="left" w:pos="1134"/>
        </w:tabs>
        <w:spacing w:before="120"/>
        <w:ind w:left="426"/>
      </w:pPr>
      <w:r w:rsidRPr="00327EB7">
        <w:t xml:space="preserve"> </w:t>
      </w:r>
      <w:r w:rsidR="00963EE2">
        <w:t xml:space="preserve">De forma automática </w:t>
      </w:r>
      <w:r w:rsidRPr="00327EB7">
        <w:t>vuelca los inmuebles con</w:t>
      </w:r>
      <w:r>
        <w:t>tenidos en esas operaciones a los</w:t>
      </w:r>
      <w:r w:rsidRPr="00327EB7">
        <w:t xml:space="preserve"> sistemas HRE.</w:t>
      </w:r>
      <w:r>
        <w:t xml:space="preserve"> </w:t>
      </w:r>
      <w:r w:rsidR="009E5033">
        <w:t>T</w:t>
      </w:r>
      <w:r>
        <w:t>ambién se vuelca automáticamente</w:t>
      </w:r>
      <w:r w:rsidR="00F45C28">
        <w:t xml:space="preserve"> (según tipo de entrada) </w:t>
      </w:r>
      <w:r w:rsidR="00D56C29">
        <w:t xml:space="preserve">la </w:t>
      </w:r>
      <w:r>
        <w:t xml:space="preserve">documentación </w:t>
      </w:r>
      <w:r w:rsidR="009E5033">
        <w:t xml:space="preserve">disponible </w:t>
      </w:r>
      <w:r w:rsidR="0027490E">
        <w:t>asociada a</w:t>
      </w:r>
      <w:r w:rsidR="009E5033">
        <w:t xml:space="preserve"> </w:t>
      </w:r>
      <w:r>
        <w:t>dichas operaciones</w:t>
      </w:r>
      <w:r w:rsidR="00AC3CBE">
        <w:t>.</w:t>
      </w:r>
    </w:p>
    <w:p w14:paraId="0836D947" w14:textId="04EF4121" w:rsidR="000C4A09" w:rsidRDefault="000C4A09" w:rsidP="000C4A09">
      <w:pPr>
        <w:pStyle w:val="ListaNumero1"/>
        <w:numPr>
          <w:ilvl w:val="0"/>
          <w:numId w:val="0"/>
        </w:numPr>
        <w:tabs>
          <w:tab w:val="left" w:pos="1134"/>
        </w:tabs>
        <w:spacing w:before="120"/>
        <w:ind w:left="426"/>
      </w:pPr>
      <w:r w:rsidRPr="008B4E0C">
        <w:lastRenderedPageBreak/>
        <w:t>A continuación, se detalla el circuito a seguir en el caso de que se produjera algún error en el envío de la información entre los sistemas</w:t>
      </w:r>
      <w:r w:rsidR="00EE06FC">
        <w:t>:</w:t>
      </w:r>
    </w:p>
    <w:p w14:paraId="69A254BF" w14:textId="2A37B8E3" w:rsidR="00EE06FC" w:rsidRPr="008B4E0C" w:rsidRDefault="00EE06FC" w:rsidP="000C4A09">
      <w:pPr>
        <w:pStyle w:val="ListaNumero1"/>
        <w:numPr>
          <w:ilvl w:val="0"/>
          <w:numId w:val="0"/>
        </w:numPr>
        <w:tabs>
          <w:tab w:val="left" w:pos="1134"/>
        </w:tabs>
        <w:spacing w:before="120"/>
        <w:ind w:left="426"/>
      </w:pPr>
      <w:r w:rsidRPr="00EE06FC">
        <w:t xml:space="preserve">En caso de existir incidencias en el volcado de datos para el alta automática, el área de IT del </w:t>
      </w:r>
      <w:proofErr w:type="spellStart"/>
      <w:r w:rsidRPr="00EE06FC">
        <w:t>Servicer</w:t>
      </w:r>
      <w:proofErr w:type="spellEnd"/>
      <w:r w:rsidRPr="00EE06FC">
        <w:t xml:space="preserve"> realizará las siguientes comprobaciones</w:t>
      </w:r>
      <w:r>
        <w:t>:</w:t>
      </w:r>
    </w:p>
    <w:p w14:paraId="3B3A369C" w14:textId="6D945E08" w:rsidR="000C4A09" w:rsidRPr="008B4E0C" w:rsidRDefault="00EE06FC" w:rsidP="000C4A09">
      <w:pPr>
        <w:pStyle w:val="ListaNumero1"/>
        <w:numPr>
          <w:ilvl w:val="0"/>
          <w:numId w:val="14"/>
        </w:numPr>
        <w:tabs>
          <w:tab w:val="left" w:pos="1134"/>
        </w:tabs>
        <w:spacing w:before="120"/>
        <w:ind w:left="851" w:hanging="284"/>
        <w:rPr>
          <w:rFonts w:eastAsia="Times New Roman"/>
        </w:rPr>
      </w:pPr>
      <w:r>
        <w:t>E</w:t>
      </w:r>
      <w:r w:rsidR="000C4A09" w:rsidRPr="008B4E0C">
        <w:rPr>
          <w:rFonts w:eastAsia="Times New Roman"/>
        </w:rPr>
        <w:t xml:space="preserve">n el proceso de carga a </w:t>
      </w:r>
      <w:proofErr w:type="spellStart"/>
      <w:r w:rsidR="000C4A09" w:rsidRPr="008B4E0C">
        <w:rPr>
          <w:rFonts w:eastAsia="Times New Roman"/>
        </w:rPr>
        <w:t>Recovery</w:t>
      </w:r>
      <w:proofErr w:type="spellEnd"/>
      <w:r w:rsidR="000C4A09" w:rsidRPr="008B4E0C">
        <w:rPr>
          <w:rFonts w:eastAsia="Times New Roman"/>
        </w:rPr>
        <w:t xml:space="preserve"> a partir de los ficheros de agujas que se reciben de BBVA, existen una serie de controles, tanto a nivel de datos como a nivel de documentación. De este fichero se generarán dos ficheros con los diferentes errores:</w:t>
      </w:r>
    </w:p>
    <w:p w14:paraId="434DD2E4" w14:textId="77777777" w:rsidR="000C4A09" w:rsidRPr="008B4E0C" w:rsidRDefault="000C4A09" w:rsidP="000C4A09">
      <w:pPr>
        <w:pStyle w:val="Prrafodelista"/>
        <w:numPr>
          <w:ilvl w:val="0"/>
          <w:numId w:val="17"/>
        </w:numPr>
        <w:spacing w:before="120"/>
        <w:ind w:left="1296"/>
        <w:rPr>
          <w:rFonts w:eastAsia="Times New Roman"/>
        </w:rPr>
      </w:pPr>
      <w:r w:rsidRPr="008B4E0C">
        <w:rPr>
          <w:rFonts w:eastAsia="Times New Roman"/>
        </w:rPr>
        <w:t>Errores de carga de RCV - ERRORES_HERACLES-</w:t>
      </w:r>
      <w:proofErr w:type="spellStart"/>
      <w:proofErr w:type="gramStart"/>
      <w:r w:rsidRPr="008B4E0C">
        <w:rPr>
          <w:rFonts w:eastAsia="Times New Roman"/>
        </w:rPr>
        <w:t>yyyymmdd.INTEDOC</w:t>
      </w:r>
      <w:proofErr w:type="spellEnd"/>
      <w:proofErr w:type="gramEnd"/>
      <w:r w:rsidRPr="008B4E0C">
        <w:rPr>
          <w:rFonts w:eastAsia="Times New Roman"/>
        </w:rPr>
        <w:t xml:space="preserve">: fichero que saldrá de </w:t>
      </w:r>
      <w:proofErr w:type="spellStart"/>
      <w:r w:rsidRPr="008B4E0C">
        <w:rPr>
          <w:rFonts w:eastAsia="Times New Roman"/>
        </w:rPr>
        <w:t>Recovery</w:t>
      </w:r>
      <w:proofErr w:type="spellEnd"/>
      <w:r w:rsidRPr="008B4E0C">
        <w:rPr>
          <w:rFonts w:eastAsia="Times New Roman"/>
        </w:rPr>
        <w:t xml:space="preserve"> y contendrá dos tipos de errores diferentes, los bloqueantes, que hacen que no se cargue/actualice el procedimiento/proceso o los </w:t>
      </w:r>
      <w:proofErr w:type="spellStart"/>
      <w:r w:rsidRPr="008B4E0C">
        <w:rPr>
          <w:rFonts w:eastAsia="Times New Roman"/>
        </w:rPr>
        <w:t>warning</w:t>
      </w:r>
      <w:proofErr w:type="spellEnd"/>
      <w:r w:rsidRPr="008B4E0C">
        <w:rPr>
          <w:rFonts w:eastAsia="Times New Roman"/>
        </w:rPr>
        <w:t>, que no son bloqueantes.</w:t>
      </w:r>
    </w:p>
    <w:p w14:paraId="1BA054F7" w14:textId="77777777" w:rsidR="000C4A09" w:rsidRPr="008B4E0C" w:rsidRDefault="000C4A09" w:rsidP="000C4A09">
      <w:pPr>
        <w:pStyle w:val="Prrafodelista"/>
        <w:numPr>
          <w:ilvl w:val="0"/>
          <w:numId w:val="17"/>
        </w:numPr>
        <w:spacing w:before="120"/>
        <w:ind w:left="1296"/>
        <w:rPr>
          <w:rFonts w:eastAsia="Times New Roman"/>
        </w:rPr>
      </w:pPr>
      <w:r w:rsidRPr="008B4E0C">
        <w:rPr>
          <w:rFonts w:eastAsia="Times New Roman"/>
        </w:rPr>
        <w:t>Documentos - LOG_DOCUMENTOS_HERACLES_N-AAAAMMDD.INTEDOC: fichero que saldrá del gestor documental.</w:t>
      </w:r>
    </w:p>
    <w:p w14:paraId="1AF5E64A" w14:textId="7FED9D3B" w:rsidR="00EB4672" w:rsidRPr="00E541F4" w:rsidRDefault="000C4A09" w:rsidP="00833AF8">
      <w:pPr>
        <w:pStyle w:val="ListaNumero1"/>
        <w:numPr>
          <w:ilvl w:val="0"/>
          <w:numId w:val="0"/>
        </w:numPr>
        <w:tabs>
          <w:tab w:val="left" w:pos="1134"/>
        </w:tabs>
        <w:spacing w:before="120"/>
        <w:ind w:left="851"/>
        <w:rPr>
          <w:rFonts w:eastAsia="Times New Roman"/>
        </w:rPr>
      </w:pPr>
      <w:r w:rsidRPr="008B4E0C">
        <w:rPr>
          <w:rFonts w:eastAsia="Times New Roman"/>
        </w:rPr>
        <w:t xml:space="preserve">Ambos ficheros se compartirán con BBVA en el siguiente servidor: </w:t>
      </w:r>
      <w:hyperlink r:id="rId19" w:tgtFrame="_blank" w:history="1">
        <w:r w:rsidRPr="008B4E0C">
          <w:rPr>
            <w:rStyle w:val="Hipervnculo"/>
            <w:rFonts w:eastAsia="Times New Roman"/>
          </w:rPr>
          <w:t>intercambio.haya.es</w:t>
        </w:r>
      </w:hyperlink>
      <w:r w:rsidRPr="008B4E0C">
        <w:rPr>
          <w:rFonts w:eastAsia="Times New Roman"/>
        </w:rPr>
        <w:t xml:space="preserve"> (195.55.65.155), Carpeta: Archivos/</w:t>
      </w:r>
      <w:proofErr w:type="spellStart"/>
      <w:r w:rsidRPr="008B4E0C">
        <w:rPr>
          <w:rFonts w:eastAsia="Times New Roman"/>
        </w:rPr>
        <w:t>Haya_to_BBVA</w:t>
      </w:r>
      <w:proofErr w:type="spellEnd"/>
      <w:r w:rsidRPr="008B4E0C">
        <w:rPr>
          <w:rFonts w:eastAsia="Times New Roman"/>
        </w:rPr>
        <w:t>.</w:t>
      </w:r>
    </w:p>
    <w:p w14:paraId="01D800C6" w14:textId="7C1D0BED" w:rsidR="00E541F4" w:rsidRPr="00E541F4" w:rsidRDefault="00E541F4" w:rsidP="00E541F4">
      <w:pPr>
        <w:pStyle w:val="ListaNumero1"/>
        <w:numPr>
          <w:ilvl w:val="0"/>
          <w:numId w:val="0"/>
        </w:numPr>
        <w:tabs>
          <w:tab w:val="left" w:pos="1134"/>
        </w:tabs>
        <w:spacing w:before="120"/>
        <w:ind w:left="426"/>
      </w:pPr>
      <w:r w:rsidRPr="00E541F4">
        <w:t>Si se trata</w:t>
      </w:r>
      <w:r>
        <w:t>rá</w:t>
      </w:r>
      <w:r w:rsidRPr="00E541F4">
        <w:t xml:space="preserve"> de incidencias técnicas, </w:t>
      </w:r>
      <w:r>
        <w:t xml:space="preserve">estas </w:t>
      </w:r>
      <w:r w:rsidRPr="00E541F4">
        <w:t xml:space="preserve">se resolverán entre el área de Herramientas Heracles BBVA y el área de sistemas del </w:t>
      </w:r>
      <w:proofErr w:type="spellStart"/>
      <w:r w:rsidRPr="00E541F4">
        <w:t>Servicer</w:t>
      </w:r>
      <w:proofErr w:type="spellEnd"/>
      <w:r>
        <w:t>.</w:t>
      </w:r>
    </w:p>
    <w:p w14:paraId="66906DC9" w14:textId="7E8450E3" w:rsidR="00EB4672" w:rsidRPr="008B636B" w:rsidRDefault="00EB4672" w:rsidP="006612C8">
      <w:pPr>
        <w:pStyle w:val="ListaNumero1"/>
        <w:numPr>
          <w:ilvl w:val="0"/>
          <w:numId w:val="0"/>
        </w:numPr>
        <w:tabs>
          <w:tab w:val="left" w:pos="1134"/>
        </w:tabs>
        <w:spacing w:before="120"/>
        <w:ind w:left="426"/>
        <w:rPr>
          <w:color w:val="FF0000"/>
        </w:rPr>
      </w:pPr>
      <w:r>
        <w:t xml:space="preserve">Una vez </w:t>
      </w:r>
      <w:r w:rsidR="00F45C28">
        <w:t xml:space="preserve">dados de alta </w:t>
      </w:r>
      <w:r>
        <w:t>los inmuebles en sistemas HRE, e</w:t>
      </w:r>
      <w:r w:rsidRPr="00DD49BC">
        <w:t>l equipo</w:t>
      </w:r>
      <w:r>
        <w:t xml:space="preserve"> </w:t>
      </w:r>
      <w:r w:rsidRPr="00DD49BC">
        <w:t>REAM Admisión HRE revisa los datos del inmueble y la documentación recibida</w:t>
      </w:r>
      <w:r>
        <w:t>,</w:t>
      </w:r>
      <w:r w:rsidRPr="00DD49BC">
        <w:t xml:space="preserve"> confirmando el alta </w:t>
      </w:r>
      <w:r w:rsidR="00AC3CBE">
        <w:t xml:space="preserve">del activo </w:t>
      </w:r>
      <w:r w:rsidRPr="00DD49BC">
        <w:t>si todo es correcto</w:t>
      </w:r>
      <w:r>
        <w:t xml:space="preserve">.  </w:t>
      </w:r>
      <w:r w:rsidRPr="008C68E3">
        <w:t xml:space="preserve">En caso de ser necesaria </w:t>
      </w:r>
      <w:r w:rsidRPr="008C68E3">
        <w:rPr>
          <w:color w:val="000000" w:themeColor="text1"/>
        </w:rPr>
        <w:t>documentación adicional a la disponible en el sistema</w:t>
      </w:r>
      <w:r w:rsidR="00BF734C" w:rsidRPr="008C68E3">
        <w:rPr>
          <w:color w:val="000000" w:themeColor="text1"/>
        </w:rPr>
        <w:t xml:space="preserve"> </w:t>
      </w:r>
      <w:r w:rsidRPr="00805E9E">
        <w:rPr>
          <w:color w:val="000000" w:themeColor="text1"/>
        </w:rPr>
        <w:t>el equipo REAM Admisión</w:t>
      </w:r>
      <w:r w:rsidR="00AC3CBE">
        <w:rPr>
          <w:color w:val="000000" w:themeColor="text1"/>
        </w:rPr>
        <w:t xml:space="preserve"> HRE</w:t>
      </w:r>
      <w:r w:rsidRPr="00805E9E">
        <w:rPr>
          <w:color w:val="000000" w:themeColor="text1"/>
        </w:rPr>
        <w:t xml:space="preserve"> la solicita vía correo </w:t>
      </w:r>
      <w:r w:rsidRPr="00054E32">
        <w:rPr>
          <w:color w:val="000000" w:themeColor="text1"/>
        </w:rPr>
        <w:t>al área Gestor judicial</w:t>
      </w:r>
      <w:r w:rsidR="004E7943">
        <w:rPr>
          <w:color w:val="000000" w:themeColor="text1"/>
        </w:rPr>
        <w:t xml:space="preserve"> o agencia externa</w:t>
      </w:r>
      <w:r w:rsidR="00054E32">
        <w:rPr>
          <w:color w:val="000000" w:themeColor="text1"/>
        </w:rPr>
        <w:t xml:space="preserve"> </w:t>
      </w:r>
      <w:r w:rsidRPr="00805E9E">
        <w:rPr>
          <w:color w:val="000000" w:themeColor="text1"/>
        </w:rPr>
        <w:t>asignado al proced</w:t>
      </w:r>
      <w:r>
        <w:t>imiento en el sistema (BBVA)</w:t>
      </w:r>
      <w:r w:rsidR="0081634C">
        <w:t xml:space="preserve"> </w:t>
      </w:r>
      <w:r>
        <w:t xml:space="preserve">con copia a </w:t>
      </w:r>
      <w:r w:rsidR="0081634C">
        <w:t>EGI</w:t>
      </w:r>
      <w:r>
        <w:t xml:space="preserve"> BBVA</w:t>
      </w:r>
      <w:r w:rsidR="00F45C28">
        <w:t xml:space="preserve"> </w:t>
      </w:r>
      <w:r w:rsidR="00F45C28" w:rsidRPr="000B6131">
        <w:rPr>
          <w:color w:val="0070C0"/>
          <w:u w:val="single"/>
        </w:rPr>
        <w:t>egi.entradas@bbva.com</w:t>
      </w:r>
    </w:p>
    <w:p w14:paraId="6A976FAD" w14:textId="538A6653" w:rsidR="0043600D" w:rsidRDefault="0043600D" w:rsidP="006612C8">
      <w:pPr>
        <w:pStyle w:val="ListaNumero1"/>
        <w:numPr>
          <w:ilvl w:val="0"/>
          <w:numId w:val="0"/>
        </w:numPr>
        <w:tabs>
          <w:tab w:val="left" w:pos="1134"/>
        </w:tabs>
        <w:spacing w:before="120"/>
        <w:ind w:left="426"/>
      </w:pPr>
      <w:r w:rsidRPr="00AC3CBE">
        <w:t>La documentación obligatoria para confirmar el alta es la siguiente</w:t>
      </w:r>
      <w:r w:rsidR="0080371C">
        <w:t xml:space="preserve"> (documentos que llegan a través de Heracles</w:t>
      </w:r>
      <w:r w:rsidR="00D94F77">
        <w:t>, se adjunta como Anexo 2 archivo Excel con los documentos que son obligatorios en Heracles</w:t>
      </w:r>
      <w:r w:rsidR="0080371C">
        <w:t>)</w:t>
      </w:r>
      <w:r w:rsidRPr="00AC3CBE">
        <w:t>:</w:t>
      </w:r>
    </w:p>
    <w:p w14:paraId="4EA43928" w14:textId="540AD910" w:rsidR="0043600D" w:rsidRDefault="00BF734C" w:rsidP="005B2E97">
      <w:pPr>
        <w:pStyle w:val="ListaNumero1"/>
        <w:numPr>
          <w:ilvl w:val="0"/>
          <w:numId w:val="14"/>
        </w:numPr>
        <w:tabs>
          <w:tab w:val="left" w:pos="1134"/>
        </w:tabs>
        <w:spacing w:before="120"/>
        <w:ind w:left="851" w:hanging="284"/>
      </w:pPr>
      <w:r>
        <w:t>Compras y daciones:</w:t>
      </w:r>
    </w:p>
    <w:p w14:paraId="0D31904C" w14:textId="38F8B776" w:rsidR="0043600D" w:rsidRDefault="0043600D" w:rsidP="005B2E97">
      <w:pPr>
        <w:pStyle w:val="Prrafodelista"/>
        <w:numPr>
          <w:ilvl w:val="0"/>
          <w:numId w:val="17"/>
        </w:numPr>
        <w:spacing w:before="120"/>
        <w:ind w:left="1296"/>
      </w:pPr>
      <w:r>
        <w:t>Escritura Dación/CV</w:t>
      </w:r>
    </w:p>
    <w:p w14:paraId="41796224" w14:textId="4A1D9291" w:rsidR="0043600D" w:rsidRDefault="0043600D" w:rsidP="005B2E97">
      <w:pPr>
        <w:pStyle w:val="Prrafodelista"/>
        <w:numPr>
          <w:ilvl w:val="0"/>
          <w:numId w:val="17"/>
        </w:numPr>
        <w:spacing w:before="120"/>
        <w:ind w:left="1296" w:right="-284"/>
      </w:pPr>
      <w:r>
        <w:t>Escritura Dación/CV ratificada en caso de que la operación se haya firmado por un mandatario verbal</w:t>
      </w:r>
      <w:r w:rsidR="00BC1A01">
        <w:t xml:space="preserve"> </w:t>
      </w:r>
      <w:r w:rsidR="00E90967">
        <w:t>(</w:t>
      </w:r>
      <w:r w:rsidR="00F34271">
        <w:t xml:space="preserve">*) </w:t>
      </w:r>
    </w:p>
    <w:p w14:paraId="68B6D133" w14:textId="77777777" w:rsidR="0043600D" w:rsidRDefault="0043600D" w:rsidP="005B2E97">
      <w:pPr>
        <w:pStyle w:val="Prrafodelista"/>
        <w:numPr>
          <w:ilvl w:val="0"/>
          <w:numId w:val="17"/>
        </w:numPr>
        <w:spacing w:before="120"/>
        <w:ind w:left="1296"/>
      </w:pPr>
      <w:r>
        <w:t>Tasación actualizada</w:t>
      </w:r>
    </w:p>
    <w:p w14:paraId="48846E5D" w14:textId="77777777" w:rsidR="0043600D" w:rsidRDefault="0043600D" w:rsidP="005B2E97">
      <w:pPr>
        <w:pStyle w:val="Prrafodelista"/>
        <w:numPr>
          <w:ilvl w:val="0"/>
          <w:numId w:val="17"/>
        </w:numPr>
        <w:spacing w:before="120"/>
        <w:ind w:left="1296"/>
      </w:pPr>
      <w:r>
        <w:t>Nota Simple</w:t>
      </w:r>
    </w:p>
    <w:p w14:paraId="2F7BA263" w14:textId="77777777" w:rsidR="00FD3E21" w:rsidRDefault="0043600D" w:rsidP="005B2E97">
      <w:pPr>
        <w:pStyle w:val="Prrafodelista"/>
        <w:numPr>
          <w:ilvl w:val="0"/>
          <w:numId w:val="17"/>
        </w:numPr>
        <w:spacing w:before="120"/>
        <w:ind w:left="1296"/>
      </w:pPr>
      <w:r>
        <w:t xml:space="preserve">Ficha cargas y </w:t>
      </w:r>
    </w:p>
    <w:p w14:paraId="0DA0A66B" w14:textId="68A251A7" w:rsidR="00F34271" w:rsidRPr="00D20CC3" w:rsidRDefault="00FD3E21" w:rsidP="005B2E97">
      <w:pPr>
        <w:pStyle w:val="Prrafodelista"/>
        <w:numPr>
          <w:ilvl w:val="0"/>
          <w:numId w:val="17"/>
        </w:numPr>
        <w:spacing w:before="120"/>
        <w:ind w:left="1296"/>
      </w:pPr>
      <w:r>
        <w:t>Ficha auto</w:t>
      </w:r>
      <w:r w:rsidR="0043600D">
        <w:t xml:space="preserve"> repercusión </w:t>
      </w:r>
    </w:p>
    <w:p w14:paraId="14C4A126" w14:textId="0636641A" w:rsidR="00F34271" w:rsidRPr="00F34271" w:rsidRDefault="00F34271" w:rsidP="006612C8">
      <w:pPr>
        <w:pStyle w:val="Prrafodelista"/>
        <w:numPr>
          <w:ilvl w:val="0"/>
          <w:numId w:val="0"/>
        </w:numPr>
        <w:spacing w:before="120"/>
        <w:ind w:left="1296"/>
        <w:rPr>
          <w:i/>
        </w:rPr>
      </w:pPr>
      <w:r w:rsidRPr="00F34271">
        <w:rPr>
          <w:i/>
        </w:rPr>
        <w:t>(*)</w:t>
      </w:r>
      <w:r>
        <w:rPr>
          <w:i/>
        </w:rPr>
        <w:t xml:space="preserve"> N</w:t>
      </w:r>
      <w:r w:rsidRPr="00F34271">
        <w:rPr>
          <w:i/>
        </w:rPr>
        <w:t>o paraliza el alta pero sí que es obligatorio que se</w:t>
      </w:r>
      <w:r>
        <w:rPr>
          <w:i/>
        </w:rPr>
        <w:t xml:space="preserve"> incorpore en la herramienta recuperatoria por BBVA para que así llegue a </w:t>
      </w:r>
      <w:r w:rsidRPr="00F34271">
        <w:rPr>
          <w:i/>
        </w:rPr>
        <w:t>HRE</w:t>
      </w:r>
      <w:r w:rsidR="00C416B1">
        <w:rPr>
          <w:i/>
        </w:rPr>
        <w:t xml:space="preserve"> y se pueda proceder a la inscripción</w:t>
      </w:r>
    </w:p>
    <w:p w14:paraId="3533CB4E" w14:textId="0B171A1B" w:rsidR="0043600D" w:rsidRPr="00C416B1" w:rsidRDefault="0043600D" w:rsidP="005B2E97">
      <w:pPr>
        <w:pStyle w:val="ListaNumero1"/>
        <w:numPr>
          <w:ilvl w:val="0"/>
          <w:numId w:val="14"/>
        </w:numPr>
        <w:tabs>
          <w:tab w:val="left" w:pos="1134"/>
        </w:tabs>
        <w:spacing w:before="120"/>
        <w:ind w:left="851" w:hanging="284"/>
      </w:pPr>
      <w:r>
        <w:t>Adjudicaciones</w:t>
      </w:r>
    </w:p>
    <w:p w14:paraId="1F0B4C8D" w14:textId="498212B4" w:rsidR="0043600D" w:rsidRDefault="00AC3CBE" w:rsidP="005B2E97">
      <w:pPr>
        <w:pStyle w:val="Prrafodelista"/>
        <w:numPr>
          <w:ilvl w:val="0"/>
          <w:numId w:val="17"/>
        </w:numPr>
        <w:spacing w:before="120"/>
        <w:ind w:left="1296"/>
      </w:pPr>
      <w:r>
        <w:t>Decreto</w:t>
      </w:r>
    </w:p>
    <w:p w14:paraId="0F846F34" w14:textId="77777777" w:rsidR="0043600D" w:rsidRDefault="0043600D" w:rsidP="005B2E97">
      <w:pPr>
        <w:pStyle w:val="Prrafodelista"/>
        <w:numPr>
          <w:ilvl w:val="0"/>
          <w:numId w:val="17"/>
        </w:numPr>
        <w:spacing w:before="120"/>
        <w:ind w:left="1296"/>
      </w:pPr>
      <w:r>
        <w:t>Tasación</w:t>
      </w:r>
    </w:p>
    <w:p w14:paraId="66AAD749" w14:textId="77777777" w:rsidR="0043600D" w:rsidRDefault="0043600D" w:rsidP="005B2E97">
      <w:pPr>
        <w:pStyle w:val="Prrafodelista"/>
        <w:numPr>
          <w:ilvl w:val="0"/>
          <w:numId w:val="17"/>
        </w:numPr>
        <w:spacing w:before="120"/>
        <w:ind w:left="1296"/>
      </w:pPr>
      <w:r>
        <w:t>Nota Simple</w:t>
      </w:r>
    </w:p>
    <w:p w14:paraId="4311EA9B" w14:textId="77777777" w:rsidR="0043600D" w:rsidRDefault="0043600D" w:rsidP="005B2E97">
      <w:pPr>
        <w:pStyle w:val="Prrafodelista"/>
        <w:numPr>
          <w:ilvl w:val="0"/>
          <w:numId w:val="17"/>
        </w:numPr>
        <w:spacing w:before="120"/>
        <w:ind w:left="1296"/>
      </w:pPr>
      <w:r>
        <w:t>Ficha auto repercusión</w:t>
      </w:r>
    </w:p>
    <w:p w14:paraId="2162030B" w14:textId="3F26F027" w:rsidR="0043600D" w:rsidRDefault="0043600D" w:rsidP="005B2E97">
      <w:pPr>
        <w:pStyle w:val="Prrafodelista"/>
        <w:numPr>
          <w:ilvl w:val="0"/>
          <w:numId w:val="17"/>
        </w:numPr>
        <w:spacing w:before="120"/>
        <w:ind w:left="1296"/>
      </w:pPr>
      <w:r>
        <w:t xml:space="preserve">Ficha cargas. </w:t>
      </w:r>
    </w:p>
    <w:p w14:paraId="0DCA6381" w14:textId="3FE1AE71" w:rsidR="00E142B9" w:rsidDel="00E142B9" w:rsidRDefault="00E142B9" w:rsidP="00552B70">
      <w:pPr>
        <w:spacing w:before="120"/>
        <w:ind w:left="720"/>
        <w:rPr>
          <w:del w:id="18" w:author="ELVIRA PERDOMO, FERNANDO" w:date="2020-10-28T14:00:00Z"/>
        </w:rPr>
      </w:pPr>
      <w:r>
        <w:t xml:space="preserve">Nota: </w:t>
      </w:r>
      <w:r w:rsidR="00440898" w:rsidRPr="00E142B9">
        <w:t>En su caso,</w:t>
      </w:r>
      <w:r>
        <w:t xml:space="preserve"> informes de comprobación acerca de </w:t>
      </w:r>
      <w:r w:rsidR="00440898" w:rsidRPr="00E142B9">
        <w:t>riesgo de sucesión empresarial</w:t>
      </w:r>
      <w:r>
        <w:t xml:space="preserve">, </w:t>
      </w:r>
      <w:r w:rsidR="00440898" w:rsidRPr="00E142B9">
        <w:t>contaminación medioambiental</w:t>
      </w:r>
      <w:r>
        <w:t xml:space="preserve"> y/o </w:t>
      </w:r>
      <w:r w:rsidR="00440898" w:rsidRPr="00E142B9">
        <w:t xml:space="preserve">delito contra la ordenación del </w:t>
      </w:r>
      <w:proofErr w:type="spellStart"/>
      <w:r w:rsidR="00440898" w:rsidRPr="00E142B9">
        <w:t>territorio</w:t>
      </w:r>
      <w:r w:rsidR="00552B70">
        <w:t>.</w:t>
      </w:r>
    </w:p>
    <w:p w14:paraId="481B8274" w14:textId="65103D90" w:rsidR="0043600D" w:rsidRPr="00552B70" w:rsidRDefault="0043600D" w:rsidP="005B2E97">
      <w:pPr>
        <w:pStyle w:val="ListaNumero1"/>
        <w:numPr>
          <w:ilvl w:val="0"/>
          <w:numId w:val="14"/>
        </w:numPr>
        <w:tabs>
          <w:tab w:val="left" w:pos="1134"/>
        </w:tabs>
        <w:spacing w:before="120"/>
        <w:ind w:left="851" w:hanging="284"/>
      </w:pPr>
      <w:bookmarkStart w:id="19" w:name="_Hlk40963309"/>
      <w:r w:rsidRPr="00552B70">
        <w:t>Además</w:t>
      </w:r>
      <w:proofErr w:type="spellEnd"/>
      <w:r w:rsidRPr="00552B70">
        <w:t>, para todo tipo de entrada</w:t>
      </w:r>
      <w:r w:rsidR="00AC3CBE" w:rsidRPr="00552B70">
        <w:t>:</w:t>
      </w:r>
    </w:p>
    <w:p w14:paraId="62688497" w14:textId="323632CE" w:rsidR="0043600D" w:rsidRDefault="0043600D" w:rsidP="005B2E97">
      <w:pPr>
        <w:pStyle w:val="Prrafodelista"/>
        <w:numPr>
          <w:ilvl w:val="0"/>
          <w:numId w:val="17"/>
        </w:numPr>
        <w:spacing w:before="120"/>
        <w:ind w:left="1296"/>
      </w:pPr>
      <w:r>
        <w:t xml:space="preserve">Si se trata de un titulizado, es necesario </w:t>
      </w:r>
      <w:r w:rsidR="002B251F">
        <w:t xml:space="preserve">contar con la ratificación de la </w:t>
      </w:r>
      <w:proofErr w:type="spellStart"/>
      <w:r w:rsidR="007026E3">
        <w:t>T</w:t>
      </w:r>
      <w:r w:rsidR="002B251F">
        <w:t>itulizadora</w:t>
      </w:r>
      <w:proofErr w:type="spellEnd"/>
      <w:r>
        <w:t>.</w:t>
      </w:r>
    </w:p>
    <w:bookmarkEnd w:id="19"/>
    <w:p w14:paraId="46F1573A" w14:textId="4929E016" w:rsidR="00E25D14" w:rsidRDefault="0043600D" w:rsidP="00E25D14">
      <w:pPr>
        <w:pStyle w:val="Prrafodelista"/>
        <w:numPr>
          <w:ilvl w:val="0"/>
          <w:numId w:val="17"/>
        </w:numPr>
        <w:spacing w:before="120"/>
        <w:ind w:left="1296"/>
      </w:pPr>
      <w:r>
        <w:t xml:space="preserve">Si se trata de </w:t>
      </w:r>
      <w:r w:rsidRPr="00DF6440">
        <w:t>activos EPA</w:t>
      </w:r>
      <w:r>
        <w:t xml:space="preserve">, es necesario </w:t>
      </w:r>
      <w:r w:rsidRPr="00DF6440">
        <w:t xml:space="preserve">confirmación de datos EPA que </w:t>
      </w:r>
      <w:r>
        <w:t xml:space="preserve">desde HRE se solicitan vía correo a la </w:t>
      </w:r>
      <w:r w:rsidRPr="00DF6440">
        <w:t>O</w:t>
      </w:r>
      <w:r>
        <w:t xml:space="preserve">ficina EPA </w:t>
      </w:r>
      <w:hyperlink r:id="rId20" w:history="1">
        <w:r w:rsidR="000B6131" w:rsidRPr="00066F1C">
          <w:rPr>
            <w:rStyle w:val="Hipervnculo"/>
            <w:color w:val="0070C0"/>
          </w:rPr>
          <w:t>oficinaepa@bbva.com</w:t>
        </w:r>
      </w:hyperlink>
      <w:r w:rsidR="000B6131">
        <w:t>.</w:t>
      </w:r>
      <w:r w:rsidR="00862890">
        <w:t xml:space="preserve"> </w:t>
      </w:r>
      <w:del w:id="20" w:author="Natalia Peñalba Falkenthal" w:date="2020-11-13T13:32:00Z">
        <w:r w:rsidR="00160B24" w:rsidDel="00066F1C">
          <w:delText xml:space="preserve"> </w:delText>
        </w:r>
      </w:del>
    </w:p>
    <w:p w14:paraId="66868860" w14:textId="565C12D5" w:rsidR="00E25D14" w:rsidRDefault="00E25D14" w:rsidP="003B649D">
      <w:pPr>
        <w:spacing w:after="0"/>
        <w:ind w:left="426"/>
        <w:jc w:val="left"/>
        <w:rPr>
          <w:rFonts w:eastAsia="Calibri" w:cs="Times New Roman"/>
          <w:szCs w:val="20"/>
          <w:lang w:eastAsia="es-ES"/>
        </w:rPr>
      </w:pPr>
      <w:bookmarkStart w:id="21" w:name="_GoBack"/>
      <w:r w:rsidRPr="00E25D14">
        <w:rPr>
          <w:rFonts w:eastAsia="Calibri" w:cs="Times New Roman"/>
          <w:szCs w:val="20"/>
          <w:lang w:eastAsia="es-ES"/>
        </w:rPr>
        <w:t>A</w:t>
      </w:r>
      <w:r>
        <w:rPr>
          <w:rFonts w:eastAsia="Calibri" w:cs="Times New Roman"/>
          <w:szCs w:val="20"/>
          <w:lang w:eastAsia="es-ES"/>
        </w:rPr>
        <w:t xml:space="preserve">ctualmente </w:t>
      </w:r>
      <w:r w:rsidRPr="00E25D14">
        <w:rPr>
          <w:rFonts w:eastAsia="Calibri" w:cs="Times New Roman"/>
          <w:szCs w:val="20"/>
          <w:lang w:eastAsia="es-ES"/>
        </w:rPr>
        <w:t xml:space="preserve">están censados </w:t>
      </w:r>
      <w:r>
        <w:rPr>
          <w:rFonts w:eastAsia="Calibri" w:cs="Times New Roman"/>
          <w:szCs w:val="20"/>
          <w:lang w:eastAsia="es-ES"/>
        </w:rPr>
        <w:t xml:space="preserve">en los sistemas </w:t>
      </w:r>
      <w:r w:rsidRPr="00E25D14">
        <w:rPr>
          <w:rFonts w:eastAsia="Calibri" w:cs="Times New Roman"/>
          <w:szCs w:val="20"/>
          <w:lang w:eastAsia="es-ES"/>
        </w:rPr>
        <w:t xml:space="preserve">los fondos y sociedades definidos en el perímetro de migración. Si se incluyera un nuevo fondo o sociedad </w:t>
      </w:r>
      <w:r>
        <w:rPr>
          <w:rFonts w:eastAsia="Calibri" w:cs="Times New Roman"/>
          <w:szCs w:val="20"/>
          <w:lang w:eastAsia="es-ES"/>
        </w:rPr>
        <w:t xml:space="preserve">el BBVA </w:t>
      </w:r>
      <w:r w:rsidRPr="00E25D14">
        <w:rPr>
          <w:rFonts w:eastAsia="Calibri" w:cs="Times New Roman"/>
          <w:szCs w:val="20"/>
          <w:lang w:eastAsia="es-ES"/>
        </w:rPr>
        <w:t xml:space="preserve">se </w:t>
      </w:r>
      <w:r>
        <w:rPr>
          <w:rFonts w:eastAsia="Calibri" w:cs="Times New Roman"/>
          <w:szCs w:val="20"/>
          <w:lang w:eastAsia="es-ES"/>
        </w:rPr>
        <w:t xml:space="preserve">lo </w:t>
      </w:r>
      <w:r w:rsidRPr="00E25D14">
        <w:rPr>
          <w:rFonts w:eastAsia="Calibri" w:cs="Times New Roman"/>
          <w:szCs w:val="20"/>
          <w:lang w:eastAsia="es-ES"/>
        </w:rPr>
        <w:t xml:space="preserve">comunicará al </w:t>
      </w:r>
      <w:proofErr w:type="spellStart"/>
      <w:r>
        <w:rPr>
          <w:rFonts w:eastAsia="Calibri" w:cs="Times New Roman"/>
          <w:szCs w:val="20"/>
          <w:lang w:eastAsia="es-ES"/>
        </w:rPr>
        <w:t>S</w:t>
      </w:r>
      <w:r w:rsidRPr="00E25D14">
        <w:rPr>
          <w:rFonts w:eastAsia="Calibri" w:cs="Times New Roman"/>
          <w:szCs w:val="20"/>
          <w:lang w:eastAsia="es-ES"/>
        </w:rPr>
        <w:t>ervicer</w:t>
      </w:r>
      <w:proofErr w:type="spellEnd"/>
      <w:r w:rsidRPr="00E25D14">
        <w:rPr>
          <w:rFonts w:eastAsia="Calibri" w:cs="Times New Roman"/>
          <w:szCs w:val="20"/>
          <w:lang w:eastAsia="es-ES"/>
        </w:rPr>
        <w:t xml:space="preserve"> con suficiente antelación para poderlo censar</w:t>
      </w:r>
      <w:r>
        <w:rPr>
          <w:rFonts w:eastAsia="Calibri" w:cs="Times New Roman"/>
          <w:szCs w:val="20"/>
          <w:lang w:eastAsia="es-ES"/>
        </w:rPr>
        <w:t xml:space="preserve"> de forma correcta </w:t>
      </w:r>
      <w:r w:rsidRPr="00E25D14">
        <w:rPr>
          <w:rFonts w:eastAsia="Calibri" w:cs="Times New Roman"/>
          <w:szCs w:val="20"/>
          <w:lang w:eastAsia="es-ES"/>
        </w:rPr>
        <w:t xml:space="preserve">en los sistemas y </w:t>
      </w:r>
      <w:r>
        <w:rPr>
          <w:rFonts w:eastAsia="Calibri" w:cs="Times New Roman"/>
          <w:szCs w:val="20"/>
          <w:lang w:eastAsia="es-ES"/>
        </w:rPr>
        <w:t xml:space="preserve">de esta manera evitar posibles fallos en </w:t>
      </w:r>
      <w:r w:rsidRPr="00E25D14">
        <w:rPr>
          <w:rFonts w:eastAsia="Calibri" w:cs="Times New Roman"/>
          <w:szCs w:val="20"/>
          <w:lang w:eastAsia="es-ES"/>
        </w:rPr>
        <w:t>los procesos de alta de activos</w:t>
      </w:r>
      <w:bookmarkEnd w:id="21"/>
      <w:r w:rsidRPr="00E25D14">
        <w:rPr>
          <w:rFonts w:eastAsia="Calibri" w:cs="Times New Roman"/>
          <w:szCs w:val="20"/>
          <w:lang w:eastAsia="es-ES"/>
        </w:rPr>
        <w:t>.</w:t>
      </w:r>
    </w:p>
    <w:p w14:paraId="254B5789" w14:textId="77777777" w:rsidR="003B649D" w:rsidRPr="003B649D" w:rsidRDefault="003B649D" w:rsidP="003B649D">
      <w:pPr>
        <w:spacing w:after="0"/>
        <w:ind w:left="426"/>
        <w:jc w:val="left"/>
        <w:rPr>
          <w:rFonts w:eastAsia="Calibri" w:cs="Times New Roman"/>
          <w:szCs w:val="20"/>
          <w:lang w:eastAsia="es-ES"/>
        </w:rPr>
      </w:pPr>
    </w:p>
    <w:p w14:paraId="01A36A17" w14:textId="40F35662" w:rsidR="00173EC2" w:rsidRPr="00344727" w:rsidRDefault="00131DA7" w:rsidP="00066F1C">
      <w:pPr>
        <w:pStyle w:val="Textocomentario"/>
        <w:spacing w:before="120"/>
        <w:ind w:left="426"/>
        <w:rPr>
          <w:b/>
          <w:u w:val="single"/>
        </w:rPr>
      </w:pPr>
      <w:r w:rsidRPr="00344727">
        <w:rPr>
          <w:b/>
          <w:u w:val="single"/>
        </w:rPr>
        <w:t>Altas Manuales:</w:t>
      </w:r>
      <w:ins w:id="22" w:author="ELVIRA PERDOMO, FERNANDO" w:date="2020-10-28T12:02:00Z">
        <w:r w:rsidR="00780A60">
          <w:rPr>
            <w:b/>
            <w:u w:val="single"/>
          </w:rPr>
          <w:t xml:space="preserve"> </w:t>
        </w:r>
      </w:ins>
    </w:p>
    <w:p w14:paraId="24CC1F5D" w14:textId="77777777" w:rsidR="00CB0F8F" w:rsidRDefault="00A8657B" w:rsidP="00CB0F8F">
      <w:pPr>
        <w:keepLines/>
        <w:spacing w:before="120"/>
        <w:ind w:left="426"/>
        <w:rPr>
          <w:rFonts w:eastAsia="Calibri" w:cs="Times New Roman"/>
          <w:szCs w:val="20"/>
          <w:lang w:eastAsia="es-ES"/>
        </w:rPr>
      </w:pPr>
      <w:r w:rsidRPr="00344727">
        <w:rPr>
          <w:rFonts w:eastAsia="Calibri" w:cs="Times New Roman"/>
          <w:szCs w:val="20"/>
          <w:lang w:eastAsia="es-ES"/>
        </w:rPr>
        <w:t xml:space="preserve">Se procederá </w:t>
      </w:r>
      <w:r w:rsidR="009E5033" w:rsidRPr="00344727">
        <w:rPr>
          <w:rFonts w:eastAsia="Calibri" w:cs="Times New Roman"/>
          <w:szCs w:val="20"/>
          <w:lang w:eastAsia="es-ES"/>
        </w:rPr>
        <w:t>a</w:t>
      </w:r>
      <w:r w:rsidRPr="00344727">
        <w:rPr>
          <w:rFonts w:eastAsia="Calibri" w:cs="Times New Roman"/>
          <w:szCs w:val="20"/>
          <w:lang w:eastAsia="es-ES"/>
        </w:rPr>
        <w:t xml:space="preserve">l alta manual </w:t>
      </w:r>
      <w:r w:rsidR="00584B89" w:rsidRPr="00344727">
        <w:rPr>
          <w:rFonts w:eastAsia="Calibri" w:cs="Times New Roman"/>
          <w:szCs w:val="20"/>
          <w:lang w:eastAsia="es-ES"/>
        </w:rPr>
        <w:t xml:space="preserve">de aquellos inmuebles </w:t>
      </w:r>
      <w:r w:rsidRPr="00344727">
        <w:rPr>
          <w:rFonts w:eastAsia="Calibri" w:cs="Times New Roman"/>
          <w:szCs w:val="20"/>
          <w:lang w:eastAsia="es-ES"/>
        </w:rPr>
        <w:t xml:space="preserve">que </w:t>
      </w:r>
      <w:r w:rsidR="0081634C" w:rsidRPr="00344727">
        <w:rPr>
          <w:rFonts w:eastAsia="Calibri" w:cs="Times New Roman"/>
          <w:szCs w:val="20"/>
          <w:lang w:eastAsia="es-ES"/>
        </w:rPr>
        <w:t xml:space="preserve">provengan </w:t>
      </w:r>
      <w:r w:rsidRPr="00344727">
        <w:rPr>
          <w:rFonts w:eastAsia="Calibri" w:cs="Times New Roman"/>
          <w:szCs w:val="20"/>
          <w:lang w:eastAsia="es-ES"/>
        </w:rPr>
        <w:t>de resoluciones d</w:t>
      </w:r>
      <w:r w:rsidR="00DD49BC" w:rsidRPr="00344727">
        <w:rPr>
          <w:rFonts w:eastAsia="Calibri" w:cs="Times New Roman"/>
          <w:szCs w:val="20"/>
          <w:lang w:eastAsia="es-ES"/>
        </w:rPr>
        <w:t>e</w:t>
      </w:r>
      <w:r w:rsidR="00BD1513" w:rsidRPr="00344727">
        <w:rPr>
          <w:rFonts w:eastAsia="Calibri" w:cs="Times New Roman"/>
          <w:szCs w:val="20"/>
          <w:lang w:eastAsia="es-ES"/>
        </w:rPr>
        <w:t xml:space="preserve"> </w:t>
      </w:r>
      <w:r w:rsidR="00175A55" w:rsidRPr="00344727">
        <w:rPr>
          <w:rFonts w:eastAsia="Calibri" w:cs="Times New Roman"/>
          <w:szCs w:val="20"/>
          <w:lang w:eastAsia="es-ES"/>
        </w:rPr>
        <w:t>l</w:t>
      </w:r>
      <w:r w:rsidR="00131DA7" w:rsidRPr="00344727">
        <w:rPr>
          <w:rFonts w:eastAsia="Calibri" w:cs="Times New Roman"/>
          <w:szCs w:val="20"/>
          <w:lang w:eastAsia="es-ES"/>
        </w:rPr>
        <w:t xml:space="preserve">easing, </w:t>
      </w:r>
      <w:r w:rsidR="0033496A" w:rsidRPr="00344727">
        <w:rPr>
          <w:rFonts w:eastAsia="Calibri" w:cs="Times New Roman"/>
          <w:szCs w:val="20"/>
          <w:lang w:eastAsia="es-ES"/>
        </w:rPr>
        <w:t xml:space="preserve">renting, </w:t>
      </w:r>
      <w:r w:rsidR="003E4904" w:rsidRPr="00344727">
        <w:rPr>
          <w:rFonts w:eastAsia="Calibri" w:cs="Times New Roman"/>
          <w:szCs w:val="20"/>
          <w:lang w:eastAsia="es-ES"/>
        </w:rPr>
        <w:t>permutas</w:t>
      </w:r>
      <w:r w:rsidR="0081634C" w:rsidRPr="00344727">
        <w:rPr>
          <w:rFonts w:eastAsia="Calibri" w:cs="Times New Roman"/>
          <w:szCs w:val="20"/>
          <w:lang w:eastAsia="es-ES"/>
        </w:rPr>
        <w:t>,</w:t>
      </w:r>
      <w:r w:rsidRPr="00344727">
        <w:rPr>
          <w:rFonts w:eastAsia="Calibri" w:cs="Times New Roman"/>
          <w:szCs w:val="20"/>
          <w:lang w:eastAsia="es-ES"/>
        </w:rPr>
        <w:t xml:space="preserve"> caso</w:t>
      </w:r>
      <w:r w:rsidR="00D46AC2" w:rsidRPr="00344727">
        <w:rPr>
          <w:rFonts w:eastAsia="Calibri" w:cs="Times New Roman"/>
          <w:szCs w:val="20"/>
          <w:lang w:eastAsia="es-ES"/>
        </w:rPr>
        <w:t>s</w:t>
      </w:r>
      <w:r w:rsidRPr="00344727">
        <w:rPr>
          <w:rFonts w:eastAsia="Calibri" w:cs="Times New Roman"/>
          <w:szCs w:val="20"/>
          <w:lang w:eastAsia="es-ES"/>
        </w:rPr>
        <w:t xml:space="preserve"> e</w:t>
      </w:r>
      <w:r w:rsidR="00131DA7" w:rsidRPr="00344727">
        <w:rPr>
          <w:rFonts w:eastAsia="Calibri" w:cs="Times New Roman"/>
          <w:szCs w:val="20"/>
          <w:lang w:eastAsia="es-ES"/>
        </w:rPr>
        <w:t>xcepcional</w:t>
      </w:r>
      <w:r w:rsidR="00D46AC2" w:rsidRPr="00344727">
        <w:rPr>
          <w:rFonts w:eastAsia="Calibri" w:cs="Times New Roman"/>
          <w:szCs w:val="20"/>
          <w:lang w:eastAsia="es-ES"/>
        </w:rPr>
        <w:t>es</w:t>
      </w:r>
      <w:r w:rsidR="00131DA7" w:rsidRPr="00344727">
        <w:rPr>
          <w:rFonts w:eastAsia="Calibri" w:cs="Times New Roman"/>
          <w:szCs w:val="20"/>
          <w:lang w:eastAsia="es-ES"/>
        </w:rPr>
        <w:t xml:space="preserve"> </w:t>
      </w:r>
      <w:r w:rsidRPr="00344727">
        <w:rPr>
          <w:rFonts w:eastAsia="Calibri" w:cs="Times New Roman"/>
          <w:szCs w:val="20"/>
          <w:lang w:eastAsia="es-ES"/>
        </w:rPr>
        <w:t xml:space="preserve">de </w:t>
      </w:r>
      <w:r w:rsidR="00131DA7" w:rsidRPr="00344727">
        <w:rPr>
          <w:rFonts w:eastAsia="Calibri" w:cs="Times New Roman"/>
          <w:szCs w:val="20"/>
          <w:lang w:eastAsia="es-ES"/>
        </w:rPr>
        <w:t>inmuebles no incorporados en el proceso de alta automática</w:t>
      </w:r>
      <w:r w:rsidR="0081634C" w:rsidRPr="00344727">
        <w:rPr>
          <w:rFonts w:eastAsia="Calibri" w:cs="Times New Roman"/>
          <w:szCs w:val="20"/>
          <w:lang w:eastAsia="es-ES"/>
        </w:rPr>
        <w:t xml:space="preserve"> o inmuebles </w:t>
      </w:r>
      <w:r w:rsidR="00D46AC2" w:rsidRPr="00344727">
        <w:rPr>
          <w:rFonts w:eastAsia="Calibri" w:cs="Times New Roman"/>
          <w:szCs w:val="20"/>
          <w:lang w:eastAsia="es-ES"/>
        </w:rPr>
        <w:t>a</w:t>
      </w:r>
      <w:r w:rsidR="0081634C" w:rsidRPr="00344727">
        <w:rPr>
          <w:rFonts w:eastAsia="Calibri" w:cs="Times New Roman"/>
          <w:szCs w:val="20"/>
          <w:lang w:eastAsia="es-ES"/>
        </w:rPr>
        <w:t>parecidos</w:t>
      </w:r>
      <w:r w:rsidR="00D46AC2" w:rsidRPr="00344727">
        <w:rPr>
          <w:rFonts w:eastAsia="Calibri" w:cs="Times New Roman"/>
          <w:szCs w:val="20"/>
          <w:lang w:eastAsia="es-ES"/>
        </w:rPr>
        <w:t>, así como el alta de activos procedentes de divisiones horizontales.</w:t>
      </w:r>
    </w:p>
    <w:p w14:paraId="4BBC2E54" w14:textId="5F644586" w:rsidR="003B4879" w:rsidRPr="00CB0F8F" w:rsidRDefault="003B4879" w:rsidP="00CB0F8F">
      <w:pPr>
        <w:keepLines/>
        <w:spacing w:before="120"/>
        <w:ind w:left="426"/>
        <w:rPr>
          <w:rFonts w:eastAsia="Calibri" w:cs="Times New Roman"/>
          <w:szCs w:val="20"/>
          <w:lang w:eastAsia="es-ES"/>
        </w:rPr>
      </w:pPr>
      <w:r w:rsidRPr="00CB0F8F">
        <w:rPr>
          <w:rFonts w:eastAsia="Calibri" w:cs="Times New Roman"/>
          <w:szCs w:val="20"/>
          <w:lang w:eastAsia="es-ES"/>
        </w:rPr>
        <w:t xml:space="preserve">Se podrán realizar altas manuales en los sistemas bajo los siguientes condicionantes: </w:t>
      </w:r>
    </w:p>
    <w:p w14:paraId="3989693D" w14:textId="6CFE8C72" w:rsidR="00616320" w:rsidRDefault="00440898" w:rsidP="005B2E97">
      <w:pPr>
        <w:keepLines/>
        <w:numPr>
          <w:ilvl w:val="0"/>
          <w:numId w:val="21"/>
        </w:numPr>
        <w:tabs>
          <w:tab w:val="clear" w:pos="438"/>
          <w:tab w:val="num" w:pos="851"/>
        </w:tabs>
        <w:spacing w:before="120"/>
        <w:ind w:left="851" w:hanging="284"/>
      </w:pPr>
      <w:r w:rsidRPr="003B4879">
        <w:rPr>
          <w:b/>
          <w:bCs/>
        </w:rPr>
        <w:t xml:space="preserve">Detección de fallos en el volcado de datos </w:t>
      </w:r>
      <w:r w:rsidRPr="003B4879">
        <w:t xml:space="preserve">de los sistemas BBVA y sistemas del Servicer. </w:t>
      </w:r>
      <w:r w:rsidR="003B4879">
        <w:t>Censar los posibles casos y responsables de su resolución (Responsables Sistemas-Herramientas Heracles BBVA- sistemas Servicer</w:t>
      </w:r>
      <w:r w:rsidR="00616320">
        <w:t>.</w:t>
      </w:r>
    </w:p>
    <w:p w14:paraId="72AA082E" w14:textId="77777777" w:rsidR="00616320" w:rsidRDefault="00440898" w:rsidP="005B2E97">
      <w:pPr>
        <w:keepLines/>
        <w:numPr>
          <w:ilvl w:val="0"/>
          <w:numId w:val="21"/>
        </w:numPr>
        <w:tabs>
          <w:tab w:val="clear" w:pos="438"/>
          <w:tab w:val="num" w:pos="851"/>
        </w:tabs>
        <w:spacing w:before="120"/>
        <w:ind w:left="851" w:hanging="284"/>
      </w:pPr>
      <w:r w:rsidRPr="00616320">
        <w:rPr>
          <w:b/>
          <w:bCs/>
        </w:rPr>
        <w:t>Falta de documentación</w:t>
      </w:r>
      <w:r w:rsidRPr="003B4879">
        <w:t xml:space="preserve"> (incompleta, errónea o adicional por el tipo de operación</w:t>
      </w:r>
      <w:r w:rsidR="003B4879">
        <w:t>). Responsabilidad de BBVA (Gestor/ Agencia)</w:t>
      </w:r>
      <w:r w:rsidR="00652888">
        <w:t>.</w:t>
      </w:r>
    </w:p>
    <w:p w14:paraId="2AC5738E" w14:textId="77777777" w:rsidR="00616320" w:rsidRPr="00616320" w:rsidRDefault="00440898" w:rsidP="005B2E97">
      <w:pPr>
        <w:keepLines/>
        <w:numPr>
          <w:ilvl w:val="0"/>
          <w:numId w:val="21"/>
        </w:numPr>
        <w:tabs>
          <w:tab w:val="clear" w:pos="438"/>
          <w:tab w:val="num" w:pos="851"/>
        </w:tabs>
        <w:spacing w:before="120"/>
        <w:ind w:left="851" w:hanging="284"/>
      </w:pPr>
      <w:r w:rsidRPr="00616320">
        <w:rPr>
          <w:lang w:val="es-ES_tradnl"/>
        </w:rPr>
        <w:t>Falta de funcionalidades en la herramienta de Gestión.</w:t>
      </w:r>
    </w:p>
    <w:p w14:paraId="455C819C" w14:textId="1AA443B0" w:rsidR="000242C1" w:rsidRPr="003B4879" w:rsidRDefault="00440898" w:rsidP="005B2E97">
      <w:pPr>
        <w:keepLines/>
        <w:numPr>
          <w:ilvl w:val="0"/>
          <w:numId w:val="21"/>
        </w:numPr>
        <w:tabs>
          <w:tab w:val="clear" w:pos="438"/>
          <w:tab w:val="num" w:pos="851"/>
        </w:tabs>
        <w:spacing w:before="120"/>
        <w:ind w:left="851" w:hanging="284"/>
      </w:pPr>
      <w:r w:rsidRPr="003B4879">
        <w:t xml:space="preserve">Operaciones no informadas en la herramienta (incidencias).  </w:t>
      </w:r>
      <w:r w:rsidR="00652888">
        <w:t xml:space="preserve">Responsabilidad de BBVA (Gestor/ Agencia). </w:t>
      </w:r>
      <w:r w:rsidRPr="003B4879">
        <w:t xml:space="preserve"> </w:t>
      </w:r>
    </w:p>
    <w:p w14:paraId="08E51365" w14:textId="77777777" w:rsidR="003B4879" w:rsidRPr="00616320" w:rsidRDefault="003B4879" w:rsidP="003B4879">
      <w:pPr>
        <w:keepLines/>
        <w:spacing w:before="120"/>
        <w:ind w:left="426"/>
        <w:rPr>
          <w:rFonts w:eastAsia="Calibri" w:cs="Times New Roman"/>
          <w:szCs w:val="20"/>
          <w:lang w:eastAsia="es-ES"/>
        </w:rPr>
      </w:pPr>
      <w:r w:rsidRPr="00616320">
        <w:rPr>
          <w:rFonts w:eastAsia="Calibri" w:cs="Times New Roman"/>
          <w:szCs w:val="20"/>
          <w:lang w:eastAsia="es-ES"/>
        </w:rPr>
        <w:t xml:space="preserve">La forma de proceder será la siguiente: </w:t>
      </w:r>
    </w:p>
    <w:p w14:paraId="02B9DEB1" w14:textId="77777777" w:rsidR="00833AF8" w:rsidRDefault="00345CE7" w:rsidP="00B732B4">
      <w:pPr>
        <w:pStyle w:val="ListaNumero1"/>
        <w:numPr>
          <w:ilvl w:val="0"/>
          <w:numId w:val="14"/>
        </w:numPr>
        <w:tabs>
          <w:tab w:val="left" w:pos="1134"/>
        </w:tabs>
        <w:spacing w:before="120"/>
        <w:ind w:left="851" w:hanging="284"/>
      </w:pPr>
      <w:r w:rsidRPr="00833AF8">
        <w:t xml:space="preserve">En caso de tratarse de incidencias como las mencionadas en los puntos 2, 3 y 4, el área de Herramientas Heracles BBVA compartirá con las áreas de negocio de BBVA, a través de un recurso compartido (H:\GO14G148), el listado de </w:t>
      </w:r>
      <w:r w:rsidR="00833AF8" w:rsidRPr="00833AF8">
        <w:t>estas</w:t>
      </w:r>
      <w:r w:rsidRPr="00833AF8">
        <w:t>. </w:t>
      </w:r>
    </w:p>
    <w:p w14:paraId="61C2BA8F" w14:textId="44131042" w:rsidR="00833AF8" w:rsidRDefault="007C5453" w:rsidP="007C5453">
      <w:pPr>
        <w:pStyle w:val="ListaNumero1"/>
        <w:numPr>
          <w:ilvl w:val="0"/>
          <w:numId w:val="14"/>
        </w:numPr>
        <w:tabs>
          <w:tab w:val="left" w:pos="1134"/>
        </w:tabs>
        <w:spacing w:before="120"/>
        <w:ind w:left="851" w:hanging="284"/>
      </w:pPr>
      <w:r>
        <w:t>C</w:t>
      </w:r>
      <w:r w:rsidR="00345CE7" w:rsidRPr="00833AF8">
        <w:t>ada área de negocio BBVA, en función de su ámbito (Judicial Recuperatorio, SSJJ Recuperatorios, Gestión de Agencias, Gestión de Territorios) analizará las incidencias y coordinará su resolución con el Gestor/Agencia que corresponda.</w:t>
      </w:r>
    </w:p>
    <w:p w14:paraId="7641B2CE" w14:textId="63E4F61E" w:rsidR="00345CE7" w:rsidRPr="00833AF8" w:rsidRDefault="00345CE7" w:rsidP="007C5453">
      <w:pPr>
        <w:pStyle w:val="ListaNumero1"/>
        <w:numPr>
          <w:ilvl w:val="0"/>
          <w:numId w:val="14"/>
        </w:numPr>
        <w:tabs>
          <w:tab w:val="left" w:pos="1134"/>
        </w:tabs>
        <w:spacing w:before="120"/>
        <w:ind w:left="851" w:hanging="284"/>
      </w:pPr>
      <w:r w:rsidRPr="00833AF8">
        <w:t>Asimismo, si no fuera posible su resolución, las citadas áreas/Gestor o Agencia solicitarán al buzón de entradas de Haya</w:t>
      </w:r>
      <w:r w:rsidRPr="00833AF8">
        <w:rPr>
          <w:rFonts w:asciiTheme="majorHAnsi" w:hAnsiTheme="majorHAnsi" w:cstheme="majorHAnsi"/>
        </w:rPr>
        <w:t xml:space="preserve"> (</w:t>
      </w:r>
      <w:hyperlink r:id="rId21" w:tgtFrame="_blank" w:history="1">
        <w:r w:rsidRPr="00AA5C87">
          <w:rPr>
            <w:rStyle w:val="Hipervnculo"/>
            <w:rFonts w:eastAsiaTheme="minorHAnsi" w:cstheme="minorBidi"/>
            <w:color w:val="0070C0"/>
            <w:szCs w:val="22"/>
            <w:lang w:eastAsia="en-US"/>
          </w:rPr>
          <w:t>entradas-BBVA@haya.es</w:t>
        </w:r>
      </w:hyperlink>
      <w:r w:rsidRPr="00833AF8">
        <w:rPr>
          <w:rFonts w:asciiTheme="majorHAnsi" w:hAnsiTheme="majorHAnsi" w:cstheme="majorHAnsi"/>
        </w:rPr>
        <w:t xml:space="preserve">) </w:t>
      </w:r>
      <w:r w:rsidRPr="00833AF8">
        <w:t>el alta manual del inmueble/s remitiendo toda la información necesaria para su alta manual. Por su parte el Servicer contrastará la información recibida y en el caso de necesitar información adicional se la reclamará al área solicitante. Una vez, que el Servicer disponga de toda la información necesaria, solicitará a EGI</w:t>
      </w:r>
      <w:r w:rsidRPr="00833AF8">
        <w:rPr>
          <w:rFonts w:asciiTheme="majorHAnsi" w:hAnsiTheme="majorHAnsi" w:cstheme="majorHAnsi"/>
          <w:color w:val="000000"/>
        </w:rPr>
        <w:t xml:space="preserve"> (</w:t>
      </w:r>
      <w:hyperlink r:id="rId22" w:tgtFrame="_blank" w:history="1">
        <w:r w:rsidRPr="00AA5C87">
          <w:rPr>
            <w:rStyle w:val="Hipervnculo"/>
            <w:rFonts w:eastAsiaTheme="minorHAnsi" w:cstheme="minorBidi"/>
            <w:color w:val="0070C0"/>
            <w:szCs w:val="22"/>
            <w:lang w:eastAsia="en-US"/>
          </w:rPr>
          <w:t>egi.entradas@bbva.com</w:t>
        </w:r>
      </w:hyperlink>
      <w:r w:rsidRPr="00833AF8">
        <w:rPr>
          <w:rFonts w:asciiTheme="majorHAnsi" w:hAnsiTheme="majorHAnsi" w:cstheme="majorHAnsi"/>
          <w:color w:val="000000"/>
        </w:rPr>
        <w:t>)  </w:t>
      </w:r>
      <w:r w:rsidRPr="00833AF8">
        <w:t>la aprobación del alta manual, remitiendo toda la documentación recibida así como la petición de dicha alta manual por parte del área solicitante, de cara a su elevación al Comité EGI para su análisis. </w:t>
      </w:r>
    </w:p>
    <w:p w14:paraId="3C9C903C" w14:textId="42BB2EBB" w:rsidR="00345CE7" w:rsidRPr="002B2AEA" w:rsidRDefault="00345CE7" w:rsidP="00345CE7">
      <w:pPr>
        <w:pStyle w:val="ListaNumero1"/>
        <w:numPr>
          <w:ilvl w:val="0"/>
          <w:numId w:val="14"/>
        </w:numPr>
        <w:tabs>
          <w:tab w:val="left" w:pos="1134"/>
        </w:tabs>
        <w:spacing w:before="120"/>
        <w:ind w:left="851" w:hanging="284"/>
      </w:pPr>
      <w:r w:rsidRPr="002B2AEA">
        <w:t xml:space="preserve">EGI comunicará al </w:t>
      </w:r>
      <w:proofErr w:type="spellStart"/>
      <w:r w:rsidRPr="002B2AEA">
        <w:t>Servicer</w:t>
      </w:r>
      <w:proofErr w:type="spellEnd"/>
      <w:r w:rsidRPr="002B2AEA">
        <w:t xml:space="preserve"> el resultado de la sanción,</w:t>
      </w:r>
      <w:r w:rsidRPr="00FE26C0">
        <w:t xml:space="preserve"> </w:t>
      </w:r>
      <w:r>
        <w:t xml:space="preserve">y </w:t>
      </w:r>
      <w:r w:rsidRPr="002B2AEA">
        <w:t xml:space="preserve">facilitará al Servicer las instrucciones oportunas a través del buzón </w:t>
      </w:r>
      <w:r w:rsidRPr="000878F9">
        <w:rPr>
          <w:rStyle w:val="Hipervnculo"/>
          <w:rFonts w:eastAsiaTheme="minorHAnsi" w:cstheme="minorBidi"/>
          <w:color w:val="0070C0"/>
          <w:szCs w:val="22"/>
          <w:lang w:eastAsia="en-US"/>
        </w:rPr>
        <w:t>egi.entradas@bbva.com</w:t>
      </w:r>
      <w:r w:rsidRPr="002B2AEA">
        <w:t xml:space="preserve"> al buzón </w:t>
      </w:r>
      <w:r w:rsidRPr="000878F9">
        <w:rPr>
          <w:rStyle w:val="Hipervnculo"/>
          <w:rFonts w:eastAsiaTheme="minorHAnsi" w:cstheme="minorBidi"/>
          <w:color w:val="0070C0"/>
          <w:szCs w:val="22"/>
          <w:lang w:eastAsia="en-US"/>
        </w:rPr>
        <w:t>entradas-bbva@haya.es</w:t>
      </w:r>
      <w:r w:rsidRPr="002B2AEA">
        <w:t xml:space="preserve"> para que realicen el alta en los sistemas.</w:t>
      </w:r>
    </w:p>
    <w:p w14:paraId="7564F541" w14:textId="4637329B" w:rsidR="000242C1" w:rsidRPr="003B4879" w:rsidRDefault="00440898" w:rsidP="005B2E97">
      <w:pPr>
        <w:pStyle w:val="ListaNumero1"/>
        <w:numPr>
          <w:ilvl w:val="0"/>
          <w:numId w:val="14"/>
        </w:numPr>
        <w:tabs>
          <w:tab w:val="left" w:pos="1134"/>
        </w:tabs>
        <w:spacing w:before="120"/>
        <w:ind w:left="851" w:hanging="284"/>
      </w:pPr>
      <w:r w:rsidRPr="003B4879">
        <w:t>El plazo estipulado</w:t>
      </w:r>
      <w:r w:rsidR="00B80A70">
        <w:t xml:space="preserve"> </w:t>
      </w:r>
      <w:r w:rsidRPr="003B4879">
        <w:t xml:space="preserve">por parte del Servicer </w:t>
      </w:r>
      <w:r w:rsidR="00B80A70">
        <w:t xml:space="preserve">para realizar el alta en los sistemas desde la autorización de EGI BBVA </w:t>
      </w:r>
      <w:r w:rsidRPr="003B4879">
        <w:t xml:space="preserve">será de </w:t>
      </w:r>
      <w:r w:rsidRPr="00CB0F8F">
        <w:rPr>
          <w:u w:val="single"/>
        </w:rPr>
        <w:t>5 días hábiles</w:t>
      </w:r>
      <w:r w:rsidRPr="003B4879">
        <w:t xml:space="preserve">. </w:t>
      </w:r>
    </w:p>
    <w:p w14:paraId="22273B53" w14:textId="77777777" w:rsidR="00CB0F8F" w:rsidRDefault="00440898" w:rsidP="005B2E97">
      <w:pPr>
        <w:pStyle w:val="ListaNumero1"/>
        <w:numPr>
          <w:ilvl w:val="0"/>
          <w:numId w:val="14"/>
        </w:numPr>
        <w:tabs>
          <w:tab w:val="left" w:pos="1134"/>
        </w:tabs>
        <w:spacing w:before="120"/>
        <w:ind w:left="851" w:hanging="284"/>
      </w:pPr>
      <w:r w:rsidRPr="00CB0F8F">
        <w:t>Estas operaciones se incluirán en el reporte de cartera del Servicer para que EGI realice la conciliación oportuna (informando a los intervinientes en caso de desconciliaciones).</w:t>
      </w:r>
    </w:p>
    <w:p w14:paraId="1D1A4442" w14:textId="77777777" w:rsidR="00CB0F8F" w:rsidRDefault="00440898" w:rsidP="005B2E97">
      <w:pPr>
        <w:pStyle w:val="ListaNumero1"/>
        <w:numPr>
          <w:ilvl w:val="0"/>
          <w:numId w:val="14"/>
        </w:numPr>
        <w:tabs>
          <w:tab w:val="left" w:pos="1134"/>
        </w:tabs>
        <w:spacing w:before="120"/>
        <w:ind w:left="851" w:hanging="284"/>
      </w:pPr>
      <w:r w:rsidRPr="00CB0F8F">
        <w:t xml:space="preserve">Contabilidad </w:t>
      </w:r>
      <w:r w:rsidR="008A1F30" w:rsidRPr="00CB0F8F">
        <w:t xml:space="preserve">BBVA </w:t>
      </w:r>
      <w:r w:rsidRPr="00CB0F8F">
        <w:t>por su parte realizará el seguimiento de la correcta ejecución y contabilización de todos los activos de esta tipología (una vez cuente con la información de Recuperaciones</w:t>
      </w:r>
      <w:r w:rsidR="008A1F30" w:rsidRPr="00CB0F8F">
        <w:t xml:space="preserve"> BBVA</w:t>
      </w:r>
      <w:r w:rsidRPr="00CB0F8F">
        <w:t>).</w:t>
      </w:r>
    </w:p>
    <w:p w14:paraId="738AC4B8" w14:textId="77777777" w:rsidR="00CB0F8F" w:rsidRDefault="00440898" w:rsidP="005B2E97">
      <w:pPr>
        <w:pStyle w:val="ListaNumero1"/>
        <w:numPr>
          <w:ilvl w:val="0"/>
          <w:numId w:val="14"/>
        </w:numPr>
        <w:tabs>
          <w:tab w:val="left" w:pos="1134"/>
        </w:tabs>
        <w:spacing w:before="120"/>
        <w:ind w:left="851" w:hanging="284"/>
      </w:pPr>
      <w:r w:rsidRPr="00CB0F8F">
        <w:t>EGI (con la información recibida de Contabilidad, Recuperaciones y el Servicer) monitorizará las operaciones bajo su perímetro para asegurar el cumplimiento de los controles y la correcta ejecución de las operaciones.</w:t>
      </w:r>
    </w:p>
    <w:p w14:paraId="6AF610D3" w14:textId="7A8C4D9F" w:rsidR="000242C1" w:rsidRPr="00CB0F8F" w:rsidRDefault="00440898" w:rsidP="005B2E97">
      <w:pPr>
        <w:pStyle w:val="ListaNumero1"/>
        <w:numPr>
          <w:ilvl w:val="0"/>
          <w:numId w:val="14"/>
        </w:numPr>
        <w:tabs>
          <w:tab w:val="left" w:pos="1134"/>
        </w:tabs>
        <w:spacing w:before="120"/>
        <w:ind w:left="851" w:hanging="284"/>
      </w:pPr>
      <w:r w:rsidRPr="00CB0F8F">
        <w:t xml:space="preserve">En caso de tratarse de Leasing, Renting o Permutas (*), dado que su gestión no se realiza a través de herramientas </w:t>
      </w:r>
      <w:r w:rsidR="008A1F30" w:rsidRPr="00CB0F8F">
        <w:t>de BBVA</w:t>
      </w:r>
      <w:r w:rsidRPr="00CB0F8F">
        <w:t xml:space="preserve">, cualquier </w:t>
      </w:r>
      <w:r w:rsidR="008A1F30" w:rsidRPr="00CB0F8F">
        <w:t>alta se realiza de forma manual</w:t>
      </w:r>
      <w:r w:rsidRPr="00CB0F8F">
        <w:t xml:space="preserve">. Asimismo, las altas de activos aparecidos también se realizan manualmente (ver </w:t>
      </w:r>
      <w:r w:rsidR="008A1F30" w:rsidRPr="00CB0F8F">
        <w:t>referencia en este protocolo)</w:t>
      </w:r>
      <w:r w:rsidRPr="00CB0F8F">
        <w:t xml:space="preserve">. </w:t>
      </w:r>
    </w:p>
    <w:p w14:paraId="7CF058E6" w14:textId="77777777" w:rsidR="003B4879" w:rsidRPr="003B4879" w:rsidRDefault="003B4879" w:rsidP="003B4879">
      <w:pPr>
        <w:keepLines/>
        <w:spacing w:before="120"/>
        <w:ind w:left="426"/>
      </w:pPr>
      <w:r w:rsidRPr="003B4879">
        <w:rPr>
          <w:b/>
          <w:bCs/>
        </w:rPr>
        <w:t>Nota</w:t>
      </w:r>
      <w:r w:rsidRPr="003B4879">
        <w:t>. En caso de tratarse de activos Titulizados, será el Fondo el que deberá autorizar las operaciones.</w:t>
      </w:r>
    </w:p>
    <w:p w14:paraId="25420A72" w14:textId="0855F2FA" w:rsidR="00344727" w:rsidRPr="00CB0F8F" w:rsidDel="00564A5B" w:rsidRDefault="003B4879" w:rsidP="00CB0F8F">
      <w:pPr>
        <w:keepLines/>
        <w:spacing w:before="120"/>
        <w:ind w:left="426"/>
        <w:rPr>
          <w:del w:id="23" w:author="Natalia Peñalba Falkenthal" w:date="2020-11-11T16:20:00Z"/>
        </w:rPr>
      </w:pPr>
      <w:r w:rsidRPr="003B4879">
        <w:rPr>
          <w:lang w:val="es-ES_tradnl"/>
        </w:rPr>
        <w:lastRenderedPageBreak/>
        <w:t xml:space="preserve">(*) Suponen un intercambio de </w:t>
      </w:r>
      <w:r w:rsidRPr="003B4879">
        <w:t>activos con un tercero (operación de compraventa)</w:t>
      </w:r>
    </w:p>
    <w:p w14:paraId="3FFFC0AF" w14:textId="4999B50F" w:rsidR="00344727" w:rsidRDefault="00674D43" w:rsidP="006612C8">
      <w:pPr>
        <w:keepLines/>
        <w:spacing w:before="120"/>
        <w:ind w:left="426"/>
        <w:rPr>
          <w:color w:val="FF0000"/>
        </w:rPr>
      </w:pPr>
      <w:r>
        <w:t xml:space="preserve">Las notificaciones de altas manuales a HRE se </w:t>
      </w:r>
      <w:r w:rsidR="00C416B1">
        <w:t xml:space="preserve">realizan </w:t>
      </w:r>
      <w:r>
        <w:t xml:space="preserve">al </w:t>
      </w:r>
      <w:r w:rsidRPr="00674D43">
        <w:t>Buzon Entradas BBVA</w:t>
      </w:r>
      <w:r>
        <w:t xml:space="preserve">: </w:t>
      </w:r>
      <w:r w:rsidRPr="00674D43">
        <w:t xml:space="preserve"> </w:t>
      </w:r>
      <w:hyperlink r:id="rId23" w:history="1">
        <w:r w:rsidRPr="00767FDC">
          <w:rPr>
            <w:rStyle w:val="Hipervnculo"/>
            <w:rFonts w:cstheme="minorBidi"/>
            <w:color w:val="0070C0"/>
          </w:rPr>
          <w:t>entradas-bbva@haya.es</w:t>
        </w:r>
      </w:hyperlink>
      <w:r w:rsidR="000B6131">
        <w:t>.</w:t>
      </w:r>
    </w:p>
    <w:p w14:paraId="4142803D" w14:textId="3EA7A207" w:rsidR="00805E9E" w:rsidRPr="00344727" w:rsidRDefault="00805E9E" w:rsidP="006612C8">
      <w:pPr>
        <w:keepLines/>
        <w:spacing w:before="120"/>
        <w:ind w:left="426"/>
        <w:rPr>
          <w:color w:val="FF0000"/>
        </w:rPr>
      </w:pPr>
      <w:r>
        <w:t>A continuación, se describe el proceso a seguir por cada una de estas tipologías.</w:t>
      </w:r>
    </w:p>
    <w:p w14:paraId="55ADF66D" w14:textId="4BDF5FA0" w:rsidR="00862890" w:rsidRPr="00EA1D05" w:rsidRDefault="00EA1D05" w:rsidP="005B2E97">
      <w:pPr>
        <w:pStyle w:val="ListaNumero1"/>
        <w:numPr>
          <w:ilvl w:val="0"/>
          <w:numId w:val="14"/>
        </w:numPr>
        <w:tabs>
          <w:tab w:val="left" w:pos="1134"/>
        </w:tabs>
        <w:spacing w:before="120"/>
        <w:ind w:left="851" w:hanging="284"/>
        <w:rPr>
          <w:b/>
          <w:u w:val="single"/>
        </w:rPr>
      </w:pPr>
      <w:r w:rsidRPr="00EA1D05">
        <w:rPr>
          <w:b/>
          <w:u w:val="single"/>
        </w:rPr>
        <w:t>P</w:t>
      </w:r>
      <w:r w:rsidR="00862890" w:rsidRPr="00EA1D05">
        <w:rPr>
          <w:b/>
          <w:u w:val="single"/>
        </w:rPr>
        <w:t>ermutas</w:t>
      </w:r>
      <w:r w:rsidRPr="00EA1D05">
        <w:rPr>
          <w:b/>
          <w:u w:val="single"/>
        </w:rPr>
        <w:t xml:space="preserve"> </w:t>
      </w:r>
      <w:r w:rsidR="00862890" w:rsidRPr="00EA1D05">
        <w:rPr>
          <w:b/>
          <w:u w:val="single"/>
        </w:rPr>
        <w:t xml:space="preserve"> </w:t>
      </w:r>
    </w:p>
    <w:p w14:paraId="6894FD6B" w14:textId="732CD15D" w:rsidR="00F94939" w:rsidRDefault="00F072F1" w:rsidP="006612C8">
      <w:pPr>
        <w:keepLines/>
        <w:spacing w:before="120"/>
        <w:ind w:left="851"/>
      </w:pPr>
      <w:r>
        <w:t>El gestor de la operación (</w:t>
      </w:r>
      <w:r w:rsidRPr="00EA1D05">
        <w:t>BBVA</w:t>
      </w:r>
      <w:r>
        <w:t>)</w:t>
      </w:r>
      <w:r w:rsidRPr="00EA1D05">
        <w:t xml:space="preserve"> envía</w:t>
      </w:r>
      <w:r w:rsidR="00BB72D6" w:rsidRPr="00EA1D05">
        <w:t xml:space="preserve"> un correo a REAM Admisión HRE, notificando el alta de los activos que proceden </w:t>
      </w:r>
      <w:r w:rsidR="00F3378E" w:rsidRPr="00056E37">
        <w:t>permutas</w:t>
      </w:r>
      <w:r w:rsidR="00BB72D6" w:rsidRPr="00EA1D05">
        <w:t xml:space="preserve">. </w:t>
      </w:r>
      <w:r w:rsidR="00EA1D05" w:rsidRPr="00EA1D05">
        <w:t xml:space="preserve"> </w:t>
      </w:r>
      <w:r w:rsidR="00BB72D6" w:rsidRPr="00EA1D05">
        <w:t>REAM Admisión HRE revisa la recepción de toda la documentación y procede al alta del activo. Si faltase por recibir algún documento, lo reclama a BBVA EGI vía e-mail.</w:t>
      </w:r>
    </w:p>
    <w:p w14:paraId="79E52A32" w14:textId="0FAFDBEE" w:rsidR="00F94939" w:rsidRDefault="00EA1D05" w:rsidP="006612C8">
      <w:pPr>
        <w:keepLines/>
        <w:spacing w:before="120"/>
        <w:ind w:left="851"/>
      </w:pPr>
      <w:r w:rsidRPr="00EA1D05">
        <w:t>La documentación necesaria parar proceder al alta es:</w:t>
      </w:r>
    </w:p>
    <w:p w14:paraId="7AACFD2D" w14:textId="77777777" w:rsidR="00F94939" w:rsidRDefault="00BB72D6" w:rsidP="005B2E97">
      <w:pPr>
        <w:pStyle w:val="Prrafodelista"/>
        <w:numPr>
          <w:ilvl w:val="0"/>
          <w:numId w:val="17"/>
        </w:numPr>
        <w:spacing w:before="120"/>
        <w:ind w:left="1296"/>
      </w:pPr>
      <w:r w:rsidRPr="00EA1D05">
        <w:t>Escritura permuta</w:t>
      </w:r>
      <w:r w:rsidR="00EA1D05" w:rsidRPr="00EA1D05">
        <w:t xml:space="preserve"> donde aparezcan las fincas a permutar.</w:t>
      </w:r>
    </w:p>
    <w:p w14:paraId="7731C2F9" w14:textId="0F2E914E" w:rsidR="00F94939" w:rsidRDefault="00BB72D6" w:rsidP="005B2E97">
      <w:pPr>
        <w:pStyle w:val="Prrafodelista"/>
        <w:numPr>
          <w:ilvl w:val="0"/>
          <w:numId w:val="17"/>
        </w:numPr>
        <w:spacing w:before="120"/>
        <w:ind w:left="1296"/>
      </w:pPr>
      <w:r w:rsidRPr="00EA1D05">
        <w:t>Nota simple</w:t>
      </w:r>
      <w:r w:rsidR="00EA1D05" w:rsidRPr="00EA1D05">
        <w:t xml:space="preserve"> de las fincas</w:t>
      </w:r>
      <w:r w:rsidR="001B4940">
        <w:t xml:space="preserve"> (</w:t>
      </w:r>
      <w:r w:rsidR="00573146">
        <w:t xml:space="preserve">cuando </w:t>
      </w:r>
      <w:r w:rsidR="001B4940">
        <w:t xml:space="preserve">exista, por </w:t>
      </w:r>
      <w:r w:rsidR="00573146">
        <w:t>ejemplo,</w:t>
      </w:r>
      <w:r w:rsidR="001B4940">
        <w:t xml:space="preserve"> en los casos de entrega futura de un inmueble no habrá nota simple)</w:t>
      </w:r>
      <w:r w:rsidR="00F94939">
        <w:t>.</w:t>
      </w:r>
    </w:p>
    <w:p w14:paraId="3581AACD" w14:textId="013A2DF1" w:rsidR="00A1158A" w:rsidRPr="00F94939" w:rsidRDefault="00BB72D6" w:rsidP="005B2E97">
      <w:pPr>
        <w:pStyle w:val="Prrafodelista"/>
        <w:numPr>
          <w:ilvl w:val="0"/>
          <w:numId w:val="17"/>
        </w:numPr>
        <w:spacing w:before="120"/>
        <w:ind w:left="1296"/>
      </w:pPr>
      <w:r w:rsidRPr="00EA1D05">
        <w:t>Tasación vigente (1 año)</w:t>
      </w:r>
      <w:r w:rsidR="00F94939">
        <w:t>.</w:t>
      </w:r>
    </w:p>
    <w:p w14:paraId="38FA8641" w14:textId="670CDCF2" w:rsidR="009708AC" w:rsidRPr="00037472" w:rsidRDefault="009708AC" w:rsidP="005B2E97">
      <w:pPr>
        <w:pStyle w:val="ListaNumero1"/>
        <w:numPr>
          <w:ilvl w:val="0"/>
          <w:numId w:val="14"/>
        </w:numPr>
        <w:tabs>
          <w:tab w:val="left" w:pos="1134"/>
        </w:tabs>
        <w:spacing w:before="120"/>
        <w:ind w:left="851" w:hanging="284"/>
        <w:rPr>
          <w:b/>
          <w:u w:val="single"/>
        </w:rPr>
      </w:pPr>
      <w:r w:rsidRPr="00037472">
        <w:rPr>
          <w:b/>
          <w:u w:val="single"/>
        </w:rPr>
        <w:t>Leasing</w:t>
      </w:r>
      <w:r w:rsidR="00805E9E">
        <w:rPr>
          <w:b/>
          <w:u w:val="single"/>
        </w:rPr>
        <w:t>,</w:t>
      </w:r>
      <w:r w:rsidRPr="00037472">
        <w:rPr>
          <w:b/>
          <w:u w:val="single"/>
        </w:rPr>
        <w:t xml:space="preserve"> Renting</w:t>
      </w:r>
    </w:p>
    <w:p w14:paraId="740369A3" w14:textId="2954C8CD" w:rsidR="00110113" w:rsidRDefault="009E5033" w:rsidP="006612C8">
      <w:pPr>
        <w:keepLines/>
        <w:spacing w:before="120"/>
        <w:ind w:left="851"/>
      </w:pPr>
      <w:r>
        <w:t xml:space="preserve">El desencadenante de este proceso es una comunicación por e-mail del área de </w:t>
      </w:r>
      <w:r w:rsidR="00037472">
        <w:t>BBVA Recuperaciones de Leasing</w:t>
      </w:r>
      <w:r w:rsidR="00805E9E">
        <w:t xml:space="preserve"> </w:t>
      </w:r>
      <w:r w:rsidR="006C5B45">
        <w:t xml:space="preserve">indicando a </w:t>
      </w:r>
      <w:r w:rsidR="0027490E" w:rsidRPr="00DD49BC">
        <w:t>REAM Admisión HRE</w:t>
      </w:r>
      <w:r w:rsidR="006C5B45">
        <w:t xml:space="preserve"> la incorporación del activo </w:t>
      </w:r>
      <w:r w:rsidR="00D46AC2">
        <w:t xml:space="preserve">proveniente de una </w:t>
      </w:r>
      <w:r w:rsidR="00805E9E">
        <w:t>resolución de Leasing o Renting</w:t>
      </w:r>
      <w:r w:rsidR="00E1692D">
        <w:t xml:space="preserve"> al buzón</w:t>
      </w:r>
      <w:r w:rsidR="00616320">
        <w:t xml:space="preserve"> </w:t>
      </w:r>
      <w:r w:rsidR="00616320">
        <w:rPr>
          <w:rStyle w:val="Hipervnculo"/>
          <w:rFonts w:cstheme="minorBidi"/>
          <w:color w:val="0070C0"/>
        </w:rPr>
        <w:t>e</w:t>
      </w:r>
      <w:r w:rsidR="00E1692D" w:rsidRPr="00616320">
        <w:rPr>
          <w:rStyle w:val="Hipervnculo"/>
          <w:rFonts w:cstheme="minorBidi"/>
          <w:color w:val="0070C0"/>
        </w:rPr>
        <w:t>ntradas-BBVA@haya.es</w:t>
      </w:r>
      <w:r w:rsidR="00805E9E">
        <w:t xml:space="preserve">. </w:t>
      </w:r>
      <w:r w:rsidR="00110113">
        <w:t>Esta notificación junto con la documentación necesaria será aportada a HRE una vez que BBVA compruebe que el activo debe entrar en el sistema</w:t>
      </w:r>
      <w:r w:rsidR="003A6452">
        <w:t xml:space="preserve"> del Servicer</w:t>
      </w:r>
      <w:r w:rsidR="00110113">
        <w:t>.</w:t>
      </w:r>
    </w:p>
    <w:p w14:paraId="2E887DE5" w14:textId="1B2792D6" w:rsidR="00805E9E" w:rsidRDefault="00805E9E" w:rsidP="006612C8">
      <w:pPr>
        <w:keepLines/>
        <w:spacing w:before="120"/>
        <w:ind w:left="851"/>
      </w:pPr>
      <w:r>
        <w:t xml:space="preserve">En esa comunicación </w:t>
      </w:r>
      <w:r w:rsidR="006C5B45">
        <w:t xml:space="preserve">se </w:t>
      </w:r>
      <w:r w:rsidR="00D46AC2">
        <w:t>informa</w:t>
      </w:r>
      <w:r w:rsidR="006C5B45">
        <w:t xml:space="preserve"> del </w:t>
      </w:r>
      <w:r>
        <w:t xml:space="preserve">gestor judicial BBVA encargado del proceso </w:t>
      </w:r>
      <w:r w:rsidR="005C16F3">
        <w:t>y,</w:t>
      </w:r>
      <w:r>
        <w:t xml:space="preserve"> </w:t>
      </w:r>
      <w:r w:rsidR="00D46AC2">
        <w:t>además,</w:t>
      </w:r>
      <w:r w:rsidR="006C5B45">
        <w:t xml:space="preserve"> se </w:t>
      </w:r>
      <w:r>
        <w:t xml:space="preserve">adjunta la siguiente </w:t>
      </w:r>
      <w:r w:rsidRPr="009D2AFC">
        <w:t>documentación</w:t>
      </w:r>
      <w:r>
        <w:t>:</w:t>
      </w:r>
    </w:p>
    <w:p w14:paraId="77456B48" w14:textId="0B972DF9" w:rsidR="00F94939" w:rsidRDefault="00554298" w:rsidP="005B2E97">
      <w:pPr>
        <w:pStyle w:val="Prrafodelista"/>
        <w:numPr>
          <w:ilvl w:val="0"/>
          <w:numId w:val="17"/>
        </w:numPr>
        <w:spacing w:before="120"/>
        <w:ind w:left="1296"/>
      </w:pPr>
      <w:r>
        <w:t xml:space="preserve">Escritura notarial o sentencia judicial </w:t>
      </w:r>
      <w:r w:rsidRPr="00DF6440">
        <w:t>de resolución de Leasing</w:t>
      </w:r>
    </w:p>
    <w:p w14:paraId="72AA819C" w14:textId="60C5466C" w:rsidR="00F94939" w:rsidRDefault="00554298" w:rsidP="005B2E97">
      <w:pPr>
        <w:pStyle w:val="Prrafodelista"/>
        <w:numPr>
          <w:ilvl w:val="0"/>
          <w:numId w:val="17"/>
        </w:numPr>
        <w:spacing w:before="120"/>
        <w:ind w:left="1296"/>
      </w:pPr>
      <w:r>
        <w:t>Nota Simple</w:t>
      </w:r>
      <w:r w:rsidR="00DE5CEB">
        <w:t xml:space="preserve"> </w:t>
      </w:r>
    </w:p>
    <w:p w14:paraId="65EAFF3D" w14:textId="6DB123D1" w:rsidR="00F94939" w:rsidRDefault="00554298" w:rsidP="005B2E97">
      <w:pPr>
        <w:pStyle w:val="Prrafodelista"/>
        <w:numPr>
          <w:ilvl w:val="0"/>
          <w:numId w:val="17"/>
        </w:numPr>
        <w:spacing w:before="120"/>
        <w:ind w:left="1296"/>
      </w:pPr>
      <w:r>
        <w:t xml:space="preserve">Escritura de arrendamiento </w:t>
      </w:r>
      <w:r w:rsidR="00F94939">
        <w:t>financiero</w:t>
      </w:r>
    </w:p>
    <w:p w14:paraId="2FE406A5" w14:textId="4C6E5362" w:rsidR="00F94939" w:rsidRDefault="00554298" w:rsidP="005B2E97">
      <w:pPr>
        <w:pStyle w:val="Prrafodelista"/>
        <w:numPr>
          <w:ilvl w:val="0"/>
          <w:numId w:val="17"/>
        </w:numPr>
        <w:spacing w:before="120"/>
        <w:ind w:left="1296"/>
      </w:pPr>
      <w:r>
        <w:t>Mandamientos de cancelación</w:t>
      </w:r>
      <w:r w:rsidR="00E23421">
        <w:t xml:space="preserve"> </w:t>
      </w:r>
      <w:r w:rsidR="003D5033">
        <w:t>de cargas</w:t>
      </w:r>
      <w:r w:rsidR="0016589F">
        <w:t xml:space="preserve"> </w:t>
      </w:r>
    </w:p>
    <w:p w14:paraId="25BF8DB7" w14:textId="3BC527DF" w:rsidR="00F94939" w:rsidRDefault="00554298" w:rsidP="005B2E97">
      <w:pPr>
        <w:pStyle w:val="Prrafodelista"/>
        <w:numPr>
          <w:ilvl w:val="0"/>
          <w:numId w:val="17"/>
        </w:numPr>
        <w:spacing w:before="120"/>
        <w:ind w:left="1296"/>
      </w:pPr>
      <w:r>
        <w:t xml:space="preserve">Cuadro amortización </w:t>
      </w:r>
      <w:r w:rsidRPr="00DF6440">
        <w:t>actualizado</w:t>
      </w:r>
      <w:r w:rsidR="00110113">
        <w:t xml:space="preserve"> (para poder incluir el saldo vivo en la fecha de resolución</w:t>
      </w:r>
      <w:r w:rsidR="00F94939">
        <w:t>).</w:t>
      </w:r>
    </w:p>
    <w:p w14:paraId="4402F2CE" w14:textId="42F6684B" w:rsidR="00F94939" w:rsidRDefault="00554298" w:rsidP="005B2E97">
      <w:pPr>
        <w:pStyle w:val="Prrafodelista"/>
        <w:numPr>
          <w:ilvl w:val="0"/>
          <w:numId w:val="17"/>
        </w:numPr>
        <w:spacing w:before="120"/>
        <w:ind w:left="1296"/>
      </w:pPr>
      <w:r>
        <w:t>Tasación actualizada (</w:t>
      </w:r>
      <w:r w:rsidR="0027490E">
        <w:t xml:space="preserve">vigencia </w:t>
      </w:r>
      <w:r>
        <w:t xml:space="preserve">de un </w:t>
      </w:r>
      <w:r w:rsidR="005C16F3">
        <w:t>año)</w:t>
      </w:r>
      <w:r w:rsidR="0016589F">
        <w:t xml:space="preserve"> </w:t>
      </w:r>
    </w:p>
    <w:p w14:paraId="55A05A72" w14:textId="41CB7356" w:rsidR="00616320" w:rsidRDefault="00554298" w:rsidP="005B2E97">
      <w:pPr>
        <w:pStyle w:val="Prrafodelista"/>
        <w:numPr>
          <w:ilvl w:val="0"/>
          <w:numId w:val="17"/>
        </w:numPr>
        <w:spacing w:before="120"/>
        <w:ind w:left="1296"/>
      </w:pPr>
      <w:r>
        <w:t>Escritura de CV a favor de BBVA (no obligatorio, pero si recomendable)</w:t>
      </w:r>
    </w:p>
    <w:p w14:paraId="152ED465" w14:textId="229E4460" w:rsidR="000242C1" w:rsidRPr="003D5033" w:rsidRDefault="00440898" w:rsidP="005B2E97">
      <w:pPr>
        <w:pStyle w:val="Prrafodelista"/>
        <w:numPr>
          <w:ilvl w:val="0"/>
          <w:numId w:val="17"/>
        </w:numPr>
        <w:spacing w:before="120"/>
        <w:ind w:left="1296"/>
      </w:pPr>
      <w:r w:rsidRPr="003D5033">
        <w:t>Juicio verbal/declarativo</w:t>
      </w:r>
      <w:r w:rsidR="001C61FE">
        <w:t xml:space="preserve"> </w:t>
      </w:r>
      <w:r w:rsidR="001C61FE" w:rsidRPr="00E157E1">
        <w:t xml:space="preserve">(con el fin de obtener la posesión </w:t>
      </w:r>
      <w:r w:rsidR="00E157E1" w:rsidRPr="00E157E1">
        <w:t>lo antes posible</w:t>
      </w:r>
      <w:r w:rsidR="00304D70">
        <w:t>, en resoluciones judiciales</w:t>
      </w:r>
      <w:r w:rsidR="00E157E1" w:rsidRPr="00E157E1">
        <w:t>)</w:t>
      </w:r>
      <w:r w:rsidR="00E157E1">
        <w:t xml:space="preserve"> </w:t>
      </w:r>
    </w:p>
    <w:p w14:paraId="1E894CD6" w14:textId="419AE8C7" w:rsidR="00616320" w:rsidRDefault="00440898" w:rsidP="005B2E97">
      <w:pPr>
        <w:pStyle w:val="Prrafodelista"/>
        <w:numPr>
          <w:ilvl w:val="0"/>
          <w:numId w:val="17"/>
        </w:numPr>
        <w:spacing w:before="120"/>
        <w:ind w:left="1296"/>
      </w:pPr>
      <w:r w:rsidRPr="003D5033">
        <w:t>Acta/ sanción favorable por parte de BBVA.</w:t>
      </w:r>
    </w:p>
    <w:p w14:paraId="1CD0CB92" w14:textId="77777777" w:rsidR="00616320" w:rsidRDefault="00440898" w:rsidP="005B2E97">
      <w:pPr>
        <w:pStyle w:val="Prrafodelista"/>
        <w:numPr>
          <w:ilvl w:val="0"/>
          <w:numId w:val="17"/>
        </w:numPr>
        <w:spacing w:before="120"/>
        <w:ind w:left="1296"/>
      </w:pPr>
      <w:r w:rsidRPr="003D5033">
        <w:t>Licencias de Actividad y/o Funcionamiento si existieran.</w:t>
      </w:r>
    </w:p>
    <w:p w14:paraId="0ED088C7" w14:textId="4216CB8E" w:rsidR="00616320" w:rsidRDefault="00440898" w:rsidP="005B2E97">
      <w:pPr>
        <w:pStyle w:val="Prrafodelista"/>
        <w:numPr>
          <w:ilvl w:val="0"/>
          <w:numId w:val="17"/>
        </w:numPr>
        <w:spacing w:before="120"/>
        <w:ind w:left="1296"/>
      </w:pPr>
      <w:r w:rsidRPr="003D5033">
        <w:t>Recibos de impuestos y certificados de abono.</w:t>
      </w:r>
      <w:r w:rsidR="0016589F">
        <w:t xml:space="preserve"> </w:t>
      </w:r>
    </w:p>
    <w:p w14:paraId="284B5C16" w14:textId="77777777" w:rsidR="00616320" w:rsidRDefault="00440898" w:rsidP="005B2E97">
      <w:pPr>
        <w:pStyle w:val="Prrafodelista"/>
        <w:numPr>
          <w:ilvl w:val="0"/>
          <w:numId w:val="17"/>
        </w:numPr>
        <w:spacing w:before="120"/>
        <w:ind w:left="1296"/>
      </w:pPr>
      <w:r w:rsidRPr="003D5033">
        <w:t>Justificantes de pago de las comunidades de propietarios.</w:t>
      </w:r>
    </w:p>
    <w:p w14:paraId="19150050" w14:textId="407CA4FD" w:rsidR="003D5033" w:rsidRDefault="00440898" w:rsidP="005B2E97">
      <w:pPr>
        <w:pStyle w:val="Prrafodelista"/>
        <w:numPr>
          <w:ilvl w:val="0"/>
          <w:numId w:val="17"/>
        </w:numPr>
        <w:spacing w:before="120"/>
        <w:ind w:left="1296"/>
      </w:pPr>
      <w:r w:rsidRPr="003D5033">
        <w:t xml:space="preserve">Informes de descontaminación, en su caso.  </w:t>
      </w:r>
    </w:p>
    <w:p w14:paraId="2E416B05" w14:textId="77777777" w:rsidR="002356A4" w:rsidRDefault="0043600D" w:rsidP="002356A4">
      <w:pPr>
        <w:keepLines/>
        <w:spacing w:before="120"/>
        <w:ind w:left="851"/>
        <w:rPr>
          <w:ins w:id="24" w:author="Natalia Peñalba Falkenthal" w:date="2020-11-16T16:26:00Z"/>
        </w:rPr>
      </w:pPr>
      <w:r>
        <w:t xml:space="preserve">Una vez recibida la documentación completa, el equipo </w:t>
      </w:r>
      <w:r w:rsidR="003B5BE2" w:rsidRPr="00DD49BC">
        <w:t xml:space="preserve">REAM Admisión HRE </w:t>
      </w:r>
      <w:r w:rsidR="00AC3CBE">
        <w:t>realiza</w:t>
      </w:r>
      <w:r>
        <w:t xml:space="preserve"> </w:t>
      </w:r>
      <w:r w:rsidR="00AC3CBE">
        <w:t>e</w:t>
      </w:r>
      <w:r>
        <w:t>l alta del activo</w:t>
      </w:r>
      <w:r w:rsidR="00463867">
        <w:t xml:space="preserve"> en sistemas HRE.</w:t>
      </w:r>
    </w:p>
    <w:p w14:paraId="35E2BB88" w14:textId="6D040633" w:rsidR="002356A4" w:rsidRDefault="00E1433B" w:rsidP="002356A4">
      <w:pPr>
        <w:keepLines/>
        <w:spacing w:before="120"/>
        <w:ind w:left="851"/>
      </w:pPr>
      <w:r w:rsidRPr="002356A4">
        <w:t xml:space="preserve">De manera excepcional el Servicer podrá confirmar el alta, siempre previa autorización de EGI BBVA, de los inmuebles que tengan disponible una documentación </w:t>
      </w:r>
      <w:r w:rsidRPr="00927140">
        <w:t>mínima</w:t>
      </w:r>
      <w:r w:rsidR="00DE6172" w:rsidRPr="00927140">
        <w:t xml:space="preserve">. Se entenderá por documentación mínima la resolución del Leasing, </w:t>
      </w:r>
      <w:r w:rsidR="009C55A0" w:rsidRPr="00927140">
        <w:t>bien notarial o judicial</w:t>
      </w:r>
      <w:r w:rsidR="00DE6172" w:rsidRPr="00927140">
        <w:t>.</w:t>
      </w:r>
    </w:p>
    <w:p w14:paraId="482E3EE2" w14:textId="325D0703" w:rsidR="00E1433B" w:rsidRPr="002356A4" w:rsidRDefault="00E1433B" w:rsidP="00DE6172">
      <w:pPr>
        <w:spacing w:before="120"/>
        <w:ind w:left="360" w:firstLine="491"/>
      </w:pPr>
      <w:r w:rsidRPr="002356A4">
        <w:t>Parar tratar el stock actual pendiente, se diferenciará:</w:t>
      </w:r>
    </w:p>
    <w:p w14:paraId="0BF6C693" w14:textId="041EF7FC" w:rsidR="002356A4" w:rsidRPr="002356A4" w:rsidRDefault="00E1433B" w:rsidP="005B2E97">
      <w:pPr>
        <w:pStyle w:val="Textocomentario"/>
        <w:numPr>
          <w:ilvl w:val="0"/>
          <w:numId w:val="20"/>
        </w:numPr>
      </w:pPr>
      <w:r w:rsidRPr="002356A4">
        <w:t>Pendiente</w:t>
      </w:r>
      <w:r w:rsidR="00E2088E">
        <w:t xml:space="preserve"> n</w:t>
      </w:r>
      <w:r w:rsidRPr="002356A4">
        <w:t xml:space="preserve">ota </w:t>
      </w:r>
      <w:r w:rsidR="00E2088E">
        <w:t>s</w:t>
      </w:r>
      <w:r w:rsidRPr="002356A4">
        <w:t xml:space="preserve">imple y </w:t>
      </w:r>
      <w:r w:rsidR="00E2088E">
        <w:t>t</w:t>
      </w:r>
      <w:r w:rsidRPr="002356A4">
        <w:t xml:space="preserve">asación </w:t>
      </w:r>
      <w:r w:rsidR="00E2088E">
        <w:t>a</w:t>
      </w:r>
      <w:r w:rsidRPr="002356A4">
        <w:t>ctualizada</w:t>
      </w:r>
      <w:r w:rsidR="00E2088E">
        <w:t xml:space="preserve">: se solicitará autorización antes de </w:t>
      </w:r>
      <w:r w:rsidRPr="002356A4">
        <w:t xml:space="preserve">proceder al alta y </w:t>
      </w:r>
      <w:r w:rsidR="00E2088E">
        <w:t xml:space="preserve">para obtener </w:t>
      </w:r>
      <w:r w:rsidRPr="002356A4">
        <w:t xml:space="preserve">esta documentación </w:t>
      </w:r>
      <w:r w:rsidR="00E2088E">
        <w:t>a posteriori</w:t>
      </w:r>
      <w:r w:rsidRPr="002356A4">
        <w:t>.</w:t>
      </w:r>
    </w:p>
    <w:p w14:paraId="26F15E8E" w14:textId="4D8814C4" w:rsidR="00D83E40" w:rsidRDefault="00E1433B" w:rsidP="005B2E97">
      <w:pPr>
        <w:pStyle w:val="Textocomentario"/>
        <w:numPr>
          <w:ilvl w:val="0"/>
          <w:numId w:val="20"/>
        </w:numPr>
      </w:pPr>
      <w:r w:rsidRPr="002356A4">
        <w:t xml:space="preserve">Pendiente </w:t>
      </w:r>
      <w:r w:rsidR="00E2088E">
        <w:t>m</w:t>
      </w:r>
      <w:r w:rsidRPr="002356A4">
        <w:t>andamientos de cancelación: La tarea de obtención del documento de cancelación quedará exenta de la gestión del Servicer</w:t>
      </w:r>
      <w:r w:rsidR="00D83E40">
        <w:t>.</w:t>
      </w:r>
    </w:p>
    <w:p w14:paraId="7377947A" w14:textId="78917433" w:rsidR="00D83E40" w:rsidRDefault="00E1433B" w:rsidP="005B2E97">
      <w:pPr>
        <w:pStyle w:val="Textocomentario"/>
        <w:numPr>
          <w:ilvl w:val="0"/>
          <w:numId w:val="20"/>
        </w:numPr>
      </w:pPr>
      <w:r w:rsidRPr="002356A4">
        <w:t>Pendiente cuadro amortización. No se tendría el valor económico</w:t>
      </w:r>
      <w:r w:rsidR="00D83E40">
        <w:t>.</w:t>
      </w:r>
    </w:p>
    <w:p w14:paraId="21D37698" w14:textId="7F23AFED" w:rsidR="00E1433B" w:rsidRDefault="00E1433B" w:rsidP="005B2E97">
      <w:pPr>
        <w:pStyle w:val="Textocomentario"/>
        <w:numPr>
          <w:ilvl w:val="0"/>
          <w:numId w:val="20"/>
        </w:numPr>
      </w:pPr>
      <w:r w:rsidRPr="002356A4">
        <w:t>Altas que se produjeron sin tener la resolución</w:t>
      </w:r>
      <w:r w:rsidR="00D83E40">
        <w:t>.</w:t>
      </w:r>
    </w:p>
    <w:p w14:paraId="41F295D2" w14:textId="77777777" w:rsidR="00805E9E" w:rsidRPr="009708AC" w:rsidRDefault="00805E9E" w:rsidP="005B2E97">
      <w:pPr>
        <w:pStyle w:val="ListaNumero1"/>
        <w:numPr>
          <w:ilvl w:val="0"/>
          <w:numId w:val="14"/>
        </w:numPr>
        <w:tabs>
          <w:tab w:val="left" w:pos="1134"/>
        </w:tabs>
        <w:spacing w:before="120"/>
        <w:ind w:left="851" w:hanging="284"/>
        <w:rPr>
          <w:b/>
          <w:u w:val="single"/>
        </w:rPr>
      </w:pPr>
      <w:r w:rsidRPr="009708AC">
        <w:rPr>
          <w:b/>
          <w:u w:val="single"/>
        </w:rPr>
        <w:lastRenderedPageBreak/>
        <w:t>Aparecidos:</w:t>
      </w:r>
    </w:p>
    <w:p w14:paraId="3C791D46" w14:textId="34EE25C6" w:rsidR="006C5B45" w:rsidRPr="006C5B45" w:rsidRDefault="006C5B45" w:rsidP="006612C8">
      <w:pPr>
        <w:keepLines/>
        <w:spacing w:before="120"/>
        <w:ind w:left="851"/>
      </w:pPr>
      <w:r w:rsidRPr="006C5B45">
        <w:t xml:space="preserve">Pudiera ocurrir que un activo propiedad del Grupo BBVA no se hubiera dado de alta en los Sistemas </w:t>
      </w:r>
      <w:r w:rsidR="007033A5">
        <w:t>una vez obtenido el título de propiedad</w:t>
      </w:r>
      <w:r w:rsidR="00661801">
        <w:t xml:space="preserve"> y se tuviera conocimiento de ellos con posterioridad por cualquier tipo de circunstancia</w:t>
      </w:r>
      <w:r w:rsidR="007033A5">
        <w:t>. S</w:t>
      </w:r>
      <w:r w:rsidRPr="006C5B45">
        <w:t xml:space="preserve">e conoce a este tipo de activos como “activos aparecidos”. </w:t>
      </w:r>
    </w:p>
    <w:p w14:paraId="126A6D49" w14:textId="40193D6A" w:rsidR="00805E9E" w:rsidRPr="007033A5" w:rsidRDefault="003B5BE2" w:rsidP="006612C8">
      <w:pPr>
        <w:keepLines/>
        <w:spacing w:before="120"/>
        <w:ind w:left="851"/>
      </w:pPr>
      <w:r w:rsidRPr="00DD49BC">
        <w:t>REAM Admisión HRE</w:t>
      </w:r>
      <w:r w:rsidR="003D3E93">
        <w:t xml:space="preserve"> </w:t>
      </w:r>
      <w:r w:rsidR="00AC3CBE">
        <w:t xml:space="preserve">solicita una nota simple </w:t>
      </w:r>
      <w:r w:rsidR="00A52179">
        <w:t xml:space="preserve">actualizada </w:t>
      </w:r>
      <w:r w:rsidR="00AC3CBE">
        <w:t xml:space="preserve">para confirmar </w:t>
      </w:r>
      <w:r w:rsidR="00306186">
        <w:t>la propiedad de BBVA o de una de las sociedades del grupo.</w:t>
      </w:r>
      <w:r w:rsidR="00306186" w:rsidRPr="007033A5">
        <w:t xml:space="preserve"> </w:t>
      </w:r>
    </w:p>
    <w:p w14:paraId="11958A6C" w14:textId="36AAEADF" w:rsidR="00805E9E" w:rsidRDefault="003B5BE2" w:rsidP="006612C8">
      <w:pPr>
        <w:keepLines/>
        <w:spacing w:before="120"/>
        <w:ind w:left="851"/>
        <w:rPr>
          <w:ins w:id="25" w:author="ELVIRA PERDOMO, FERNANDO" w:date="2020-10-28T14:48:00Z"/>
        </w:rPr>
      </w:pPr>
      <w:r w:rsidRPr="00DD49BC">
        <w:t xml:space="preserve">REAM Admisión HRE </w:t>
      </w:r>
      <w:r w:rsidR="007033A5">
        <w:t xml:space="preserve">lo </w:t>
      </w:r>
      <w:r w:rsidR="00306186" w:rsidRPr="00306186">
        <w:t>notifica a BBVA EGI vía e-mail</w:t>
      </w:r>
      <w:r w:rsidR="00862890">
        <w:t xml:space="preserve"> a buzón entradas EGI</w:t>
      </w:r>
      <w:r w:rsidR="00862890" w:rsidRPr="00862890">
        <w:rPr>
          <w:color w:val="FF0000"/>
        </w:rPr>
        <w:t xml:space="preserve"> </w:t>
      </w:r>
      <w:r w:rsidR="00862890" w:rsidRPr="008739A6">
        <w:rPr>
          <w:color w:val="0070C0"/>
          <w:u w:val="single"/>
        </w:rPr>
        <w:t>egi.entradas@bbva.com</w:t>
      </w:r>
      <w:r w:rsidR="00306186" w:rsidRPr="008739A6">
        <w:rPr>
          <w:color w:val="0070C0"/>
        </w:rPr>
        <w:t xml:space="preserve"> </w:t>
      </w:r>
      <w:r w:rsidR="00306186" w:rsidRPr="00306186">
        <w:t>para que confirme el alta del activo</w:t>
      </w:r>
      <w:r w:rsidR="007033A5">
        <w:t>, y u</w:t>
      </w:r>
      <w:r w:rsidR="00306186" w:rsidRPr="00306186">
        <w:t>na vez confirmado</w:t>
      </w:r>
      <w:r w:rsidR="007033A5">
        <w:t>, proceden</w:t>
      </w:r>
      <w:r w:rsidR="00463867">
        <w:t xml:space="preserve"> </w:t>
      </w:r>
      <w:r w:rsidR="007033A5">
        <w:t xml:space="preserve">al </w:t>
      </w:r>
      <w:r w:rsidR="00306186" w:rsidRPr="00306186">
        <w:t>alta</w:t>
      </w:r>
      <w:r w:rsidR="00463867">
        <w:t xml:space="preserve"> en los sistemas HRE</w:t>
      </w:r>
      <w:r w:rsidR="00306186" w:rsidRPr="00306186">
        <w:t xml:space="preserve"> </w:t>
      </w:r>
      <w:r w:rsidR="007033A5" w:rsidRPr="007033A5">
        <w:t>con los datos proporcionados hasta ese momento</w:t>
      </w:r>
      <w:r w:rsidR="007033A5">
        <w:t>.</w:t>
      </w:r>
    </w:p>
    <w:p w14:paraId="629DB33D" w14:textId="4AEF3A30" w:rsidR="001A172A" w:rsidRPr="00F94939" w:rsidRDefault="00F40847" w:rsidP="00616320">
      <w:pPr>
        <w:keepLines/>
        <w:spacing w:before="120"/>
        <w:ind w:left="851"/>
        <w:jc w:val="center"/>
      </w:pPr>
      <w:ins w:id="26" w:author="ELVIRA PERDOMO, FERNANDO" w:date="2020-10-28T14:49:00Z">
        <w:r>
          <w:object w:dxaOrig="1376" w:dyaOrig="893" w14:anchorId="48FBEFD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in;height:45.7pt" o:ole="">
              <v:imagedata r:id="rId24" o:title=""/>
            </v:shape>
            <o:OLEObject Type="Embed" ProgID="AcroExch.Document.DC" ShapeID="_x0000_i1025" DrawAspect="Icon" ObjectID="_1674477406" r:id="rId25"/>
          </w:object>
        </w:r>
      </w:ins>
    </w:p>
    <w:p w14:paraId="21A19679" w14:textId="16168D70" w:rsidR="00AC3CBE" w:rsidRPr="00306186" w:rsidRDefault="00AC3CBE" w:rsidP="005B2E97">
      <w:pPr>
        <w:pStyle w:val="ListaNumero1"/>
        <w:numPr>
          <w:ilvl w:val="0"/>
          <w:numId w:val="14"/>
        </w:numPr>
        <w:tabs>
          <w:tab w:val="left" w:pos="1134"/>
        </w:tabs>
        <w:spacing w:before="120"/>
        <w:ind w:left="851" w:hanging="284"/>
        <w:rPr>
          <w:b/>
          <w:u w:val="single"/>
        </w:rPr>
      </w:pPr>
      <w:r w:rsidRPr="00306186">
        <w:rPr>
          <w:b/>
          <w:u w:val="single"/>
        </w:rPr>
        <w:t>Excepcionalidades al alta automática</w:t>
      </w:r>
      <w:r w:rsidR="00F94939">
        <w:rPr>
          <w:b/>
          <w:u w:val="single"/>
        </w:rPr>
        <w:t>:</w:t>
      </w:r>
    </w:p>
    <w:p w14:paraId="4F16621E" w14:textId="34EFC899" w:rsidR="00AC3CBE" w:rsidRDefault="00AC3CBE" w:rsidP="006612C8">
      <w:pPr>
        <w:keepLines/>
        <w:spacing w:before="120"/>
        <w:ind w:left="851"/>
      </w:pPr>
      <w:r>
        <w:t xml:space="preserve">BBVA EGI envía un correo electrónico a </w:t>
      </w:r>
      <w:r w:rsidR="003B5BE2" w:rsidRPr="00DD49BC">
        <w:t>REAM Admisión HRE</w:t>
      </w:r>
      <w:r w:rsidR="00FA67EE">
        <w:t xml:space="preserve"> </w:t>
      </w:r>
      <w:r w:rsidR="00FA67EE">
        <w:rPr>
          <w:rStyle w:val="Hipervnculo"/>
          <w:rFonts w:cstheme="minorBidi"/>
          <w:color w:val="0070C0"/>
        </w:rPr>
        <w:t>e</w:t>
      </w:r>
      <w:r w:rsidR="00FA67EE" w:rsidRPr="00616320">
        <w:rPr>
          <w:rStyle w:val="Hipervnculo"/>
          <w:rFonts w:cstheme="minorBidi"/>
          <w:color w:val="0070C0"/>
        </w:rPr>
        <w:t>ntradas-BBVA@haya.es</w:t>
      </w:r>
      <w:r>
        <w:t xml:space="preserve">, notificando el alta de los activos </w:t>
      </w:r>
      <w:r w:rsidR="00F94939">
        <w:t>que,</w:t>
      </w:r>
      <w:r>
        <w:t xml:space="preserve"> por alguna excepcionalidad</w:t>
      </w:r>
      <w:r w:rsidR="00463867">
        <w:t xml:space="preserve">, no se van a incorporar a sistemas HRE desde el sistema recuperatorio BBVA. </w:t>
      </w:r>
    </w:p>
    <w:p w14:paraId="28BF01A6" w14:textId="3563AFC5" w:rsidR="00AC3CBE" w:rsidRDefault="00AC3CBE" w:rsidP="006612C8">
      <w:pPr>
        <w:keepLines/>
        <w:spacing w:before="120"/>
        <w:ind w:left="851"/>
      </w:pPr>
      <w:r>
        <w:t xml:space="preserve">En el correo se debe adjuntar la documentación que justifica la </w:t>
      </w:r>
      <w:r w:rsidRPr="0043600D">
        <w:t xml:space="preserve">titularidad </w:t>
      </w:r>
      <w:r w:rsidR="00463867">
        <w:t xml:space="preserve">del inmueble </w:t>
      </w:r>
      <w:r w:rsidRPr="0043600D">
        <w:t>y la documentación identificada como obligatoria en el alta automática.</w:t>
      </w:r>
    </w:p>
    <w:p w14:paraId="298A2D6B" w14:textId="6918E720" w:rsidR="009E5033" w:rsidRDefault="003B5BE2" w:rsidP="006612C8">
      <w:pPr>
        <w:keepLines/>
        <w:spacing w:before="120"/>
        <w:ind w:left="851"/>
      </w:pPr>
      <w:r w:rsidRPr="00DD49BC">
        <w:t xml:space="preserve">REAM Admisión HRE </w:t>
      </w:r>
      <w:r w:rsidR="00AC3CBE">
        <w:t>revisa la recepción de toda la documentación y procede al alta del activo</w:t>
      </w:r>
      <w:r w:rsidR="00463867">
        <w:t xml:space="preserve"> en sistemas HRE.</w:t>
      </w:r>
    </w:p>
    <w:p w14:paraId="10D918AE" w14:textId="77777777" w:rsidR="00C0671A" w:rsidRDefault="009E5033" w:rsidP="00C0671A">
      <w:pPr>
        <w:keepLines/>
        <w:spacing w:before="120"/>
        <w:ind w:left="851"/>
      </w:pPr>
      <w:r>
        <w:t>S</w:t>
      </w:r>
      <w:r w:rsidRPr="009E5033">
        <w:t xml:space="preserve">i no dispone de la información </w:t>
      </w:r>
      <w:r>
        <w:t xml:space="preserve">o </w:t>
      </w:r>
      <w:r w:rsidRPr="009E5033">
        <w:t xml:space="preserve">de la documentación necesaria la solicita </w:t>
      </w:r>
      <w:r w:rsidR="000A41B3" w:rsidRPr="009E5033">
        <w:t>a</w:t>
      </w:r>
      <w:r w:rsidR="000A41B3">
        <w:t>l buzón de</w:t>
      </w:r>
      <w:r w:rsidR="000A41B3" w:rsidRPr="009E5033">
        <w:t xml:space="preserve"> BBVA EGI</w:t>
      </w:r>
      <w:r w:rsidR="000A41B3">
        <w:t xml:space="preserve"> </w:t>
      </w:r>
      <w:hyperlink r:id="rId26" w:history="1">
        <w:r w:rsidR="00E1433B" w:rsidRPr="0065036E">
          <w:rPr>
            <w:rStyle w:val="Hipervnculo"/>
            <w:rFonts w:cstheme="minorBidi"/>
          </w:rPr>
          <w:t>egi.entradas@bbva.com</w:t>
        </w:r>
      </w:hyperlink>
    </w:p>
    <w:p w14:paraId="4E23905F" w14:textId="072FBB7C" w:rsidR="00E1433B" w:rsidRPr="00F94939" w:rsidRDefault="00E1433B" w:rsidP="00616320">
      <w:pPr>
        <w:keepLines/>
        <w:spacing w:before="120"/>
        <w:ind w:left="851"/>
      </w:pPr>
      <w:r>
        <w:t>Si el activo tiene su procedimiento dado de alta en Heracles se deberá forzar para que el alta pueda ser automática. Solo cuando esto no sea posible se necesitará autorización de EGI BBVA para proceder con el alta manual</w:t>
      </w:r>
      <w:r w:rsidR="00616320">
        <w:t>.</w:t>
      </w:r>
    </w:p>
    <w:p w14:paraId="5DDFF061" w14:textId="08BC4436" w:rsidR="00EB4672" w:rsidRPr="009708AC" w:rsidRDefault="00EB4672" w:rsidP="005B2E97">
      <w:pPr>
        <w:pStyle w:val="ListaNumero1"/>
        <w:numPr>
          <w:ilvl w:val="0"/>
          <w:numId w:val="14"/>
        </w:numPr>
        <w:tabs>
          <w:tab w:val="left" w:pos="1134"/>
        </w:tabs>
        <w:spacing w:before="120"/>
        <w:ind w:left="851" w:hanging="284"/>
        <w:rPr>
          <w:b/>
          <w:u w:val="single"/>
        </w:rPr>
      </w:pPr>
      <w:r>
        <w:rPr>
          <w:b/>
          <w:u w:val="single"/>
        </w:rPr>
        <w:t>División horizontal</w:t>
      </w:r>
      <w:r w:rsidRPr="009708AC">
        <w:rPr>
          <w:b/>
          <w:u w:val="single"/>
        </w:rPr>
        <w:t>:</w:t>
      </w:r>
    </w:p>
    <w:p w14:paraId="54E48570" w14:textId="1C7AF4CE" w:rsidR="00EB4672" w:rsidRPr="00306186" w:rsidRDefault="00306186" w:rsidP="006612C8">
      <w:pPr>
        <w:keepLines/>
        <w:spacing w:before="120"/>
        <w:ind w:left="851"/>
      </w:pPr>
      <w:r w:rsidRPr="00306186">
        <w:t xml:space="preserve">Si llegan instrucciones </w:t>
      </w:r>
      <w:r w:rsidR="00463867">
        <w:t xml:space="preserve">reflejar en los sistemas HRE la </w:t>
      </w:r>
      <w:r>
        <w:t>div</w:t>
      </w:r>
      <w:r w:rsidRPr="00306186">
        <w:t>isión horizontal</w:t>
      </w:r>
      <w:r w:rsidR="00463867">
        <w:t xml:space="preserve"> de un activo</w:t>
      </w:r>
      <w:r>
        <w:t xml:space="preserve">, el departamento </w:t>
      </w:r>
      <w:r w:rsidR="003B5BE2" w:rsidRPr="00DD49BC">
        <w:t xml:space="preserve">REAM Admisión HRE </w:t>
      </w:r>
      <w:r w:rsidR="00463867">
        <w:t>da</w:t>
      </w:r>
      <w:r w:rsidR="0027490E">
        <w:t xml:space="preserve"> de </w:t>
      </w:r>
      <w:r w:rsidRPr="00306186">
        <w:t xml:space="preserve">alta </w:t>
      </w:r>
      <w:r w:rsidR="0027490E">
        <w:t>l</w:t>
      </w:r>
      <w:r w:rsidRPr="00306186">
        <w:t>as fincas segregadas</w:t>
      </w:r>
      <w:r w:rsidR="00463867">
        <w:t>,</w:t>
      </w:r>
      <w:r w:rsidRPr="00306186">
        <w:t xml:space="preserve"> previa recepción de la documentación que lo acredita:</w:t>
      </w:r>
    </w:p>
    <w:p w14:paraId="48BAF829" w14:textId="25781183" w:rsidR="00306186" w:rsidRDefault="00306186" w:rsidP="005B2E97">
      <w:pPr>
        <w:pStyle w:val="Prrafodelista"/>
        <w:numPr>
          <w:ilvl w:val="0"/>
          <w:numId w:val="17"/>
        </w:numPr>
        <w:spacing w:before="120"/>
        <w:ind w:left="1296"/>
      </w:pPr>
      <w:r>
        <w:t>Documento acreditativo de la adquisición,</w:t>
      </w:r>
    </w:p>
    <w:p w14:paraId="47CF1DDA" w14:textId="4A7C6EFC" w:rsidR="00306186" w:rsidRDefault="00306186" w:rsidP="005B2E97">
      <w:pPr>
        <w:pStyle w:val="Prrafodelista"/>
        <w:numPr>
          <w:ilvl w:val="0"/>
          <w:numId w:val="17"/>
        </w:numPr>
        <w:spacing w:before="120"/>
        <w:ind w:left="1296"/>
      </w:pPr>
      <w:r>
        <w:t>Tasación actualizada con importes desglosados (</w:t>
      </w:r>
      <w:r w:rsidR="00D46AC2">
        <w:t xml:space="preserve">vigencia de </w:t>
      </w:r>
      <w:r>
        <w:t>seis meses)</w:t>
      </w:r>
    </w:p>
    <w:p w14:paraId="6FB90FAE" w14:textId="77777777" w:rsidR="00306186" w:rsidRDefault="00306186" w:rsidP="005B2E97">
      <w:pPr>
        <w:pStyle w:val="Prrafodelista"/>
        <w:numPr>
          <w:ilvl w:val="0"/>
          <w:numId w:val="17"/>
        </w:numPr>
        <w:spacing w:before="120"/>
        <w:ind w:left="1296"/>
      </w:pPr>
      <w:r>
        <w:t>Notas Simples inscritas</w:t>
      </w:r>
    </w:p>
    <w:p w14:paraId="565FB154" w14:textId="77777777" w:rsidR="00F94939" w:rsidRDefault="00306186" w:rsidP="005B2E97">
      <w:pPr>
        <w:pStyle w:val="Prrafodelista"/>
        <w:numPr>
          <w:ilvl w:val="0"/>
          <w:numId w:val="17"/>
        </w:numPr>
        <w:spacing w:before="120"/>
        <w:ind w:left="1296"/>
      </w:pPr>
      <w:r>
        <w:t>Escritura de División Horizontal</w:t>
      </w:r>
    </w:p>
    <w:p w14:paraId="450EEDB6" w14:textId="77777777" w:rsidR="00314CDF" w:rsidRDefault="00306186" w:rsidP="006612C8">
      <w:pPr>
        <w:spacing w:before="120"/>
        <w:ind w:left="936"/>
      </w:pPr>
      <w:r w:rsidRPr="00F94939">
        <w:t xml:space="preserve">Si falta documentación, se reclamará al solicitante </w:t>
      </w:r>
      <w:r w:rsidR="00463867" w:rsidRPr="00F94939">
        <w:t>vía e-mail.</w:t>
      </w:r>
    </w:p>
    <w:p w14:paraId="72D00A07" w14:textId="3C50BF9E" w:rsidR="009708AC" w:rsidRDefault="00306186" w:rsidP="006612C8">
      <w:pPr>
        <w:spacing w:before="120"/>
        <w:ind w:left="936"/>
      </w:pPr>
      <w:r w:rsidRPr="00314CDF">
        <w:t xml:space="preserve">También procede </w:t>
      </w:r>
      <w:r w:rsidR="00281E53" w:rsidRPr="00314CDF">
        <w:t xml:space="preserve">a </w:t>
      </w:r>
      <w:r w:rsidR="00281E53">
        <w:t>dar</w:t>
      </w:r>
      <w:r w:rsidR="003C3878">
        <w:t xml:space="preserve"> de baj</w:t>
      </w:r>
      <w:r w:rsidRPr="00314CDF">
        <w:t xml:space="preserve">a </w:t>
      </w:r>
      <w:r w:rsidR="003C3878">
        <w:t xml:space="preserve">la </w:t>
      </w:r>
      <w:r w:rsidRPr="00314CDF">
        <w:t>finca matriz.</w:t>
      </w:r>
    </w:p>
    <w:p w14:paraId="725E817E" w14:textId="1BD2C65C" w:rsidR="000A41B3" w:rsidRPr="00314CDF" w:rsidRDefault="000A41B3" w:rsidP="006612C8">
      <w:pPr>
        <w:spacing w:before="120"/>
        <w:ind w:left="936"/>
      </w:pPr>
      <w:r>
        <w:t xml:space="preserve">Estas comunicaciones se realizarán al buzón del Servicer </w:t>
      </w:r>
      <w:r w:rsidR="00616320" w:rsidRPr="00616320">
        <w:rPr>
          <w:rStyle w:val="Hipervnculo"/>
          <w:rFonts w:cstheme="minorBidi"/>
        </w:rPr>
        <w:t>e</w:t>
      </w:r>
      <w:r w:rsidRPr="00616320">
        <w:rPr>
          <w:rStyle w:val="Hipervnculo"/>
          <w:rFonts w:cstheme="minorBidi"/>
        </w:rPr>
        <w:t>ntradas-BBVA@haya.es</w:t>
      </w:r>
      <w:r w:rsidR="00616320">
        <w:rPr>
          <w:rStyle w:val="Hipervnculo"/>
          <w:rFonts w:cstheme="minorBidi"/>
        </w:rPr>
        <w:t>.</w:t>
      </w:r>
    </w:p>
    <w:p w14:paraId="6B3E748F" w14:textId="01E4B30F" w:rsidR="00D46AC2" w:rsidRPr="009708AC" w:rsidRDefault="00D46AC2" w:rsidP="005B2E97">
      <w:pPr>
        <w:pStyle w:val="ListaNumero1"/>
        <w:numPr>
          <w:ilvl w:val="0"/>
          <w:numId w:val="14"/>
        </w:numPr>
        <w:tabs>
          <w:tab w:val="left" w:pos="1134"/>
        </w:tabs>
        <w:spacing w:before="120"/>
        <w:ind w:left="851" w:hanging="284"/>
        <w:rPr>
          <w:b/>
          <w:u w:val="single"/>
        </w:rPr>
      </w:pPr>
      <w:r>
        <w:rPr>
          <w:b/>
          <w:u w:val="single"/>
        </w:rPr>
        <w:t>Agrupaciones</w:t>
      </w:r>
      <w:r w:rsidRPr="009708AC">
        <w:rPr>
          <w:b/>
          <w:u w:val="single"/>
        </w:rPr>
        <w:t>:</w:t>
      </w:r>
    </w:p>
    <w:p w14:paraId="2709BE2C" w14:textId="222D419E" w:rsidR="00D46AC2" w:rsidRDefault="00D46AC2" w:rsidP="006612C8">
      <w:pPr>
        <w:keepLines/>
        <w:spacing w:before="120"/>
        <w:ind w:left="851"/>
      </w:pPr>
      <w:r w:rsidRPr="00306186">
        <w:t xml:space="preserve">Si llegan instrucciones </w:t>
      </w:r>
      <w:r>
        <w:t xml:space="preserve">sobre agrupar una finca sobre otra ya existente, se </w:t>
      </w:r>
      <w:r w:rsidR="00463867">
        <w:t>procede</w:t>
      </w:r>
      <w:r>
        <w:t xml:space="preserve"> a </w:t>
      </w:r>
      <w:r w:rsidR="00463867">
        <w:t xml:space="preserve">su realización </w:t>
      </w:r>
      <w:r>
        <w:t xml:space="preserve">por el </w:t>
      </w:r>
      <w:r w:rsidR="0027490E">
        <w:t>d</w:t>
      </w:r>
      <w:r>
        <w:t xml:space="preserve">epartamento </w:t>
      </w:r>
      <w:r w:rsidR="003B5BE2" w:rsidRPr="00DD49BC">
        <w:t>REAM Admisión HRE</w:t>
      </w:r>
      <w:r>
        <w:t>, previa recepción de la documentación que justifique esa agrupación</w:t>
      </w:r>
      <w:r w:rsidR="00463867">
        <w:t>.</w:t>
      </w:r>
      <w:r w:rsidRPr="00DF6440">
        <w:t> </w:t>
      </w:r>
    </w:p>
    <w:p w14:paraId="437A54FC" w14:textId="26ABC74E" w:rsidR="00D46AC2" w:rsidRPr="00DF6440" w:rsidRDefault="00D46AC2" w:rsidP="005B2E97">
      <w:pPr>
        <w:pStyle w:val="Prrafodelista"/>
        <w:numPr>
          <w:ilvl w:val="0"/>
          <w:numId w:val="17"/>
        </w:numPr>
        <w:spacing w:before="120"/>
        <w:ind w:left="1296"/>
      </w:pPr>
      <w:r w:rsidRPr="00DF6440">
        <w:t>Documento acreditativo de la adquisición</w:t>
      </w:r>
    </w:p>
    <w:p w14:paraId="471B2715" w14:textId="00D3DE8E" w:rsidR="00D46AC2" w:rsidRPr="00DF6440" w:rsidRDefault="00D46AC2" w:rsidP="005B2E97">
      <w:pPr>
        <w:pStyle w:val="Prrafodelista"/>
        <w:numPr>
          <w:ilvl w:val="0"/>
          <w:numId w:val="17"/>
        </w:numPr>
        <w:spacing w:before="120"/>
        <w:ind w:left="1296"/>
      </w:pPr>
      <w:r w:rsidRPr="00DF6440">
        <w:t>Valor de la nueva Finca</w:t>
      </w:r>
    </w:p>
    <w:p w14:paraId="77B71ACE" w14:textId="5120002E" w:rsidR="00D46AC2" w:rsidRPr="00DF6440" w:rsidRDefault="00D46AC2" w:rsidP="005B2E97">
      <w:pPr>
        <w:pStyle w:val="Prrafodelista"/>
        <w:numPr>
          <w:ilvl w:val="0"/>
          <w:numId w:val="17"/>
        </w:numPr>
        <w:spacing w:before="120"/>
        <w:ind w:left="1296"/>
      </w:pPr>
      <w:r w:rsidRPr="00DF6440">
        <w:t>Escritura de Agrupación</w:t>
      </w:r>
    </w:p>
    <w:p w14:paraId="468C4A4B" w14:textId="5139FFD9" w:rsidR="00D46AC2" w:rsidRPr="00DF6440" w:rsidRDefault="00D46AC2" w:rsidP="005B2E97">
      <w:pPr>
        <w:pStyle w:val="Prrafodelista"/>
        <w:numPr>
          <w:ilvl w:val="0"/>
          <w:numId w:val="17"/>
        </w:numPr>
        <w:spacing w:before="120"/>
        <w:ind w:left="1296"/>
      </w:pPr>
      <w:r w:rsidRPr="00DF6440">
        <w:t>Tasación actualizada, con los importes de tasación</w:t>
      </w:r>
      <w:r>
        <w:t xml:space="preserve"> (vigencia de seis meses)</w:t>
      </w:r>
    </w:p>
    <w:p w14:paraId="0F0B0A06" w14:textId="67462CFA" w:rsidR="00D46AC2" w:rsidRDefault="00D46AC2" w:rsidP="005B2E97">
      <w:pPr>
        <w:pStyle w:val="Prrafodelista"/>
        <w:numPr>
          <w:ilvl w:val="0"/>
          <w:numId w:val="17"/>
        </w:numPr>
        <w:spacing w:before="120"/>
        <w:ind w:left="1296"/>
      </w:pPr>
      <w:r w:rsidRPr="00DF6440">
        <w:t>La nota simple de la finca nueva</w:t>
      </w:r>
    </w:p>
    <w:p w14:paraId="0A385A4D" w14:textId="001084D4" w:rsidR="00CA0363" w:rsidRPr="00616320" w:rsidRDefault="00CA0363" w:rsidP="005B2E97">
      <w:pPr>
        <w:pStyle w:val="Prrafodelista"/>
        <w:numPr>
          <w:ilvl w:val="0"/>
          <w:numId w:val="17"/>
        </w:numPr>
        <w:spacing w:before="120"/>
        <w:rPr>
          <w:rStyle w:val="Hipervnculo"/>
          <w:rFonts w:eastAsiaTheme="minorHAnsi" w:cstheme="minorBidi"/>
          <w:szCs w:val="22"/>
          <w:lang w:eastAsia="en-US"/>
        </w:rPr>
      </w:pPr>
      <w:r>
        <w:t xml:space="preserve">Estas comunicaciones se realizarán al buzón del Servicer </w:t>
      </w:r>
      <w:r w:rsidR="00616320">
        <w:rPr>
          <w:rStyle w:val="Hipervnculo"/>
          <w:rFonts w:eastAsiaTheme="minorHAnsi" w:cstheme="minorBidi"/>
          <w:szCs w:val="22"/>
          <w:lang w:eastAsia="en-US"/>
        </w:rPr>
        <w:t>e</w:t>
      </w:r>
      <w:r w:rsidRPr="00616320">
        <w:rPr>
          <w:rStyle w:val="Hipervnculo"/>
          <w:rFonts w:eastAsiaTheme="minorHAnsi" w:cstheme="minorBidi"/>
          <w:szCs w:val="22"/>
          <w:lang w:eastAsia="en-US"/>
        </w:rPr>
        <w:t>ntradas-BBVA@haya.es</w:t>
      </w:r>
      <w:r w:rsidR="00616320">
        <w:rPr>
          <w:rStyle w:val="Hipervnculo"/>
          <w:rFonts w:eastAsiaTheme="minorHAnsi" w:cstheme="minorBidi"/>
          <w:szCs w:val="22"/>
          <w:lang w:eastAsia="en-US"/>
        </w:rPr>
        <w:t>.</w:t>
      </w:r>
    </w:p>
    <w:p w14:paraId="465373BE" w14:textId="77777777" w:rsidR="00F34271" w:rsidRDefault="00F34271" w:rsidP="005B2E97">
      <w:pPr>
        <w:pStyle w:val="ListaNumero1"/>
        <w:numPr>
          <w:ilvl w:val="0"/>
          <w:numId w:val="14"/>
        </w:numPr>
        <w:tabs>
          <w:tab w:val="left" w:pos="1134"/>
        </w:tabs>
        <w:spacing w:before="120"/>
        <w:ind w:left="851" w:hanging="284"/>
      </w:pPr>
      <w:r w:rsidRPr="00F34271">
        <w:rPr>
          <w:b/>
          <w:u w:val="single"/>
        </w:rPr>
        <w:lastRenderedPageBreak/>
        <w:t>Cesiones erróneas o Recompras de activos</w:t>
      </w:r>
    </w:p>
    <w:p w14:paraId="1FED148F" w14:textId="77777777" w:rsidR="00616320" w:rsidRDefault="00F34271" w:rsidP="00616320">
      <w:pPr>
        <w:spacing w:before="120"/>
        <w:ind w:left="851"/>
      </w:pPr>
      <w:r>
        <w:t>Para poder realizar esta rectificación / cambio de titularidad, es necesario que e</w:t>
      </w:r>
      <w:r w:rsidRPr="00DF6440">
        <w:t xml:space="preserve">l activo </w:t>
      </w:r>
      <w:r>
        <w:t>figure como escriturado y la documentación que justifica esta operativa es el documento acreditativo de la c</w:t>
      </w:r>
      <w:r w:rsidRPr="00DF6440">
        <w:t xml:space="preserve">esión </w:t>
      </w:r>
      <w:r>
        <w:t>e</w:t>
      </w:r>
      <w:r w:rsidRPr="00DF6440">
        <w:t xml:space="preserve">rrónea </w:t>
      </w:r>
      <w:r>
        <w:t>o la escritura de recompra, según el caso.</w:t>
      </w:r>
    </w:p>
    <w:p w14:paraId="52025A33" w14:textId="0CD2592E" w:rsidR="00F34271" w:rsidRPr="00DF6440" w:rsidRDefault="00F34271" w:rsidP="00616320">
      <w:pPr>
        <w:spacing w:before="120"/>
        <w:ind w:left="851"/>
      </w:pPr>
      <w:r>
        <w:t>Esta documentación</w:t>
      </w:r>
      <w:r w:rsidR="00616320">
        <w:t xml:space="preserve"> </w:t>
      </w:r>
      <w:r>
        <w:t xml:space="preserve">se </w:t>
      </w:r>
      <w:r w:rsidR="00F61EDB">
        <w:t xml:space="preserve">aportará desde </w:t>
      </w:r>
      <w:r w:rsidR="00B976A8">
        <w:t>BBVA o EdT</w:t>
      </w:r>
      <w:r w:rsidR="00862890">
        <w:t xml:space="preserve"> </w:t>
      </w:r>
      <w:r w:rsidR="00B976A8">
        <w:t>según corresponda</w:t>
      </w:r>
      <w:r w:rsidR="001C31A5">
        <w:t xml:space="preserve"> al</w:t>
      </w:r>
      <w:r w:rsidR="00CA0363">
        <w:t xml:space="preserve"> buzón del Servicer</w:t>
      </w:r>
      <w:r w:rsidR="001C31A5">
        <w:t xml:space="preserve"> </w:t>
      </w:r>
      <w:r w:rsidR="001C31A5" w:rsidRPr="001C31A5">
        <w:rPr>
          <w:rStyle w:val="Hipervnculo"/>
          <w:rFonts w:cstheme="minorBidi"/>
        </w:rPr>
        <w:t>e</w:t>
      </w:r>
      <w:r w:rsidR="00CA0363" w:rsidRPr="001C31A5">
        <w:rPr>
          <w:rStyle w:val="Hipervnculo"/>
          <w:rFonts w:cstheme="minorBidi"/>
        </w:rPr>
        <w:t>ntradas-BBVA@haya.es</w:t>
      </w:r>
      <w:r w:rsidR="001C31A5">
        <w:rPr>
          <w:rStyle w:val="Hipervnculo"/>
          <w:rFonts w:cstheme="minorBidi"/>
        </w:rPr>
        <w:t>.</w:t>
      </w:r>
    </w:p>
    <w:p w14:paraId="044D19EA" w14:textId="77777777" w:rsidR="00F34271" w:rsidRDefault="00F34271" w:rsidP="005B2E97">
      <w:pPr>
        <w:pStyle w:val="ListaNumero1"/>
        <w:numPr>
          <w:ilvl w:val="0"/>
          <w:numId w:val="14"/>
        </w:numPr>
        <w:tabs>
          <w:tab w:val="left" w:pos="1134"/>
        </w:tabs>
        <w:spacing w:before="120"/>
        <w:ind w:left="851" w:hanging="284"/>
      </w:pPr>
      <w:r>
        <w:rPr>
          <w:b/>
          <w:u w:val="single"/>
        </w:rPr>
        <w:t xml:space="preserve">Subsanación </w:t>
      </w:r>
      <w:r w:rsidRPr="00F34271">
        <w:rPr>
          <w:b/>
          <w:u w:val="single"/>
        </w:rPr>
        <w:t>error en aportación</w:t>
      </w:r>
      <w:r w:rsidRPr="00DF6440">
        <w:t xml:space="preserve">. </w:t>
      </w:r>
    </w:p>
    <w:p w14:paraId="7AF6D621" w14:textId="794490D4" w:rsidR="00F608A5" w:rsidRPr="001C31A5" w:rsidRDefault="00F34271" w:rsidP="001C31A5">
      <w:pPr>
        <w:pStyle w:val="Textocomentario"/>
        <w:ind w:left="851"/>
        <w:rPr>
          <w:szCs w:val="22"/>
        </w:rPr>
      </w:pPr>
      <w:r w:rsidRPr="001C31A5">
        <w:rPr>
          <w:szCs w:val="22"/>
        </w:rPr>
        <w:t xml:space="preserve">Para proceder a este cambio realizado desde </w:t>
      </w:r>
      <w:r w:rsidR="00C26C0B" w:rsidRPr="001C31A5">
        <w:rPr>
          <w:szCs w:val="22"/>
        </w:rPr>
        <w:t xml:space="preserve">REAM Admisión HRE </w:t>
      </w:r>
      <w:r w:rsidRPr="001C31A5">
        <w:rPr>
          <w:szCs w:val="22"/>
        </w:rPr>
        <w:t>es necesario que BBVA EGI envíe la Escritura de Subsanación donde aparezca el inmueble</w:t>
      </w:r>
      <w:r w:rsidR="00CA0363" w:rsidRPr="001C31A5">
        <w:rPr>
          <w:szCs w:val="22"/>
        </w:rPr>
        <w:t xml:space="preserve"> al buzón </w:t>
      </w:r>
      <w:r w:rsidR="001C31A5" w:rsidRPr="001C31A5">
        <w:rPr>
          <w:rStyle w:val="Hipervnculo"/>
          <w:rFonts w:cstheme="minorBidi"/>
        </w:rPr>
        <w:t>e</w:t>
      </w:r>
      <w:r w:rsidR="00CA0363" w:rsidRPr="001C31A5">
        <w:rPr>
          <w:rStyle w:val="Hipervnculo"/>
          <w:rFonts w:cstheme="minorBidi"/>
        </w:rPr>
        <w:t>ntradas-BBVA@haya.es</w:t>
      </w:r>
      <w:r w:rsidR="001C31A5">
        <w:rPr>
          <w:szCs w:val="22"/>
        </w:rPr>
        <w:t>.</w:t>
      </w:r>
    </w:p>
    <w:p w14:paraId="0E0A97F9" w14:textId="3358A32F" w:rsidR="00DD6226" w:rsidRDefault="00D42575" w:rsidP="005B2E97">
      <w:pPr>
        <w:pStyle w:val="ListaLetra1"/>
        <w:numPr>
          <w:ilvl w:val="0"/>
          <w:numId w:val="13"/>
        </w:numPr>
        <w:tabs>
          <w:tab w:val="left" w:pos="1134"/>
        </w:tabs>
        <w:spacing w:before="120"/>
        <w:ind w:left="284" w:hanging="284"/>
        <w:outlineLvl w:val="1"/>
      </w:pPr>
      <w:bookmarkStart w:id="27" w:name="_Toc57795822"/>
      <w:r>
        <w:t>Cesión de datos para contabilización por BBVA</w:t>
      </w:r>
      <w:bookmarkEnd w:id="27"/>
    </w:p>
    <w:p w14:paraId="3F58B72E" w14:textId="435A394A" w:rsidR="00584B89" w:rsidRDefault="00C877C1" w:rsidP="006612C8">
      <w:pPr>
        <w:keepLines/>
        <w:spacing w:before="120"/>
        <w:ind w:left="284"/>
        <w:rPr>
          <w:rFonts w:eastAsia="Calibri" w:cs="Times New Roman"/>
          <w:szCs w:val="20"/>
          <w:lang w:eastAsia="es-ES"/>
        </w:rPr>
      </w:pPr>
      <w:r w:rsidRPr="00584B89">
        <w:rPr>
          <w:rFonts w:eastAsia="Calibri" w:cs="Times New Roman"/>
          <w:szCs w:val="20"/>
          <w:lang w:eastAsia="es-ES"/>
        </w:rPr>
        <w:t>Una vez se ha procedido al alta</w:t>
      </w:r>
      <w:r w:rsidR="00131DA7" w:rsidRPr="00584B89">
        <w:rPr>
          <w:rFonts w:eastAsia="Calibri" w:cs="Times New Roman"/>
          <w:szCs w:val="20"/>
          <w:lang w:eastAsia="es-ES"/>
        </w:rPr>
        <w:t xml:space="preserve"> de los activos en los sistemas HRE, se </w:t>
      </w:r>
      <w:r w:rsidRPr="00584B89">
        <w:rPr>
          <w:rFonts w:eastAsia="Calibri" w:cs="Times New Roman"/>
          <w:szCs w:val="20"/>
          <w:lang w:eastAsia="es-ES"/>
        </w:rPr>
        <w:t xml:space="preserve">produce vía </w:t>
      </w:r>
      <w:r w:rsidR="00584B89" w:rsidRPr="00584B89">
        <w:rPr>
          <w:rFonts w:eastAsia="Calibri" w:cs="Times New Roman"/>
          <w:szCs w:val="20"/>
          <w:lang w:eastAsia="es-ES"/>
        </w:rPr>
        <w:t>interfaz</w:t>
      </w:r>
      <w:r w:rsidRPr="00584B89">
        <w:rPr>
          <w:rFonts w:eastAsia="Calibri" w:cs="Times New Roman"/>
          <w:szCs w:val="20"/>
          <w:lang w:eastAsia="es-ES"/>
        </w:rPr>
        <w:t xml:space="preserve"> automática</w:t>
      </w:r>
      <w:r w:rsidR="00584B89">
        <w:rPr>
          <w:rFonts w:eastAsia="Calibri" w:cs="Times New Roman"/>
          <w:szCs w:val="20"/>
          <w:lang w:eastAsia="es-ES"/>
        </w:rPr>
        <w:t>,</w:t>
      </w:r>
      <w:r w:rsidRPr="00584B89">
        <w:rPr>
          <w:rFonts w:eastAsia="Calibri" w:cs="Times New Roman"/>
          <w:szCs w:val="20"/>
          <w:lang w:eastAsia="es-ES"/>
        </w:rPr>
        <w:t xml:space="preserve"> la</w:t>
      </w:r>
      <w:r>
        <w:rPr>
          <w:rFonts w:asciiTheme="minorHAnsi" w:hAnsiTheme="minorHAnsi" w:cstheme="minorHAnsi"/>
        </w:rPr>
        <w:t xml:space="preserve"> </w:t>
      </w:r>
      <w:r w:rsidRPr="00584B89">
        <w:rPr>
          <w:rFonts w:eastAsia="Calibri" w:cs="Times New Roman"/>
          <w:szCs w:val="20"/>
          <w:lang w:eastAsia="es-ES"/>
        </w:rPr>
        <w:t xml:space="preserve">cesión de datos </w:t>
      </w:r>
      <w:r w:rsidR="00131DA7" w:rsidRPr="00584B89">
        <w:rPr>
          <w:rFonts w:eastAsia="Calibri" w:cs="Times New Roman"/>
          <w:szCs w:val="20"/>
          <w:lang w:eastAsia="es-ES"/>
        </w:rPr>
        <w:t xml:space="preserve">al sistema contable del </w:t>
      </w:r>
      <w:r w:rsidR="00584B89">
        <w:rPr>
          <w:rFonts w:eastAsia="Calibri" w:cs="Times New Roman"/>
          <w:szCs w:val="20"/>
          <w:lang w:eastAsia="es-ES"/>
        </w:rPr>
        <w:t>BBVA</w:t>
      </w:r>
      <w:r w:rsidR="00C9681A">
        <w:rPr>
          <w:rFonts w:eastAsia="Calibri" w:cs="Times New Roman"/>
          <w:szCs w:val="20"/>
          <w:lang w:eastAsia="es-ES"/>
        </w:rPr>
        <w:t xml:space="preserve">, tanto para inmuebles adjudicados a </w:t>
      </w:r>
      <w:r w:rsidR="006F415F" w:rsidRPr="006B27F7">
        <w:rPr>
          <w:rFonts w:eastAsia="Calibri" w:cs="Times New Roman"/>
          <w:szCs w:val="20"/>
          <w:lang w:eastAsia="es-ES"/>
        </w:rPr>
        <w:t>BBVA S.A.</w:t>
      </w:r>
      <w:r w:rsidR="00997143">
        <w:rPr>
          <w:rFonts w:eastAsia="Calibri" w:cs="Times New Roman"/>
          <w:szCs w:val="20"/>
          <w:lang w:eastAsia="es-ES"/>
        </w:rPr>
        <w:t xml:space="preserve"> </w:t>
      </w:r>
      <w:r w:rsidR="00C9681A">
        <w:rPr>
          <w:rFonts w:eastAsia="Calibri" w:cs="Times New Roman"/>
          <w:szCs w:val="20"/>
          <w:lang w:eastAsia="es-ES"/>
        </w:rPr>
        <w:t xml:space="preserve">como inmuebles </w:t>
      </w:r>
      <w:r w:rsidR="00D42575">
        <w:rPr>
          <w:rFonts w:eastAsia="Calibri" w:cs="Times New Roman"/>
          <w:szCs w:val="20"/>
          <w:lang w:eastAsia="es-ES"/>
        </w:rPr>
        <w:t>de</w:t>
      </w:r>
      <w:r w:rsidR="00C9681A">
        <w:rPr>
          <w:rFonts w:eastAsia="Calibri" w:cs="Times New Roman"/>
          <w:szCs w:val="20"/>
          <w:lang w:eastAsia="es-ES"/>
        </w:rPr>
        <w:t xml:space="preserve"> Sociedades del Grupo.</w:t>
      </w:r>
      <w:r w:rsidR="0028574E" w:rsidRPr="00584B89">
        <w:rPr>
          <w:rFonts w:eastAsia="Calibri" w:cs="Times New Roman"/>
          <w:szCs w:val="20"/>
          <w:lang w:eastAsia="es-ES"/>
        </w:rPr>
        <w:t xml:space="preserve"> </w:t>
      </w:r>
    </w:p>
    <w:p w14:paraId="62BB8180" w14:textId="28DEC550" w:rsidR="00D96D58" w:rsidRPr="00584B89" w:rsidRDefault="00584B89" w:rsidP="006612C8">
      <w:pPr>
        <w:keepLines/>
        <w:spacing w:before="120"/>
        <w:ind w:left="284"/>
        <w:rPr>
          <w:rFonts w:eastAsia="Calibri" w:cs="Times New Roman"/>
          <w:szCs w:val="20"/>
          <w:lang w:eastAsia="es-ES"/>
        </w:rPr>
      </w:pPr>
      <w:r>
        <w:rPr>
          <w:rFonts w:eastAsia="Calibri" w:cs="Times New Roman"/>
          <w:szCs w:val="20"/>
          <w:lang w:eastAsia="es-ES"/>
        </w:rPr>
        <w:t xml:space="preserve">BBVA </w:t>
      </w:r>
      <w:r w:rsidR="0028574E" w:rsidRPr="00584B89">
        <w:rPr>
          <w:rFonts w:eastAsia="Calibri" w:cs="Times New Roman"/>
          <w:szCs w:val="20"/>
          <w:lang w:eastAsia="es-ES"/>
        </w:rPr>
        <w:t xml:space="preserve">contabiliza el alta del inmueble en su sistema </w:t>
      </w:r>
      <w:r>
        <w:rPr>
          <w:rFonts w:eastAsia="Calibri" w:cs="Times New Roman"/>
          <w:szCs w:val="20"/>
          <w:lang w:eastAsia="es-ES"/>
        </w:rPr>
        <w:t xml:space="preserve">y genera </w:t>
      </w:r>
      <w:r w:rsidR="0028574E" w:rsidRPr="00584B89">
        <w:rPr>
          <w:rFonts w:eastAsia="Calibri" w:cs="Times New Roman"/>
          <w:szCs w:val="20"/>
          <w:lang w:eastAsia="es-ES"/>
        </w:rPr>
        <w:t>la línea de factura</w:t>
      </w:r>
      <w:r w:rsidR="00465639">
        <w:rPr>
          <w:rFonts w:eastAsia="Calibri" w:cs="Times New Roman"/>
          <w:szCs w:val="20"/>
          <w:lang w:eastAsia="es-ES"/>
        </w:rPr>
        <w:t>,</w:t>
      </w:r>
      <w:r>
        <w:rPr>
          <w:rFonts w:eastAsia="Calibri" w:cs="Times New Roman"/>
          <w:szCs w:val="20"/>
          <w:lang w:eastAsia="es-ES"/>
        </w:rPr>
        <w:t xml:space="preserve"> que llegará a los sistemas </w:t>
      </w:r>
      <w:r w:rsidR="00465639">
        <w:rPr>
          <w:rFonts w:eastAsia="Calibri" w:cs="Times New Roman"/>
          <w:szCs w:val="20"/>
          <w:lang w:eastAsia="es-ES"/>
        </w:rPr>
        <w:t>HRE</w:t>
      </w:r>
      <w:r>
        <w:rPr>
          <w:rFonts w:eastAsia="Calibri" w:cs="Times New Roman"/>
          <w:szCs w:val="20"/>
          <w:lang w:eastAsia="es-ES"/>
        </w:rPr>
        <w:t xml:space="preserve"> por un proceso automático de volcado de información. </w:t>
      </w:r>
    </w:p>
    <w:p w14:paraId="49ED4786" w14:textId="314C61AD" w:rsidR="00465639" w:rsidRPr="004F2116" w:rsidRDefault="0028574E" w:rsidP="006612C8">
      <w:pPr>
        <w:keepLines/>
        <w:spacing w:before="120"/>
        <w:ind w:left="284"/>
        <w:rPr>
          <w:rFonts w:eastAsia="Calibri" w:cs="Times New Roman"/>
          <w:szCs w:val="20"/>
          <w:lang w:eastAsia="es-ES"/>
        </w:rPr>
      </w:pPr>
      <w:r w:rsidRPr="00584B89">
        <w:rPr>
          <w:rFonts w:eastAsia="Calibri" w:cs="Times New Roman"/>
          <w:szCs w:val="20"/>
          <w:lang w:eastAsia="es-ES"/>
        </w:rPr>
        <w:t xml:space="preserve">La línea de factura </w:t>
      </w:r>
      <w:r w:rsidR="00584B89">
        <w:rPr>
          <w:rFonts w:eastAsia="Calibri" w:cs="Times New Roman"/>
          <w:szCs w:val="20"/>
          <w:lang w:eastAsia="es-ES"/>
        </w:rPr>
        <w:t xml:space="preserve">permite tener la </w:t>
      </w:r>
      <w:r w:rsidRPr="00584B89">
        <w:rPr>
          <w:rFonts w:eastAsia="Calibri" w:cs="Times New Roman"/>
          <w:szCs w:val="20"/>
          <w:lang w:eastAsia="es-ES"/>
        </w:rPr>
        <w:t xml:space="preserve">trazabilidad contable para poder imputar los gastos del activo. </w:t>
      </w:r>
      <w:bookmarkStart w:id="28" w:name="_Hlk524526038"/>
    </w:p>
    <w:p w14:paraId="0367BEB0" w14:textId="7CE2AA53" w:rsidR="00D42575" w:rsidRDefault="00621D9C" w:rsidP="005B2E97">
      <w:pPr>
        <w:pStyle w:val="ListaLetra1"/>
        <w:numPr>
          <w:ilvl w:val="0"/>
          <w:numId w:val="13"/>
        </w:numPr>
        <w:tabs>
          <w:tab w:val="left" w:pos="1134"/>
        </w:tabs>
        <w:spacing w:before="120"/>
        <w:ind w:left="284" w:hanging="284"/>
        <w:outlineLvl w:val="1"/>
      </w:pPr>
      <w:bookmarkStart w:id="29" w:name="_Toc57795823"/>
      <w:bookmarkStart w:id="30" w:name="_Hlk55490500"/>
      <w:bookmarkEnd w:id="28"/>
      <w:r>
        <w:t>Obtención títulos procedimientos judiciales</w:t>
      </w:r>
      <w:bookmarkEnd w:id="29"/>
    </w:p>
    <w:bookmarkEnd w:id="30"/>
    <w:p w14:paraId="2A7B218D" w14:textId="3FC92336" w:rsidR="00C06FC8" w:rsidRDefault="006B27F7" w:rsidP="00C06FC8">
      <w:pPr>
        <w:pStyle w:val="ListaNumero1"/>
        <w:numPr>
          <w:ilvl w:val="0"/>
          <w:numId w:val="0"/>
        </w:numPr>
        <w:tabs>
          <w:tab w:val="left" w:pos="1134"/>
        </w:tabs>
        <w:spacing w:before="120"/>
        <w:ind w:left="284"/>
      </w:pPr>
      <w:r w:rsidRPr="006B27F7">
        <w:t xml:space="preserve">En el caso de tratarse de adjudicaciones a </w:t>
      </w:r>
      <w:r w:rsidR="006F415F" w:rsidRPr="006B27F7">
        <w:t>BBVA S.A.</w:t>
      </w:r>
      <w:r w:rsidRPr="006B27F7">
        <w:t>, una vez recibido el decreto en los sistemas HRE, se procede por parte de</w:t>
      </w:r>
      <w:r w:rsidR="00A06037">
        <w:t>l procurado</w:t>
      </w:r>
      <w:r w:rsidR="00C4265E">
        <w:t>r</w:t>
      </w:r>
      <w:r w:rsidR="00A06037">
        <w:t xml:space="preserve"> asignado </w:t>
      </w:r>
      <w:r w:rsidR="005D406C">
        <w:t xml:space="preserve">por BBVA </w:t>
      </w:r>
      <w:r w:rsidR="00A06037">
        <w:t>al procedimiento</w:t>
      </w:r>
      <w:r w:rsidR="005D406C">
        <w:t>,</w:t>
      </w:r>
      <w:r w:rsidR="00A06037">
        <w:t xml:space="preserve"> </w:t>
      </w:r>
      <w:r w:rsidRPr="006B27F7">
        <w:t>a la solicitud ante el juzgado del Testimonio del Decreto de Adjudicación y del mandamiento de cancelación de cargas</w:t>
      </w:r>
      <w:r w:rsidR="003C3878">
        <w:t xml:space="preserve"> </w:t>
      </w:r>
      <w:r w:rsidR="00FA67EE">
        <w:t xml:space="preserve">el Servicer </w:t>
      </w:r>
      <w:r w:rsidR="00A06037">
        <w:t>realizará el seguimiento para su obtención.</w:t>
      </w:r>
      <w:bookmarkStart w:id="31" w:name="_Hlk55490516"/>
    </w:p>
    <w:p w14:paraId="4F6E1D32" w14:textId="4B1343DE" w:rsidR="00C06FC8" w:rsidRDefault="00C06FC8" w:rsidP="00C06FC8">
      <w:pPr>
        <w:pStyle w:val="ListaNumero1"/>
        <w:numPr>
          <w:ilvl w:val="0"/>
          <w:numId w:val="0"/>
        </w:numPr>
        <w:tabs>
          <w:tab w:val="left" w:pos="1134"/>
        </w:tabs>
        <w:spacing w:before="120"/>
        <w:ind w:left="284"/>
        <w:rPr>
          <w:color w:val="000000"/>
        </w:rPr>
      </w:pPr>
      <w:r>
        <w:rPr>
          <w:color w:val="000000"/>
        </w:rPr>
        <w:t xml:space="preserve">El Servicer durante todo el procedimiento trabaja con los procuradores asignados por BBVA. Previamente, el Servicer consultará al buzón de incidencias del BBVA si se ha asignado procurador. Si no hubiera </w:t>
      </w:r>
      <w:r w:rsidR="00860B84">
        <w:rPr>
          <w:color w:val="000000"/>
        </w:rPr>
        <w:t xml:space="preserve">procurador, </w:t>
      </w:r>
      <w:r>
        <w:rPr>
          <w:color w:val="000000"/>
        </w:rPr>
        <w:t xml:space="preserve">entonces el Servicer podrá elegir </w:t>
      </w:r>
      <w:r w:rsidR="00860B84">
        <w:rPr>
          <w:color w:val="000000"/>
        </w:rPr>
        <w:t xml:space="preserve">uno </w:t>
      </w:r>
      <w:r>
        <w:rPr>
          <w:color w:val="000000"/>
        </w:rPr>
        <w:t>de la lista acotada de procuradores que elabora el BBVA.</w:t>
      </w:r>
    </w:p>
    <w:p w14:paraId="183EEFB8" w14:textId="77777777" w:rsidR="00860B84" w:rsidRDefault="00A1158A" w:rsidP="00860B84">
      <w:pPr>
        <w:pStyle w:val="ListaNumero1"/>
        <w:numPr>
          <w:ilvl w:val="0"/>
          <w:numId w:val="0"/>
        </w:numPr>
        <w:tabs>
          <w:tab w:val="left" w:pos="1134"/>
        </w:tabs>
        <w:spacing w:before="120"/>
        <w:ind w:left="284"/>
        <w:rPr>
          <w:color w:val="000000"/>
        </w:rPr>
      </w:pPr>
      <w:bookmarkStart w:id="32" w:name="_Hlk55490662"/>
      <w:bookmarkEnd w:id="31"/>
      <w:r>
        <w:rPr>
          <w:color w:val="000000"/>
        </w:rPr>
        <w:t xml:space="preserve">El procurador enviará a la gestoría designada por </w:t>
      </w:r>
      <w:r w:rsidR="006B70F2" w:rsidRPr="00EA1D05">
        <w:t>REAM Admisión HRE</w:t>
      </w:r>
      <w:r w:rsidR="006B70F2">
        <w:rPr>
          <w:color w:val="000000"/>
        </w:rPr>
        <w:t xml:space="preserve"> </w:t>
      </w:r>
      <w:r>
        <w:rPr>
          <w:color w:val="000000"/>
        </w:rPr>
        <w:t xml:space="preserve">el documento para proceder con la inscripción. </w:t>
      </w:r>
      <w:bookmarkEnd w:id="32"/>
    </w:p>
    <w:p w14:paraId="1C2F1432" w14:textId="7DED6B6B" w:rsidR="00A06037" w:rsidRDefault="006B27F7" w:rsidP="00860B84">
      <w:pPr>
        <w:pStyle w:val="ListaNumero1"/>
        <w:numPr>
          <w:ilvl w:val="0"/>
          <w:numId w:val="0"/>
        </w:numPr>
        <w:tabs>
          <w:tab w:val="left" w:pos="1134"/>
        </w:tabs>
        <w:spacing w:before="120"/>
        <w:ind w:left="284"/>
      </w:pPr>
      <w:r>
        <w:t>Una vez obtenido e</w:t>
      </w:r>
      <w:r w:rsidRPr="006B27F7">
        <w:t xml:space="preserve">l Testimonio del Decreto </w:t>
      </w:r>
      <w:r w:rsidR="006F415F">
        <w:t xml:space="preserve">que </w:t>
      </w:r>
      <w:r w:rsidRPr="006B27F7">
        <w:t xml:space="preserve">es el título de propiedad del adjudicatario (BBVA S.A.), </w:t>
      </w:r>
      <w:r w:rsidR="006F415F">
        <w:t xml:space="preserve">se inicia el proceso de inscripción en el registro. </w:t>
      </w:r>
    </w:p>
    <w:p w14:paraId="05F539AB" w14:textId="5AF72D67" w:rsidR="00A71260" w:rsidRDefault="00A71260" w:rsidP="005B2E97">
      <w:pPr>
        <w:pStyle w:val="ListaLetra1"/>
        <w:numPr>
          <w:ilvl w:val="0"/>
          <w:numId w:val="13"/>
        </w:numPr>
        <w:tabs>
          <w:tab w:val="left" w:pos="284"/>
        </w:tabs>
        <w:spacing w:before="120"/>
        <w:ind w:left="284" w:hanging="284"/>
        <w:outlineLvl w:val="1"/>
      </w:pPr>
      <w:bookmarkStart w:id="33" w:name="_Toc57795824"/>
      <w:r>
        <w:t>Pago impuestos e inscripción</w:t>
      </w:r>
      <w:bookmarkEnd w:id="33"/>
    </w:p>
    <w:p w14:paraId="53D21506" w14:textId="09200AAF" w:rsidR="009F1B38" w:rsidRPr="004D70AE" w:rsidRDefault="00A71260" w:rsidP="006612C8">
      <w:pPr>
        <w:keepLines/>
        <w:spacing w:before="120"/>
        <w:ind w:left="284"/>
        <w:rPr>
          <w:rFonts w:asciiTheme="majorHAnsi" w:hAnsiTheme="majorHAnsi" w:cstheme="majorHAnsi"/>
        </w:rPr>
      </w:pPr>
      <w:r w:rsidRPr="004D70AE">
        <w:rPr>
          <w:rFonts w:asciiTheme="majorHAnsi" w:hAnsiTheme="majorHAnsi" w:cstheme="majorHAnsi"/>
        </w:rPr>
        <w:t xml:space="preserve">Una vez recibido el documento que acredita la titularidad de BBVA o de la sociedad del grupo, Testimonio o </w:t>
      </w:r>
      <w:r w:rsidR="00FB5426" w:rsidRPr="004D70AE">
        <w:rPr>
          <w:rFonts w:asciiTheme="majorHAnsi" w:hAnsiTheme="majorHAnsi" w:cstheme="majorHAnsi"/>
        </w:rPr>
        <w:t>Escritura,</w:t>
      </w:r>
      <w:r w:rsidRPr="004D70AE">
        <w:rPr>
          <w:rFonts w:asciiTheme="majorHAnsi" w:hAnsiTheme="majorHAnsi" w:cstheme="majorHAnsi"/>
        </w:rPr>
        <w:t xml:space="preserve"> </w:t>
      </w:r>
      <w:r w:rsidR="00183DC5" w:rsidRPr="004D70AE">
        <w:rPr>
          <w:rFonts w:asciiTheme="majorHAnsi" w:hAnsiTheme="majorHAnsi" w:cstheme="majorHAnsi"/>
        </w:rPr>
        <w:t xml:space="preserve">desde REAM </w:t>
      </w:r>
      <w:r w:rsidR="005C795D" w:rsidRPr="00421B51">
        <w:t>Admisión y Saneamiento Registral</w:t>
      </w:r>
      <w:r w:rsidR="005C795D" w:rsidRPr="004D70AE">
        <w:rPr>
          <w:rFonts w:asciiTheme="majorHAnsi" w:hAnsiTheme="majorHAnsi" w:cstheme="majorHAnsi"/>
        </w:rPr>
        <w:t xml:space="preserve"> </w:t>
      </w:r>
      <w:r w:rsidR="002C175D" w:rsidRPr="004D70AE">
        <w:rPr>
          <w:rFonts w:asciiTheme="majorHAnsi" w:hAnsiTheme="majorHAnsi" w:cstheme="majorHAnsi"/>
        </w:rPr>
        <w:t xml:space="preserve">HRE </w:t>
      </w:r>
      <w:r w:rsidRPr="004D70AE">
        <w:rPr>
          <w:rFonts w:asciiTheme="majorHAnsi" w:hAnsiTheme="majorHAnsi" w:cstheme="majorHAnsi"/>
        </w:rPr>
        <w:t>comienzan las actuaciones dirigidas a la liquidación de impuestos dentro del plazo legal correspondiente e inscripción registral</w:t>
      </w:r>
      <w:r w:rsidR="009F1B38" w:rsidRPr="004D70AE">
        <w:rPr>
          <w:rFonts w:asciiTheme="majorHAnsi" w:hAnsiTheme="majorHAnsi" w:cstheme="majorHAnsi"/>
        </w:rPr>
        <w:t>.</w:t>
      </w:r>
    </w:p>
    <w:p w14:paraId="3D7D5841" w14:textId="69141A36" w:rsidR="009F1B38" w:rsidRDefault="009F1B38" w:rsidP="006612C8">
      <w:pPr>
        <w:keepLines/>
        <w:spacing w:before="120"/>
        <w:ind w:left="284"/>
        <w:rPr>
          <w:rFonts w:asciiTheme="majorHAnsi" w:hAnsiTheme="majorHAnsi" w:cstheme="majorHAnsi"/>
        </w:rPr>
      </w:pPr>
      <w:r w:rsidRPr="004D70AE">
        <w:rPr>
          <w:rFonts w:asciiTheme="majorHAnsi" w:hAnsiTheme="majorHAnsi" w:cstheme="majorHAnsi"/>
        </w:rPr>
        <w:t xml:space="preserve">Si </w:t>
      </w:r>
      <w:r w:rsidR="007F1E47">
        <w:rPr>
          <w:rFonts w:asciiTheme="majorHAnsi" w:hAnsiTheme="majorHAnsi" w:cstheme="majorHAnsi"/>
        </w:rPr>
        <w:t xml:space="preserve">la operación de </w:t>
      </w:r>
      <w:r w:rsidRPr="004D70AE">
        <w:rPr>
          <w:rFonts w:asciiTheme="majorHAnsi" w:hAnsiTheme="majorHAnsi" w:cstheme="majorHAnsi"/>
        </w:rPr>
        <w:t xml:space="preserve">compra o dación </w:t>
      </w:r>
      <w:r w:rsidR="007F1E47">
        <w:rPr>
          <w:rFonts w:asciiTheme="majorHAnsi" w:hAnsiTheme="majorHAnsi" w:cstheme="majorHAnsi"/>
        </w:rPr>
        <w:t xml:space="preserve">se firmó </w:t>
      </w:r>
      <w:r w:rsidRPr="004D70AE">
        <w:rPr>
          <w:rFonts w:asciiTheme="majorHAnsi" w:hAnsiTheme="majorHAnsi" w:cstheme="majorHAnsi"/>
        </w:rPr>
        <w:t>por un mandatario verbal</w:t>
      </w:r>
      <w:r w:rsidR="007F1E47">
        <w:rPr>
          <w:rFonts w:asciiTheme="majorHAnsi" w:hAnsiTheme="majorHAnsi" w:cstheme="majorHAnsi"/>
        </w:rPr>
        <w:t xml:space="preserve">, </w:t>
      </w:r>
      <w:r w:rsidRPr="004D70AE">
        <w:rPr>
          <w:rFonts w:asciiTheme="majorHAnsi" w:hAnsiTheme="majorHAnsi" w:cstheme="majorHAnsi"/>
        </w:rPr>
        <w:t xml:space="preserve">deberá ser ratificada por un apoderado del Banco con facultades suficientes para poder </w:t>
      </w:r>
      <w:r w:rsidR="007F1E47">
        <w:rPr>
          <w:rFonts w:asciiTheme="majorHAnsi" w:hAnsiTheme="majorHAnsi" w:cstheme="majorHAnsi"/>
        </w:rPr>
        <w:t>proceder a la inscripción, y deberá subirse a la herramienta recuperatoria de BBVA para que llegue a los sistemas de HRE.</w:t>
      </w:r>
    </w:p>
    <w:p w14:paraId="77C72064" w14:textId="77777777" w:rsidR="000460B7" w:rsidRPr="000460B7" w:rsidRDefault="000460B7" w:rsidP="006612C8">
      <w:pPr>
        <w:keepLines/>
        <w:spacing w:before="120"/>
        <w:ind w:left="284"/>
        <w:rPr>
          <w:rFonts w:asciiTheme="majorHAnsi" w:hAnsiTheme="majorHAnsi" w:cstheme="majorHAnsi"/>
        </w:rPr>
      </w:pPr>
      <w:r w:rsidRPr="000460B7">
        <w:rPr>
          <w:rFonts w:asciiTheme="majorHAnsi" w:hAnsiTheme="majorHAnsi" w:cstheme="majorHAnsi"/>
        </w:rPr>
        <w:t>Por orden se seguirán los siguientes pasos:</w:t>
      </w:r>
    </w:p>
    <w:p w14:paraId="71740068" w14:textId="38814A88" w:rsidR="00CA2FE3" w:rsidRPr="000460B7" w:rsidRDefault="00CA2FE3" w:rsidP="006612C8">
      <w:pPr>
        <w:pStyle w:val="ListaNumero1"/>
        <w:spacing w:before="120"/>
        <w:ind w:left="567" w:hanging="283"/>
        <w:rPr>
          <w:rFonts w:asciiTheme="majorHAnsi" w:hAnsiTheme="majorHAnsi" w:cstheme="majorHAnsi"/>
          <w:color w:val="000000" w:themeColor="text1"/>
          <w:u w:val="single"/>
        </w:rPr>
      </w:pPr>
      <w:bookmarkStart w:id="34" w:name="_Hlk41412310"/>
      <w:r w:rsidRPr="000460B7">
        <w:rPr>
          <w:rFonts w:asciiTheme="majorHAnsi" w:hAnsiTheme="majorHAnsi" w:cstheme="majorHAnsi"/>
          <w:color w:val="000000" w:themeColor="text1"/>
          <w:u w:val="single"/>
        </w:rPr>
        <w:t xml:space="preserve">Dotar </w:t>
      </w:r>
      <w:r w:rsidR="00F30758">
        <w:rPr>
          <w:rFonts w:asciiTheme="majorHAnsi" w:hAnsiTheme="majorHAnsi" w:cstheme="majorHAnsi"/>
          <w:color w:val="000000" w:themeColor="text1"/>
          <w:u w:val="single"/>
        </w:rPr>
        <w:t xml:space="preserve">pagos de suplido </w:t>
      </w:r>
      <w:r w:rsidRPr="000460B7">
        <w:rPr>
          <w:rFonts w:asciiTheme="majorHAnsi" w:hAnsiTheme="majorHAnsi" w:cstheme="majorHAnsi"/>
          <w:color w:val="000000" w:themeColor="text1"/>
          <w:u w:val="single"/>
        </w:rPr>
        <w:t>para Inscripción</w:t>
      </w:r>
      <w:r w:rsidR="00F30758">
        <w:rPr>
          <w:rFonts w:asciiTheme="majorHAnsi" w:hAnsiTheme="majorHAnsi" w:cstheme="majorHAnsi"/>
          <w:color w:val="000000" w:themeColor="text1"/>
          <w:u w:val="single"/>
        </w:rPr>
        <w:t xml:space="preserve"> </w:t>
      </w:r>
    </w:p>
    <w:bookmarkEnd w:id="34"/>
    <w:p w14:paraId="6B95ACFB" w14:textId="7838DA4A" w:rsidR="00CA2FE3" w:rsidRPr="00FD3E21" w:rsidRDefault="00CA2FE3" w:rsidP="005B2E97">
      <w:pPr>
        <w:pStyle w:val="Prrafodelista"/>
        <w:numPr>
          <w:ilvl w:val="0"/>
          <w:numId w:val="17"/>
        </w:numPr>
        <w:spacing w:before="120"/>
        <w:ind w:left="1296"/>
        <w:rPr>
          <w:rFonts w:asciiTheme="majorHAnsi" w:hAnsiTheme="majorHAnsi" w:cstheme="majorHAnsi"/>
          <w:color w:val="000000" w:themeColor="text1"/>
        </w:rPr>
      </w:pPr>
      <w:r w:rsidRPr="00FD3E21">
        <w:rPr>
          <w:rFonts w:asciiTheme="majorHAnsi" w:hAnsiTheme="majorHAnsi" w:cstheme="majorHAnsi"/>
          <w:color w:val="000000" w:themeColor="text1"/>
        </w:rPr>
        <w:t>Impuestos sobre Transmisiones Patrimoniales y Actos Jurídicos Documentados, en el caso de la que la operación sea sin IVA</w:t>
      </w:r>
    </w:p>
    <w:p w14:paraId="681A03BB" w14:textId="381B4604" w:rsidR="00CA2FE3" w:rsidRPr="000460B7" w:rsidRDefault="00CA2FE3" w:rsidP="005B2E97">
      <w:pPr>
        <w:pStyle w:val="Prrafodelista"/>
        <w:numPr>
          <w:ilvl w:val="0"/>
          <w:numId w:val="17"/>
        </w:numPr>
        <w:spacing w:before="120"/>
        <w:ind w:left="1296"/>
        <w:rPr>
          <w:rFonts w:asciiTheme="majorHAnsi" w:hAnsiTheme="majorHAnsi" w:cstheme="majorHAnsi"/>
          <w:color w:val="000000" w:themeColor="text1"/>
        </w:rPr>
      </w:pPr>
      <w:r w:rsidRPr="000460B7">
        <w:rPr>
          <w:rFonts w:asciiTheme="majorHAnsi" w:hAnsiTheme="majorHAnsi" w:cstheme="majorHAnsi"/>
          <w:color w:val="000000" w:themeColor="text1"/>
        </w:rPr>
        <w:t>Impuesto sobre el incremento de valor de los terrenos de naturaleza urbana (Plusvalía</w:t>
      </w:r>
      <w:r w:rsidR="00CC6EB8">
        <w:rPr>
          <w:rFonts w:asciiTheme="majorHAnsi" w:hAnsiTheme="majorHAnsi" w:cstheme="majorHAnsi"/>
          <w:color w:val="000000" w:themeColor="text1"/>
        </w:rPr>
        <w:t xml:space="preserve"> de adquisición</w:t>
      </w:r>
      <w:r w:rsidRPr="000460B7">
        <w:rPr>
          <w:rFonts w:asciiTheme="majorHAnsi" w:hAnsiTheme="majorHAnsi" w:cstheme="majorHAnsi"/>
          <w:color w:val="000000" w:themeColor="text1"/>
        </w:rPr>
        <w:t>)</w:t>
      </w:r>
      <w:r w:rsidR="000460B7" w:rsidRPr="000460B7">
        <w:rPr>
          <w:rFonts w:asciiTheme="majorHAnsi" w:hAnsiTheme="majorHAnsi" w:cstheme="majorHAnsi"/>
          <w:color w:val="000000" w:themeColor="text1"/>
        </w:rPr>
        <w:t>, en aquellos casos en los que se asuma el pago por el Banco</w:t>
      </w:r>
      <w:r w:rsidR="00CC6EB8">
        <w:rPr>
          <w:rFonts w:asciiTheme="majorHAnsi" w:hAnsiTheme="majorHAnsi" w:cstheme="majorHAnsi"/>
          <w:color w:val="000000" w:themeColor="text1"/>
        </w:rPr>
        <w:t xml:space="preserve"> o la ley lo establezca</w:t>
      </w:r>
    </w:p>
    <w:p w14:paraId="3975C7F2" w14:textId="304DEED2" w:rsidR="00CA2FE3" w:rsidRDefault="00CA2FE3" w:rsidP="005B2E97">
      <w:pPr>
        <w:pStyle w:val="Prrafodelista"/>
        <w:numPr>
          <w:ilvl w:val="0"/>
          <w:numId w:val="17"/>
        </w:numPr>
        <w:spacing w:before="120"/>
        <w:ind w:left="1296"/>
        <w:rPr>
          <w:rFonts w:asciiTheme="majorHAnsi" w:hAnsiTheme="majorHAnsi" w:cstheme="majorHAnsi"/>
          <w:color w:val="000000" w:themeColor="text1"/>
        </w:rPr>
      </w:pPr>
      <w:r w:rsidRPr="000460B7">
        <w:rPr>
          <w:rFonts w:asciiTheme="majorHAnsi" w:hAnsiTheme="majorHAnsi" w:cstheme="majorHAnsi"/>
          <w:color w:val="000000" w:themeColor="text1"/>
        </w:rPr>
        <w:t xml:space="preserve">Elaboración y legitimación de Certificado de Libertad </w:t>
      </w:r>
      <w:r w:rsidR="00F30758">
        <w:rPr>
          <w:rFonts w:asciiTheme="majorHAnsi" w:hAnsiTheme="majorHAnsi" w:cstheme="majorHAnsi"/>
          <w:color w:val="000000" w:themeColor="text1"/>
        </w:rPr>
        <w:t xml:space="preserve">Arrendaticia/ tracto </w:t>
      </w:r>
      <w:r w:rsidRPr="000460B7">
        <w:rPr>
          <w:rFonts w:asciiTheme="majorHAnsi" w:hAnsiTheme="majorHAnsi" w:cstheme="majorHAnsi"/>
          <w:color w:val="000000" w:themeColor="text1"/>
        </w:rPr>
        <w:t>(si aplica)</w:t>
      </w:r>
    </w:p>
    <w:p w14:paraId="02C0FC0A" w14:textId="1CA2B61F" w:rsidR="00F30758" w:rsidRPr="000460B7" w:rsidRDefault="00F30758" w:rsidP="005B2E97">
      <w:pPr>
        <w:pStyle w:val="Prrafodelista"/>
        <w:numPr>
          <w:ilvl w:val="0"/>
          <w:numId w:val="17"/>
        </w:numPr>
        <w:spacing w:before="120"/>
        <w:ind w:left="1296"/>
        <w:rPr>
          <w:rFonts w:asciiTheme="majorHAnsi" w:hAnsiTheme="majorHAnsi" w:cstheme="majorHAnsi"/>
          <w:color w:val="000000" w:themeColor="text1"/>
        </w:rPr>
      </w:pPr>
      <w:r>
        <w:rPr>
          <w:rFonts w:asciiTheme="majorHAnsi" w:hAnsiTheme="majorHAnsi" w:cstheme="majorHAnsi"/>
          <w:color w:val="000000" w:themeColor="text1"/>
        </w:rPr>
        <w:lastRenderedPageBreak/>
        <w:t xml:space="preserve">Pago a la notaria para la recogida de la escritura de la compraventa o Dación, </w:t>
      </w:r>
      <w:r w:rsidRPr="000460B7">
        <w:rPr>
          <w:rFonts w:asciiTheme="majorHAnsi" w:hAnsiTheme="majorHAnsi" w:cstheme="majorHAnsi"/>
          <w:color w:val="000000" w:themeColor="text1"/>
        </w:rPr>
        <w:t>Tasas de Registro de la Propiedad</w:t>
      </w:r>
      <w:r>
        <w:rPr>
          <w:rFonts w:asciiTheme="majorHAnsi" w:hAnsiTheme="majorHAnsi" w:cstheme="majorHAnsi"/>
          <w:color w:val="000000" w:themeColor="text1"/>
        </w:rPr>
        <w:t xml:space="preserve"> o cualquier organismo públicos que se requiera (catastro, registro de VPO en caso necesario...)</w:t>
      </w:r>
    </w:p>
    <w:p w14:paraId="7099BE1C" w14:textId="0B6556DF" w:rsidR="00F30758" w:rsidRPr="00B52C7C" w:rsidRDefault="00F30758" w:rsidP="00FB7F5E">
      <w:pPr>
        <w:pStyle w:val="ListaNumero1Sinnumero"/>
        <w:spacing w:before="120"/>
        <w:ind w:left="567"/>
        <w:rPr>
          <w:rFonts w:asciiTheme="majorHAnsi" w:hAnsiTheme="majorHAnsi" w:cstheme="majorHAnsi"/>
          <w:color w:val="000000" w:themeColor="text1"/>
        </w:rPr>
      </w:pPr>
      <w:bookmarkStart w:id="35" w:name="_Hlk41412300"/>
      <w:r w:rsidRPr="00B52C7C">
        <w:rPr>
          <w:rFonts w:asciiTheme="majorHAnsi" w:hAnsiTheme="majorHAnsi" w:cstheme="majorHAnsi"/>
          <w:color w:val="000000" w:themeColor="text1"/>
        </w:rPr>
        <w:t xml:space="preserve">Esta solicitud se remite </w:t>
      </w:r>
      <w:r w:rsidR="00B52C7C" w:rsidRPr="00B52C7C">
        <w:rPr>
          <w:rFonts w:asciiTheme="majorHAnsi" w:hAnsiTheme="majorHAnsi" w:cstheme="majorHAnsi"/>
          <w:color w:val="000000" w:themeColor="text1"/>
        </w:rPr>
        <w:t xml:space="preserve">según la sociedad propietaria del activo </w:t>
      </w:r>
      <w:r w:rsidRPr="00B52C7C">
        <w:rPr>
          <w:rFonts w:asciiTheme="majorHAnsi" w:hAnsiTheme="majorHAnsi" w:cstheme="majorHAnsi"/>
          <w:color w:val="000000" w:themeColor="text1"/>
        </w:rPr>
        <w:t>a Contabilidad BBVA</w:t>
      </w:r>
      <w:r w:rsidR="00B52C7C" w:rsidRPr="00B52C7C">
        <w:rPr>
          <w:rFonts w:asciiTheme="majorHAnsi" w:hAnsiTheme="majorHAnsi" w:cstheme="majorHAnsi"/>
          <w:color w:val="000000" w:themeColor="text1"/>
        </w:rPr>
        <w:t xml:space="preserve"> al buzón </w:t>
      </w:r>
      <w:hyperlink r:id="rId27" w:history="1">
        <w:r w:rsidR="00B52C7C" w:rsidRPr="00B52C7C">
          <w:rPr>
            <w:rStyle w:val="Hipervnculo"/>
            <w:rFonts w:eastAsia="Times New Roman"/>
          </w:rPr>
          <w:t>cips@bbva.com</w:t>
        </w:r>
      </w:hyperlink>
      <w:r w:rsidR="00B52C7C" w:rsidRPr="00B52C7C">
        <w:rPr>
          <w:rFonts w:eastAsia="Times New Roman"/>
          <w:color w:val="000000"/>
        </w:rPr>
        <w:t xml:space="preserve"> con copia del correo a </w:t>
      </w:r>
      <w:hyperlink r:id="rId28" w:history="1">
        <w:r w:rsidR="00B52C7C" w:rsidRPr="00B52C7C">
          <w:rPr>
            <w:rStyle w:val="Hipervnculo"/>
            <w:rFonts w:eastAsia="Times New Roman"/>
          </w:rPr>
          <w:t>bzb00714@opplus.bbva.com</w:t>
        </w:r>
      </w:hyperlink>
      <w:r w:rsidR="00B52C7C" w:rsidRPr="00B52C7C">
        <w:rPr>
          <w:rFonts w:asciiTheme="majorHAnsi" w:hAnsiTheme="majorHAnsi" w:cstheme="majorHAnsi"/>
          <w:color w:val="000000" w:themeColor="text1"/>
        </w:rPr>
        <w:t xml:space="preserve"> y para </w:t>
      </w:r>
      <w:r w:rsidRPr="00B52C7C">
        <w:rPr>
          <w:rFonts w:asciiTheme="majorHAnsi" w:hAnsiTheme="majorHAnsi" w:cstheme="majorHAnsi"/>
          <w:color w:val="000000" w:themeColor="text1"/>
        </w:rPr>
        <w:t>Contabilidad Sociedades BBVA</w:t>
      </w:r>
      <w:r w:rsidR="007F1E47" w:rsidRPr="00B52C7C">
        <w:rPr>
          <w:rFonts w:asciiTheme="majorHAnsi" w:hAnsiTheme="majorHAnsi" w:cstheme="majorHAnsi"/>
          <w:color w:val="000000" w:themeColor="text1"/>
        </w:rPr>
        <w:t xml:space="preserve"> </w:t>
      </w:r>
      <w:r w:rsidR="00B52C7C" w:rsidRPr="00B52C7C">
        <w:rPr>
          <w:rFonts w:asciiTheme="majorHAnsi" w:hAnsiTheme="majorHAnsi" w:cstheme="majorHAnsi"/>
          <w:color w:val="000000" w:themeColor="text1"/>
        </w:rPr>
        <w:t>al buzón</w:t>
      </w:r>
      <w:r w:rsidR="00B52C7C">
        <w:rPr>
          <w:rFonts w:asciiTheme="majorHAnsi" w:hAnsiTheme="majorHAnsi" w:cstheme="majorHAnsi"/>
          <w:color w:val="000000" w:themeColor="text1"/>
        </w:rPr>
        <w:t xml:space="preserve"> </w:t>
      </w:r>
      <w:hyperlink r:id="rId29" w:history="1">
        <w:r w:rsidR="00B52C7C" w:rsidRPr="00D03D8C">
          <w:rPr>
            <w:rStyle w:val="Hipervnculo"/>
            <w:rFonts w:eastAsia="Times New Roman"/>
          </w:rPr>
          <w:t>facturacion.recatalunya.es@bbva.com</w:t>
        </w:r>
      </w:hyperlink>
      <w:r w:rsidR="00B52C7C" w:rsidRPr="00B52C7C">
        <w:rPr>
          <w:rFonts w:asciiTheme="majorHAnsi" w:hAnsiTheme="majorHAnsi" w:cstheme="majorHAnsi"/>
          <w:color w:val="000000" w:themeColor="text1"/>
        </w:rPr>
        <w:t>.</w:t>
      </w:r>
    </w:p>
    <w:p w14:paraId="717B6AEA" w14:textId="2CB12D3E" w:rsidR="005542CB" w:rsidRPr="000460B7" w:rsidRDefault="005542CB" w:rsidP="00FB7F5E">
      <w:pPr>
        <w:pStyle w:val="ListaNumero1Sinnumero"/>
        <w:spacing w:before="120"/>
        <w:ind w:left="567"/>
        <w:rPr>
          <w:rFonts w:asciiTheme="majorHAnsi" w:hAnsiTheme="majorHAnsi" w:cstheme="majorHAnsi"/>
          <w:color w:val="000000" w:themeColor="text1"/>
        </w:rPr>
      </w:pPr>
      <w:r w:rsidRPr="00FB7F5E">
        <w:rPr>
          <w:rFonts w:asciiTheme="majorHAnsi" w:eastAsiaTheme="minorHAnsi" w:hAnsiTheme="majorHAnsi" w:cstheme="majorHAnsi"/>
          <w:szCs w:val="22"/>
          <w:lang w:eastAsia="en-US"/>
        </w:rPr>
        <w:t xml:space="preserve">El buzón del </w:t>
      </w:r>
      <w:r w:rsidR="00CA2343">
        <w:rPr>
          <w:rFonts w:asciiTheme="majorHAnsi" w:eastAsiaTheme="minorHAnsi" w:hAnsiTheme="majorHAnsi" w:cstheme="majorHAnsi"/>
          <w:szCs w:val="22"/>
          <w:lang w:eastAsia="en-US"/>
        </w:rPr>
        <w:t>S</w:t>
      </w:r>
      <w:r w:rsidRPr="00FB7F5E">
        <w:rPr>
          <w:rFonts w:asciiTheme="majorHAnsi" w:eastAsiaTheme="minorHAnsi" w:hAnsiTheme="majorHAnsi" w:cstheme="majorHAnsi"/>
          <w:szCs w:val="22"/>
          <w:lang w:eastAsia="en-US"/>
        </w:rPr>
        <w:t>ervicer donde se realizarán estas comunicaciones será</w:t>
      </w:r>
      <w:r>
        <w:rPr>
          <w:rFonts w:asciiTheme="majorHAnsi" w:hAnsiTheme="majorHAnsi" w:cstheme="majorHAnsi"/>
          <w:color w:val="000000" w:themeColor="text1"/>
        </w:rPr>
        <w:t xml:space="preserve"> </w:t>
      </w:r>
      <w:hyperlink r:id="rId30" w:history="1">
        <w:r w:rsidR="00CA2343" w:rsidRPr="00F71AEA">
          <w:rPr>
            <w:rStyle w:val="Hipervnculo"/>
          </w:rPr>
          <w:t>provisionesimpuestos@haya.es</w:t>
        </w:r>
      </w:hyperlink>
      <w:r w:rsidR="00CA2343" w:rsidRPr="00CA2343">
        <w:rPr>
          <w:rStyle w:val="Hipervnculo"/>
          <w:u w:val="none"/>
        </w:rPr>
        <w:t xml:space="preserve"> </w:t>
      </w:r>
      <w:r w:rsidR="00CA2343" w:rsidRPr="00CA2343">
        <w:rPr>
          <w:rFonts w:asciiTheme="majorHAnsi" w:eastAsiaTheme="minorHAnsi" w:hAnsiTheme="majorHAnsi" w:cstheme="majorHAnsi"/>
          <w:szCs w:val="22"/>
          <w:lang w:eastAsia="en-US"/>
        </w:rPr>
        <w:t>y tras la migración de la cartera BBVA a REM el buzón será</w:t>
      </w:r>
      <w:r w:rsidR="00CA2343">
        <w:rPr>
          <w:rStyle w:val="Hipervnculo"/>
        </w:rPr>
        <w:t xml:space="preserve"> admisión_provisiones@haya.es.</w:t>
      </w:r>
    </w:p>
    <w:bookmarkEnd w:id="35"/>
    <w:p w14:paraId="4EBF5C4A" w14:textId="022B22BB" w:rsidR="00CA2FE3" w:rsidRPr="000460B7" w:rsidRDefault="00CA2FE3" w:rsidP="006612C8">
      <w:pPr>
        <w:pStyle w:val="ListaNumero1"/>
        <w:spacing w:before="120"/>
        <w:ind w:left="567" w:hanging="283"/>
        <w:rPr>
          <w:rFonts w:asciiTheme="majorHAnsi" w:hAnsiTheme="majorHAnsi" w:cstheme="majorHAnsi"/>
          <w:color w:val="000000" w:themeColor="text1"/>
          <w:u w:val="single"/>
          <w:lang w:val="es-ES_tradnl"/>
        </w:rPr>
      </w:pPr>
      <w:r w:rsidRPr="000460B7">
        <w:rPr>
          <w:rFonts w:asciiTheme="majorHAnsi" w:hAnsiTheme="majorHAnsi" w:cstheme="majorHAnsi"/>
          <w:color w:val="000000" w:themeColor="text1"/>
          <w:u w:val="single"/>
        </w:rPr>
        <w:t xml:space="preserve">Elaborar y legitimar </w:t>
      </w:r>
      <w:r w:rsidR="00F30758">
        <w:rPr>
          <w:rFonts w:asciiTheme="majorHAnsi" w:hAnsiTheme="majorHAnsi" w:cstheme="majorHAnsi"/>
          <w:color w:val="000000" w:themeColor="text1"/>
          <w:u w:val="single"/>
        </w:rPr>
        <w:t>Instancias</w:t>
      </w:r>
      <w:r w:rsidRPr="000460B7">
        <w:rPr>
          <w:rFonts w:asciiTheme="majorHAnsi" w:hAnsiTheme="majorHAnsi" w:cstheme="majorHAnsi"/>
          <w:color w:val="000000" w:themeColor="text1"/>
          <w:u w:val="single"/>
        </w:rPr>
        <w:t xml:space="preserve"> d</w:t>
      </w:r>
      <w:r w:rsidRPr="00F30758">
        <w:rPr>
          <w:rFonts w:asciiTheme="majorHAnsi" w:hAnsiTheme="majorHAnsi" w:cstheme="majorHAnsi"/>
          <w:color w:val="000000" w:themeColor="text1"/>
          <w:u w:val="single"/>
        </w:rPr>
        <w:t xml:space="preserve">e </w:t>
      </w:r>
      <w:r w:rsidR="00F30758" w:rsidRPr="00F30758">
        <w:rPr>
          <w:rFonts w:asciiTheme="majorHAnsi" w:hAnsiTheme="majorHAnsi" w:cstheme="majorHAnsi"/>
          <w:color w:val="000000" w:themeColor="text1"/>
          <w:u w:val="single"/>
        </w:rPr>
        <w:t>Libertad Arrendaticia</w:t>
      </w:r>
      <w:r w:rsidR="00F30758">
        <w:rPr>
          <w:rFonts w:asciiTheme="majorHAnsi" w:hAnsiTheme="majorHAnsi" w:cstheme="majorHAnsi"/>
          <w:color w:val="000000" w:themeColor="text1"/>
          <w:u w:val="single"/>
        </w:rPr>
        <w:t xml:space="preserve">/tracto </w:t>
      </w:r>
    </w:p>
    <w:p w14:paraId="7C7E9D77" w14:textId="670C4D46" w:rsidR="000460B7" w:rsidRDefault="00F30758" w:rsidP="006612C8">
      <w:pPr>
        <w:pStyle w:val="ListaNumero1Sinnumero"/>
        <w:spacing w:before="120"/>
        <w:rPr>
          <w:rFonts w:asciiTheme="majorHAnsi" w:hAnsiTheme="majorHAnsi" w:cstheme="majorHAnsi"/>
        </w:rPr>
      </w:pPr>
      <w:r>
        <w:rPr>
          <w:rFonts w:asciiTheme="majorHAnsi" w:hAnsiTheme="majorHAnsi" w:cstheme="majorHAnsi"/>
        </w:rPr>
        <w:t xml:space="preserve">En el caso de adjudicaciones, </w:t>
      </w:r>
      <w:r w:rsidR="007F1E47">
        <w:rPr>
          <w:rFonts w:asciiTheme="majorHAnsi" w:hAnsiTheme="majorHAnsi" w:cstheme="majorHAnsi"/>
        </w:rPr>
        <w:t xml:space="preserve">se </w:t>
      </w:r>
      <w:r>
        <w:rPr>
          <w:rFonts w:asciiTheme="majorHAnsi" w:hAnsiTheme="majorHAnsi" w:cstheme="majorHAnsi"/>
        </w:rPr>
        <w:t>o</w:t>
      </w:r>
      <w:r w:rsidR="000460B7" w:rsidRPr="000460B7">
        <w:rPr>
          <w:rFonts w:asciiTheme="majorHAnsi" w:hAnsiTheme="majorHAnsi" w:cstheme="majorHAnsi"/>
        </w:rPr>
        <w:t>bte</w:t>
      </w:r>
      <w:r w:rsidR="007F1E47">
        <w:rPr>
          <w:rFonts w:asciiTheme="majorHAnsi" w:hAnsiTheme="majorHAnsi" w:cstheme="majorHAnsi"/>
        </w:rPr>
        <w:t>ndrá el</w:t>
      </w:r>
      <w:r w:rsidR="000460B7" w:rsidRPr="000460B7">
        <w:rPr>
          <w:rFonts w:asciiTheme="majorHAnsi" w:hAnsiTheme="majorHAnsi" w:cstheme="majorHAnsi"/>
        </w:rPr>
        <w:t xml:space="preserve"> documento de libertad </w:t>
      </w:r>
      <w:r>
        <w:rPr>
          <w:rFonts w:asciiTheme="majorHAnsi" w:hAnsiTheme="majorHAnsi" w:cstheme="majorHAnsi"/>
        </w:rPr>
        <w:t>arrendaticia/tracto</w:t>
      </w:r>
      <w:r w:rsidR="000460B7" w:rsidRPr="000460B7">
        <w:rPr>
          <w:rFonts w:asciiTheme="majorHAnsi" w:hAnsiTheme="majorHAnsi" w:cstheme="majorHAnsi"/>
        </w:rPr>
        <w:t xml:space="preserve"> para su presentación en el Registro de la Propiedad correspondiente (redacción de instancias y actas, firma por apoderado</w:t>
      </w:r>
      <w:r w:rsidR="00FB7F5E">
        <w:rPr>
          <w:rFonts w:asciiTheme="majorHAnsi" w:hAnsiTheme="majorHAnsi" w:cstheme="majorHAnsi"/>
        </w:rPr>
        <w:t xml:space="preserve"> (el Servicer este apoderado)</w:t>
      </w:r>
      <w:r>
        <w:rPr>
          <w:rFonts w:asciiTheme="majorHAnsi" w:hAnsiTheme="majorHAnsi" w:cstheme="majorHAnsi"/>
        </w:rPr>
        <w:t xml:space="preserve"> y legitimación y presentación en el registro</w:t>
      </w:r>
      <w:r w:rsidR="000460B7" w:rsidRPr="000460B7">
        <w:rPr>
          <w:rFonts w:asciiTheme="majorHAnsi" w:hAnsiTheme="majorHAnsi" w:cstheme="majorHAnsi"/>
        </w:rPr>
        <w:t>.</w:t>
      </w:r>
    </w:p>
    <w:p w14:paraId="37E1190F" w14:textId="77777777" w:rsidR="00CA2FE3" w:rsidRPr="000460B7" w:rsidRDefault="00CA2FE3" w:rsidP="006612C8">
      <w:pPr>
        <w:pStyle w:val="ListaNumero1"/>
        <w:spacing w:before="120"/>
        <w:ind w:left="567" w:hanging="283"/>
        <w:rPr>
          <w:color w:val="000000" w:themeColor="text1"/>
          <w:u w:val="single"/>
          <w:lang w:val="es-ES_tradnl"/>
        </w:rPr>
      </w:pPr>
      <w:r w:rsidRPr="000460B7">
        <w:rPr>
          <w:color w:val="000000" w:themeColor="text1"/>
          <w:u w:val="single"/>
        </w:rPr>
        <w:t>Presentar y liquidar impuestos</w:t>
      </w:r>
    </w:p>
    <w:p w14:paraId="04766475" w14:textId="1EBB6EA5" w:rsidR="00FD3E21" w:rsidRDefault="00FD3E21" w:rsidP="006612C8">
      <w:pPr>
        <w:pStyle w:val="ListaNumero1Sinnumero"/>
        <w:spacing w:before="120"/>
        <w:rPr>
          <w:color w:val="000000" w:themeColor="text1"/>
        </w:rPr>
      </w:pPr>
      <w:r>
        <w:rPr>
          <w:color w:val="000000" w:themeColor="text1"/>
          <w:lang w:val="es-ES_tradnl"/>
        </w:rPr>
        <w:t>Si la ent</w:t>
      </w:r>
      <w:r w:rsidR="00F2131D">
        <w:rPr>
          <w:color w:val="000000" w:themeColor="text1"/>
          <w:lang w:val="es-ES_tradnl"/>
        </w:rPr>
        <w:t>r</w:t>
      </w:r>
      <w:r>
        <w:rPr>
          <w:color w:val="000000" w:themeColor="text1"/>
          <w:lang w:val="es-ES_tradnl"/>
        </w:rPr>
        <w:t>ada es amistosa, el impuesto a liquidar viene detallado</w:t>
      </w:r>
      <w:r w:rsidR="007F1E47">
        <w:rPr>
          <w:color w:val="000000" w:themeColor="text1"/>
          <w:lang w:val="es-ES_tradnl"/>
        </w:rPr>
        <w:t xml:space="preserve"> </w:t>
      </w:r>
      <w:r>
        <w:rPr>
          <w:color w:val="000000" w:themeColor="text1"/>
          <w:lang w:val="es-ES_tradnl"/>
        </w:rPr>
        <w:t>en la escritura</w:t>
      </w:r>
      <w:r w:rsidR="00FB7F5E">
        <w:rPr>
          <w:color w:val="000000" w:themeColor="text1"/>
          <w:lang w:val="es-ES_tradnl"/>
        </w:rPr>
        <w:t>.</w:t>
      </w:r>
    </w:p>
    <w:p w14:paraId="747FA994" w14:textId="426BEDFC" w:rsidR="00D42575" w:rsidRDefault="00FD3E21" w:rsidP="006612C8">
      <w:pPr>
        <w:pStyle w:val="ListaNumero1Sinnumero"/>
        <w:spacing w:before="120"/>
        <w:rPr>
          <w:color w:val="000000" w:themeColor="text1"/>
        </w:rPr>
      </w:pPr>
      <w:r>
        <w:rPr>
          <w:color w:val="000000" w:themeColor="text1"/>
        </w:rPr>
        <w:t xml:space="preserve">Si procede de un contencioso, </w:t>
      </w:r>
      <w:r w:rsidR="007F1E47">
        <w:rPr>
          <w:color w:val="000000" w:themeColor="text1"/>
        </w:rPr>
        <w:t xml:space="preserve">la ficha de repercusión debe viajar desde la herramienta </w:t>
      </w:r>
      <w:r w:rsidR="00FE06E1">
        <w:rPr>
          <w:color w:val="000000" w:themeColor="text1"/>
        </w:rPr>
        <w:t>recuperatoria</w:t>
      </w:r>
      <w:r w:rsidR="007F1E47">
        <w:rPr>
          <w:color w:val="000000" w:themeColor="text1"/>
        </w:rPr>
        <w:t xml:space="preserve"> del </w:t>
      </w:r>
      <w:r w:rsidR="00FE06E1">
        <w:rPr>
          <w:color w:val="000000" w:themeColor="text1"/>
        </w:rPr>
        <w:t>BBVA</w:t>
      </w:r>
      <w:r w:rsidR="007F1E47">
        <w:rPr>
          <w:color w:val="000000" w:themeColor="text1"/>
        </w:rPr>
        <w:t xml:space="preserve">, </w:t>
      </w:r>
      <w:r w:rsidR="001E0B19">
        <w:rPr>
          <w:color w:val="000000" w:themeColor="text1"/>
        </w:rPr>
        <w:t>donde BBVA tendrá que haberlo facilita</w:t>
      </w:r>
      <w:r w:rsidR="00364B9E">
        <w:rPr>
          <w:color w:val="000000" w:themeColor="text1"/>
        </w:rPr>
        <w:t>do</w:t>
      </w:r>
      <w:r w:rsidR="001E0B19">
        <w:rPr>
          <w:color w:val="000000" w:themeColor="text1"/>
        </w:rPr>
        <w:t>.</w:t>
      </w:r>
      <w:r w:rsidR="00D42575">
        <w:rPr>
          <w:color w:val="000000" w:themeColor="text1"/>
        </w:rPr>
        <w:t xml:space="preserve"> </w:t>
      </w:r>
    </w:p>
    <w:p w14:paraId="518B31F5" w14:textId="629B224C" w:rsidR="00CA2FE3" w:rsidRPr="000460B7" w:rsidRDefault="007D61BB" w:rsidP="006612C8">
      <w:pPr>
        <w:pStyle w:val="ListaNumero1Sinnumero"/>
        <w:spacing w:before="120"/>
        <w:rPr>
          <w:color w:val="000000" w:themeColor="text1"/>
        </w:rPr>
      </w:pPr>
      <w:r>
        <w:rPr>
          <w:color w:val="000000" w:themeColor="text1"/>
        </w:rPr>
        <w:t>P</w:t>
      </w:r>
      <w:r w:rsidR="000460B7">
        <w:rPr>
          <w:color w:val="000000" w:themeColor="text1"/>
        </w:rPr>
        <w:t xml:space="preserve">rocede </w:t>
      </w:r>
      <w:r w:rsidR="00CA2FE3" w:rsidRPr="000460B7">
        <w:rPr>
          <w:color w:val="000000" w:themeColor="text1"/>
        </w:rPr>
        <w:t>a la liquidación de Impuestos sobre Transmisiones Patrimoniales y Actos Jurídicos Documentados en Hacienda y a la presentación de Impuesto sobre el incremento de valor de los terrenos de naturaleza urbana (Plusvalía</w:t>
      </w:r>
      <w:r w:rsidR="00F30758">
        <w:rPr>
          <w:color w:val="000000" w:themeColor="text1"/>
        </w:rPr>
        <w:t xml:space="preserve"> de </w:t>
      </w:r>
      <w:r w:rsidR="00F30758">
        <w:rPr>
          <w:rFonts w:asciiTheme="majorHAnsi" w:hAnsiTheme="majorHAnsi" w:cstheme="majorHAnsi"/>
          <w:color w:val="000000" w:themeColor="text1"/>
        </w:rPr>
        <w:t>adquisición</w:t>
      </w:r>
      <w:r w:rsidR="00CA2FE3" w:rsidRPr="000460B7">
        <w:rPr>
          <w:color w:val="000000" w:themeColor="text1"/>
        </w:rPr>
        <w:t>) en el Ayuntamiento correspondiente.</w:t>
      </w:r>
    </w:p>
    <w:p w14:paraId="64087837" w14:textId="2EA318E9" w:rsidR="00CA2FE3" w:rsidRPr="001905EA" w:rsidRDefault="00CA2FE3" w:rsidP="006612C8">
      <w:pPr>
        <w:pStyle w:val="ListaNumero1"/>
        <w:spacing w:before="120"/>
        <w:ind w:left="567" w:hanging="283"/>
        <w:rPr>
          <w:color w:val="000000" w:themeColor="text1"/>
          <w:u w:val="single"/>
          <w:lang w:val="es-ES_tradnl"/>
        </w:rPr>
      </w:pPr>
      <w:r w:rsidRPr="001905EA">
        <w:rPr>
          <w:color w:val="000000" w:themeColor="text1"/>
          <w:u w:val="single"/>
        </w:rPr>
        <w:t>Solicitar Inscripción en Registro de la Propiedad</w:t>
      </w:r>
    </w:p>
    <w:p w14:paraId="33F8CB9E" w14:textId="77777777" w:rsidR="00CA2FE3" w:rsidRPr="001905EA" w:rsidRDefault="00CA2FE3" w:rsidP="006612C8">
      <w:pPr>
        <w:pStyle w:val="ListaNumero1Sinnumero"/>
        <w:spacing w:before="120"/>
        <w:rPr>
          <w:color w:val="000000" w:themeColor="text1"/>
        </w:rPr>
      </w:pPr>
      <w:r w:rsidRPr="001905EA">
        <w:rPr>
          <w:color w:val="000000" w:themeColor="text1"/>
        </w:rPr>
        <w:t>Una vez liquidados los impuestos, presenta en el Registro de la Propiedad la documentación necesaria para la inscripción:</w:t>
      </w:r>
    </w:p>
    <w:p w14:paraId="6AA84CFB" w14:textId="75B3DC4C" w:rsidR="00CA2FE3" w:rsidRPr="001905EA" w:rsidRDefault="00CA2FE3" w:rsidP="005B2E97">
      <w:pPr>
        <w:pStyle w:val="Prrafodelista"/>
        <w:numPr>
          <w:ilvl w:val="0"/>
          <w:numId w:val="17"/>
        </w:numPr>
        <w:spacing w:before="120"/>
        <w:ind w:left="1296"/>
        <w:rPr>
          <w:color w:val="000000" w:themeColor="text1"/>
        </w:rPr>
      </w:pPr>
      <w:r w:rsidRPr="001905EA">
        <w:rPr>
          <w:color w:val="000000" w:themeColor="text1"/>
        </w:rPr>
        <w:t>Título</w:t>
      </w:r>
    </w:p>
    <w:p w14:paraId="559E1831" w14:textId="10174374" w:rsidR="00CA2FE3" w:rsidRPr="001905EA" w:rsidRDefault="00CA2FE3" w:rsidP="005B2E97">
      <w:pPr>
        <w:pStyle w:val="Prrafodelista"/>
        <w:numPr>
          <w:ilvl w:val="0"/>
          <w:numId w:val="17"/>
        </w:numPr>
        <w:spacing w:before="120"/>
        <w:ind w:left="1296"/>
        <w:rPr>
          <w:color w:val="000000" w:themeColor="text1"/>
        </w:rPr>
      </w:pPr>
      <w:r w:rsidRPr="001905EA">
        <w:rPr>
          <w:color w:val="000000" w:themeColor="text1"/>
        </w:rPr>
        <w:t>Modelo 600 liquidado (Transmisiones Patrimoniales y Actos Jurídicos Documentados)</w:t>
      </w:r>
    </w:p>
    <w:p w14:paraId="6978B3EB" w14:textId="36E246F8" w:rsidR="001905EA" w:rsidRDefault="00CA2FE3" w:rsidP="005B2E97">
      <w:pPr>
        <w:pStyle w:val="Prrafodelista"/>
        <w:numPr>
          <w:ilvl w:val="0"/>
          <w:numId w:val="17"/>
        </w:numPr>
        <w:spacing w:before="120"/>
        <w:ind w:left="1296"/>
        <w:rPr>
          <w:color w:val="000000" w:themeColor="text1"/>
        </w:rPr>
      </w:pPr>
      <w:r w:rsidRPr="001905EA">
        <w:rPr>
          <w:color w:val="000000" w:themeColor="text1"/>
        </w:rPr>
        <w:t>Certificado de libertad</w:t>
      </w:r>
      <w:r w:rsidR="007D61BB">
        <w:rPr>
          <w:color w:val="000000" w:themeColor="text1"/>
        </w:rPr>
        <w:t xml:space="preserve"> arrendaticia en el caso en el que sea necesario</w:t>
      </w:r>
    </w:p>
    <w:p w14:paraId="06DCB8AE" w14:textId="207AA1DD" w:rsidR="00F01C72" w:rsidRPr="001C6336" w:rsidRDefault="00FE06E1" w:rsidP="005B2E97">
      <w:pPr>
        <w:pStyle w:val="Prrafodelista"/>
        <w:numPr>
          <w:ilvl w:val="0"/>
          <w:numId w:val="17"/>
        </w:numPr>
        <w:spacing w:before="120"/>
        <w:ind w:left="1296"/>
        <w:rPr>
          <w:color w:val="000000" w:themeColor="text1"/>
        </w:rPr>
      </w:pPr>
      <w:r>
        <w:rPr>
          <w:color w:val="000000" w:themeColor="text1"/>
        </w:rPr>
        <w:t>O</w:t>
      </w:r>
      <w:r w:rsidR="001905EA" w:rsidRPr="001905EA">
        <w:rPr>
          <w:color w:val="000000" w:themeColor="text1"/>
        </w:rPr>
        <w:t>tros documentos públicos o privados que sean necesarios para inscribir</w:t>
      </w:r>
    </w:p>
    <w:p w14:paraId="4B71750A" w14:textId="7DAA3C6A" w:rsidR="00CA2FE3" w:rsidRDefault="00CA2FE3" w:rsidP="006612C8">
      <w:pPr>
        <w:pStyle w:val="ListaNumero1Sinnumero"/>
        <w:spacing w:before="120"/>
        <w:rPr>
          <w:color w:val="000000" w:themeColor="text1"/>
        </w:rPr>
      </w:pPr>
      <w:r w:rsidRPr="001905EA">
        <w:rPr>
          <w:color w:val="000000" w:themeColor="text1"/>
        </w:rPr>
        <w:t>Si no existe ningún defecto en la solicitud realizada, el Registro de la Propiedad inscribe el AAII y emite el certificado de Inscripción adjuntando nota simple y cancelación de cargas posteriores no preferentes.</w:t>
      </w:r>
      <w:r w:rsidR="001905EA" w:rsidRPr="001905EA">
        <w:rPr>
          <w:color w:val="000000" w:themeColor="text1"/>
        </w:rPr>
        <w:t xml:space="preserve"> </w:t>
      </w:r>
    </w:p>
    <w:p w14:paraId="338839AA" w14:textId="5F40AD04" w:rsidR="001905EA" w:rsidRPr="001905EA" w:rsidRDefault="001905EA" w:rsidP="006612C8">
      <w:pPr>
        <w:pStyle w:val="ListaNumero1Sinnumero"/>
        <w:spacing w:before="120"/>
        <w:rPr>
          <w:color w:val="000000" w:themeColor="text1"/>
        </w:rPr>
      </w:pPr>
      <w:r>
        <w:rPr>
          <w:color w:val="000000" w:themeColor="text1"/>
        </w:rPr>
        <w:t>Esta información se registra en el aplicativo de HRE.</w:t>
      </w:r>
    </w:p>
    <w:p w14:paraId="002EEE0E" w14:textId="6894F9CA" w:rsidR="00CA2FE3" w:rsidRPr="001905EA" w:rsidRDefault="00CA2FE3" w:rsidP="006612C8">
      <w:pPr>
        <w:pStyle w:val="ListaNumero1"/>
        <w:spacing w:before="120"/>
        <w:ind w:left="567" w:hanging="283"/>
        <w:rPr>
          <w:color w:val="000000" w:themeColor="text1"/>
          <w:u w:val="single"/>
        </w:rPr>
      </w:pPr>
      <w:r w:rsidRPr="001905EA">
        <w:rPr>
          <w:color w:val="000000" w:themeColor="text1"/>
          <w:u w:val="single"/>
        </w:rPr>
        <w:t>Subsanar defectos en la inscripción</w:t>
      </w:r>
    </w:p>
    <w:p w14:paraId="0C40CE10" w14:textId="740C8455" w:rsidR="001905EA" w:rsidRPr="001905EA" w:rsidRDefault="001905EA" w:rsidP="006612C8">
      <w:pPr>
        <w:pStyle w:val="ListaNumero1Sinnumero"/>
        <w:spacing w:before="120"/>
        <w:rPr>
          <w:color w:val="000000" w:themeColor="text1"/>
        </w:rPr>
      </w:pPr>
      <w:r w:rsidRPr="001905EA">
        <w:rPr>
          <w:color w:val="000000" w:themeColor="text1"/>
        </w:rPr>
        <w:t xml:space="preserve">En caso de existir defecto en </w:t>
      </w:r>
      <w:r w:rsidR="002F728B">
        <w:rPr>
          <w:color w:val="000000" w:themeColor="text1"/>
        </w:rPr>
        <w:t>la</w:t>
      </w:r>
      <w:r w:rsidRPr="001905EA">
        <w:rPr>
          <w:color w:val="000000" w:themeColor="text1"/>
        </w:rPr>
        <w:t xml:space="preserve"> inscripción, el Registro de la Propiedad lo notificará y </w:t>
      </w:r>
      <w:r w:rsidR="005C795D" w:rsidRPr="00421B51">
        <w:t>REAM Admisión y Saneamiento Registral</w:t>
      </w:r>
      <w:r w:rsidR="005C795D" w:rsidRPr="001905EA">
        <w:rPr>
          <w:color w:val="000000" w:themeColor="text1"/>
        </w:rPr>
        <w:t xml:space="preserve"> </w:t>
      </w:r>
      <w:r w:rsidR="002C175D" w:rsidRPr="004118D1">
        <w:t>HRE</w:t>
      </w:r>
      <w:r w:rsidR="002C175D">
        <w:t xml:space="preserve"> </w:t>
      </w:r>
      <w:r w:rsidRPr="001905EA">
        <w:rPr>
          <w:color w:val="000000" w:themeColor="text1"/>
        </w:rPr>
        <w:t>lo registrará en las herramientas</w:t>
      </w:r>
      <w:r w:rsidR="002F728B">
        <w:rPr>
          <w:color w:val="000000" w:themeColor="text1"/>
        </w:rPr>
        <w:t>, notificando al responsable del defecto que proceda a subsanación.</w:t>
      </w:r>
    </w:p>
    <w:p w14:paraId="3B5F409B" w14:textId="31D9AE2E" w:rsidR="001905EA" w:rsidRPr="001905EA" w:rsidRDefault="001905EA" w:rsidP="006612C8">
      <w:pPr>
        <w:pStyle w:val="ListaNumero1Sinnumero"/>
        <w:spacing w:before="120"/>
        <w:rPr>
          <w:color w:val="000000" w:themeColor="text1"/>
        </w:rPr>
      </w:pPr>
      <w:r w:rsidRPr="001905EA">
        <w:rPr>
          <w:color w:val="000000" w:themeColor="text1"/>
        </w:rPr>
        <w:t>A continuación</w:t>
      </w:r>
      <w:r w:rsidR="007D61BB">
        <w:rPr>
          <w:color w:val="000000" w:themeColor="text1"/>
        </w:rPr>
        <w:t>,</w:t>
      </w:r>
      <w:r w:rsidRPr="001905EA">
        <w:rPr>
          <w:color w:val="000000" w:themeColor="text1"/>
        </w:rPr>
        <w:t xml:space="preserve"> se citan algunos de los valores de calificaciones negativas</w:t>
      </w:r>
      <w:r>
        <w:rPr>
          <w:color w:val="000000" w:themeColor="text1"/>
        </w:rPr>
        <w:t>,</w:t>
      </w:r>
      <w:r w:rsidRPr="001905EA">
        <w:rPr>
          <w:color w:val="000000" w:themeColor="text1"/>
        </w:rPr>
        <w:t xml:space="preserve"> a modo </w:t>
      </w:r>
      <w:r w:rsidR="00FE06E1" w:rsidRPr="001905EA">
        <w:rPr>
          <w:color w:val="000000" w:themeColor="text1"/>
        </w:rPr>
        <w:t>enunciativo,</w:t>
      </w:r>
      <w:r w:rsidRPr="001905EA">
        <w:rPr>
          <w:color w:val="000000" w:themeColor="text1"/>
        </w:rPr>
        <w:t xml:space="preserve"> pero no limitativo:</w:t>
      </w:r>
    </w:p>
    <w:tbl>
      <w:tblPr>
        <w:tblW w:w="3001" w:type="pct"/>
        <w:tblInd w:w="13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09"/>
      </w:tblGrid>
      <w:tr w:rsidR="007D61BB" w:rsidRPr="00F01C72" w14:paraId="7F9C1C56" w14:textId="77777777" w:rsidTr="00832AEE">
        <w:trPr>
          <w:trHeight w:val="300"/>
        </w:trPr>
        <w:tc>
          <w:tcPr>
            <w:tcW w:w="5000" w:type="pct"/>
            <w:noWrap/>
            <w:tcMar>
              <w:top w:w="0" w:type="dxa"/>
              <w:left w:w="70" w:type="dxa"/>
              <w:bottom w:w="0" w:type="dxa"/>
              <w:right w:w="70" w:type="dxa"/>
            </w:tcMar>
            <w:vAlign w:val="bottom"/>
            <w:hideMark/>
          </w:tcPr>
          <w:p w14:paraId="50CDBB6D" w14:textId="77777777" w:rsidR="007D61BB" w:rsidRPr="00F01C72" w:rsidRDefault="007D61BB" w:rsidP="006612C8">
            <w:pPr>
              <w:spacing w:before="120"/>
              <w:rPr>
                <w:color w:val="000000"/>
                <w:sz w:val="18"/>
                <w:szCs w:val="18"/>
                <w:lang w:eastAsia="es-ES"/>
              </w:rPr>
            </w:pPr>
            <w:r w:rsidRPr="00F01C72">
              <w:rPr>
                <w:color w:val="000000"/>
                <w:sz w:val="18"/>
                <w:szCs w:val="18"/>
                <w:lang w:eastAsia="es-ES"/>
              </w:rPr>
              <w:t>ERROR IMPORTES ECONÓMICOS</w:t>
            </w:r>
          </w:p>
        </w:tc>
      </w:tr>
      <w:tr w:rsidR="007D61BB" w:rsidRPr="00F01C72" w14:paraId="1FBD8E06" w14:textId="77777777" w:rsidTr="00832AEE">
        <w:trPr>
          <w:trHeight w:val="300"/>
        </w:trPr>
        <w:tc>
          <w:tcPr>
            <w:tcW w:w="5000" w:type="pct"/>
            <w:noWrap/>
            <w:tcMar>
              <w:top w:w="0" w:type="dxa"/>
              <w:left w:w="70" w:type="dxa"/>
              <w:bottom w:w="0" w:type="dxa"/>
              <w:right w:w="70" w:type="dxa"/>
            </w:tcMar>
            <w:vAlign w:val="bottom"/>
            <w:hideMark/>
          </w:tcPr>
          <w:p w14:paraId="22F803FC" w14:textId="77777777" w:rsidR="007D61BB" w:rsidRPr="00F01C72" w:rsidRDefault="007D61BB" w:rsidP="006612C8">
            <w:pPr>
              <w:spacing w:before="120"/>
              <w:rPr>
                <w:color w:val="000000"/>
                <w:sz w:val="18"/>
                <w:szCs w:val="18"/>
                <w:lang w:eastAsia="es-ES"/>
              </w:rPr>
            </w:pPr>
            <w:r w:rsidRPr="00F01C72">
              <w:rPr>
                <w:color w:val="000000"/>
                <w:sz w:val="18"/>
                <w:szCs w:val="18"/>
                <w:lang w:eastAsia="es-ES"/>
              </w:rPr>
              <w:t>FALTA TRACTO SUCESIVO</w:t>
            </w:r>
          </w:p>
        </w:tc>
      </w:tr>
      <w:tr w:rsidR="007D61BB" w:rsidRPr="00F01C72" w14:paraId="47FD7D96" w14:textId="77777777" w:rsidTr="00832AEE">
        <w:trPr>
          <w:trHeight w:val="300"/>
        </w:trPr>
        <w:tc>
          <w:tcPr>
            <w:tcW w:w="5000" w:type="pct"/>
            <w:noWrap/>
            <w:tcMar>
              <w:top w:w="0" w:type="dxa"/>
              <w:left w:w="70" w:type="dxa"/>
              <w:bottom w:w="0" w:type="dxa"/>
              <w:right w:w="70" w:type="dxa"/>
            </w:tcMar>
            <w:vAlign w:val="bottom"/>
            <w:hideMark/>
          </w:tcPr>
          <w:p w14:paraId="45FE4DDA" w14:textId="77777777" w:rsidR="007D61BB" w:rsidRPr="00F01C72" w:rsidRDefault="007D61BB" w:rsidP="006612C8">
            <w:pPr>
              <w:spacing w:before="120"/>
              <w:rPr>
                <w:color w:val="000000"/>
                <w:sz w:val="18"/>
                <w:szCs w:val="18"/>
                <w:lang w:eastAsia="es-ES"/>
              </w:rPr>
            </w:pPr>
            <w:r w:rsidRPr="00F01C72">
              <w:rPr>
                <w:color w:val="000000"/>
                <w:sz w:val="18"/>
                <w:szCs w:val="18"/>
                <w:lang w:eastAsia="es-ES"/>
              </w:rPr>
              <w:t>PAGO PLUSVALIA</w:t>
            </w:r>
          </w:p>
        </w:tc>
      </w:tr>
      <w:tr w:rsidR="007D61BB" w:rsidRPr="00F01C72" w14:paraId="21F9AB99" w14:textId="77777777" w:rsidTr="00832AEE">
        <w:trPr>
          <w:trHeight w:val="300"/>
        </w:trPr>
        <w:tc>
          <w:tcPr>
            <w:tcW w:w="5000" w:type="pct"/>
            <w:noWrap/>
            <w:tcMar>
              <w:top w:w="0" w:type="dxa"/>
              <w:left w:w="70" w:type="dxa"/>
              <w:bottom w:w="0" w:type="dxa"/>
              <w:right w:w="70" w:type="dxa"/>
            </w:tcMar>
            <w:vAlign w:val="bottom"/>
            <w:hideMark/>
          </w:tcPr>
          <w:p w14:paraId="62C7B1B7" w14:textId="77777777" w:rsidR="007D61BB" w:rsidRPr="00F01C72" w:rsidRDefault="007D61BB" w:rsidP="006612C8">
            <w:pPr>
              <w:spacing w:before="120"/>
              <w:rPr>
                <w:color w:val="000000"/>
                <w:sz w:val="18"/>
                <w:szCs w:val="18"/>
                <w:lang w:eastAsia="es-ES"/>
              </w:rPr>
            </w:pPr>
            <w:r w:rsidRPr="00F01C72">
              <w:rPr>
                <w:color w:val="000000"/>
                <w:sz w:val="18"/>
                <w:szCs w:val="18"/>
                <w:lang w:eastAsia="es-ES"/>
              </w:rPr>
              <w:t>AUSENCIA INDICACIÓN FIRMEZA</w:t>
            </w:r>
          </w:p>
        </w:tc>
      </w:tr>
      <w:tr w:rsidR="007D61BB" w:rsidRPr="00F01C72" w14:paraId="59D8C6D5" w14:textId="77777777" w:rsidTr="00832AEE">
        <w:trPr>
          <w:trHeight w:val="300"/>
        </w:trPr>
        <w:tc>
          <w:tcPr>
            <w:tcW w:w="5000" w:type="pct"/>
            <w:noWrap/>
            <w:tcMar>
              <w:top w:w="0" w:type="dxa"/>
              <w:left w:w="70" w:type="dxa"/>
              <w:bottom w:w="0" w:type="dxa"/>
              <w:right w:w="70" w:type="dxa"/>
            </w:tcMar>
            <w:vAlign w:val="bottom"/>
            <w:hideMark/>
          </w:tcPr>
          <w:p w14:paraId="0238D890" w14:textId="77777777" w:rsidR="007D61BB" w:rsidRPr="00F01C72" w:rsidRDefault="007D61BB" w:rsidP="006612C8">
            <w:pPr>
              <w:spacing w:before="120"/>
              <w:rPr>
                <w:color w:val="000000"/>
                <w:sz w:val="18"/>
                <w:szCs w:val="18"/>
                <w:lang w:eastAsia="es-ES"/>
              </w:rPr>
            </w:pPr>
            <w:r w:rsidRPr="00F01C72">
              <w:rPr>
                <w:color w:val="000000"/>
                <w:sz w:val="18"/>
                <w:szCs w:val="18"/>
                <w:lang w:eastAsia="es-ES"/>
              </w:rPr>
              <w:t>ERRORES IDENTIFICATIVOS FINCAS</w:t>
            </w:r>
          </w:p>
        </w:tc>
      </w:tr>
      <w:tr w:rsidR="007D61BB" w:rsidRPr="00F01C72" w14:paraId="6E2C3D33" w14:textId="77777777" w:rsidTr="00832AEE">
        <w:trPr>
          <w:trHeight w:val="300"/>
        </w:trPr>
        <w:tc>
          <w:tcPr>
            <w:tcW w:w="5000" w:type="pct"/>
            <w:noWrap/>
            <w:tcMar>
              <w:top w:w="0" w:type="dxa"/>
              <w:left w:w="70" w:type="dxa"/>
              <w:bottom w:w="0" w:type="dxa"/>
              <w:right w:w="70" w:type="dxa"/>
            </w:tcMar>
            <w:vAlign w:val="bottom"/>
            <w:hideMark/>
          </w:tcPr>
          <w:p w14:paraId="6C50ADE6" w14:textId="77777777" w:rsidR="007D61BB" w:rsidRPr="00F01C72" w:rsidRDefault="007D61BB" w:rsidP="006612C8">
            <w:pPr>
              <w:spacing w:before="120"/>
              <w:rPr>
                <w:color w:val="000000"/>
                <w:sz w:val="18"/>
                <w:szCs w:val="18"/>
                <w:lang w:eastAsia="es-ES"/>
              </w:rPr>
            </w:pPr>
            <w:r w:rsidRPr="00F01C72">
              <w:rPr>
                <w:color w:val="000000"/>
                <w:sz w:val="18"/>
                <w:szCs w:val="18"/>
                <w:lang w:eastAsia="es-ES"/>
              </w:rPr>
              <w:lastRenderedPageBreak/>
              <w:t>FALTA DE DOCUMENTACIÓN CONCURSAL</w:t>
            </w:r>
          </w:p>
        </w:tc>
      </w:tr>
      <w:tr w:rsidR="007D61BB" w:rsidRPr="00F01C72" w14:paraId="2B38F98D" w14:textId="77777777" w:rsidTr="00832AEE">
        <w:trPr>
          <w:trHeight w:val="300"/>
        </w:trPr>
        <w:tc>
          <w:tcPr>
            <w:tcW w:w="5000" w:type="pct"/>
            <w:noWrap/>
            <w:tcMar>
              <w:top w:w="0" w:type="dxa"/>
              <w:left w:w="70" w:type="dxa"/>
              <w:bottom w:w="0" w:type="dxa"/>
              <w:right w:w="70" w:type="dxa"/>
            </w:tcMar>
            <w:vAlign w:val="bottom"/>
            <w:hideMark/>
          </w:tcPr>
          <w:p w14:paraId="3234B60E" w14:textId="77777777" w:rsidR="007D61BB" w:rsidRPr="00F01C72" w:rsidRDefault="007D61BB" w:rsidP="006612C8">
            <w:pPr>
              <w:spacing w:before="120"/>
              <w:rPr>
                <w:color w:val="000000"/>
                <w:sz w:val="18"/>
                <w:szCs w:val="18"/>
                <w:lang w:eastAsia="es-ES"/>
              </w:rPr>
            </w:pPr>
            <w:r w:rsidRPr="00F01C72">
              <w:rPr>
                <w:color w:val="000000"/>
                <w:sz w:val="18"/>
                <w:szCs w:val="18"/>
                <w:lang w:eastAsia="es-ES"/>
              </w:rPr>
              <w:t>AUSENCIA ACTA LIBERTAD ARRENDATARIOS</w:t>
            </w:r>
          </w:p>
        </w:tc>
      </w:tr>
      <w:tr w:rsidR="007D61BB" w:rsidRPr="00F01C72" w14:paraId="4323C212" w14:textId="77777777" w:rsidTr="00832AEE">
        <w:trPr>
          <w:trHeight w:val="300"/>
        </w:trPr>
        <w:tc>
          <w:tcPr>
            <w:tcW w:w="5000" w:type="pct"/>
            <w:noWrap/>
            <w:tcMar>
              <w:top w:w="0" w:type="dxa"/>
              <w:left w:w="70" w:type="dxa"/>
              <w:bottom w:w="0" w:type="dxa"/>
              <w:right w:w="70" w:type="dxa"/>
            </w:tcMar>
            <w:vAlign w:val="bottom"/>
            <w:hideMark/>
          </w:tcPr>
          <w:p w14:paraId="43CA4E1F" w14:textId="77777777" w:rsidR="007D61BB" w:rsidRPr="00F01C72" w:rsidRDefault="007D61BB" w:rsidP="006612C8">
            <w:pPr>
              <w:spacing w:before="120"/>
              <w:rPr>
                <w:color w:val="000000"/>
                <w:sz w:val="18"/>
                <w:szCs w:val="18"/>
                <w:lang w:eastAsia="es-ES"/>
              </w:rPr>
            </w:pPr>
            <w:r w:rsidRPr="00F01C72">
              <w:rPr>
                <w:color w:val="000000"/>
                <w:sz w:val="18"/>
                <w:szCs w:val="18"/>
                <w:lang w:eastAsia="es-ES"/>
              </w:rPr>
              <w:t>FALTA AUTORIZACIÓN JUDICIAL O ADMINISTRATIVA DE VENTA</w:t>
            </w:r>
          </w:p>
        </w:tc>
      </w:tr>
      <w:tr w:rsidR="007D61BB" w:rsidRPr="00F01C72" w14:paraId="17D40010" w14:textId="77777777" w:rsidTr="00832AEE">
        <w:trPr>
          <w:trHeight w:val="300"/>
        </w:trPr>
        <w:tc>
          <w:tcPr>
            <w:tcW w:w="5000" w:type="pct"/>
            <w:noWrap/>
            <w:tcMar>
              <w:top w:w="0" w:type="dxa"/>
              <w:left w:w="70" w:type="dxa"/>
              <w:bottom w:w="0" w:type="dxa"/>
              <w:right w:w="70" w:type="dxa"/>
            </w:tcMar>
            <w:vAlign w:val="bottom"/>
            <w:hideMark/>
          </w:tcPr>
          <w:p w14:paraId="4DD8F8F7" w14:textId="77777777" w:rsidR="007D61BB" w:rsidRPr="00F01C72" w:rsidRDefault="007D61BB" w:rsidP="006612C8">
            <w:pPr>
              <w:spacing w:before="120"/>
              <w:rPr>
                <w:color w:val="000000"/>
                <w:sz w:val="18"/>
                <w:szCs w:val="18"/>
                <w:lang w:eastAsia="es-ES"/>
              </w:rPr>
            </w:pPr>
            <w:r w:rsidRPr="00F01C72">
              <w:rPr>
                <w:color w:val="000000"/>
                <w:sz w:val="18"/>
                <w:szCs w:val="18"/>
                <w:lang w:eastAsia="es-ES"/>
              </w:rPr>
              <w:t>EXISTENCIA DE CARGAS INTERMEDIAS</w:t>
            </w:r>
          </w:p>
        </w:tc>
      </w:tr>
      <w:tr w:rsidR="007D61BB" w:rsidRPr="00F01C72" w14:paraId="67FD0F33" w14:textId="77777777" w:rsidTr="00832AEE">
        <w:trPr>
          <w:trHeight w:val="300"/>
        </w:trPr>
        <w:tc>
          <w:tcPr>
            <w:tcW w:w="5000" w:type="pct"/>
            <w:noWrap/>
            <w:tcMar>
              <w:top w:w="0" w:type="dxa"/>
              <w:left w:w="70" w:type="dxa"/>
              <w:bottom w:w="0" w:type="dxa"/>
              <w:right w:w="70" w:type="dxa"/>
            </w:tcMar>
            <w:vAlign w:val="bottom"/>
            <w:hideMark/>
          </w:tcPr>
          <w:p w14:paraId="3B13219B" w14:textId="77777777" w:rsidR="007D61BB" w:rsidRPr="00F01C72" w:rsidRDefault="007D61BB" w:rsidP="006612C8">
            <w:pPr>
              <w:spacing w:before="120"/>
              <w:rPr>
                <w:color w:val="000000"/>
                <w:sz w:val="18"/>
                <w:szCs w:val="18"/>
                <w:lang w:eastAsia="es-ES"/>
              </w:rPr>
            </w:pPr>
            <w:r w:rsidRPr="00F01C72">
              <w:rPr>
                <w:color w:val="000000"/>
                <w:sz w:val="18"/>
                <w:szCs w:val="18"/>
                <w:lang w:eastAsia="es-ES"/>
              </w:rPr>
              <w:t>ANOTACIÓN DE CONCURSO</w:t>
            </w:r>
          </w:p>
        </w:tc>
      </w:tr>
      <w:tr w:rsidR="007D61BB" w:rsidRPr="00F01C72" w14:paraId="2763508E" w14:textId="77777777" w:rsidTr="00832AEE">
        <w:trPr>
          <w:trHeight w:val="300"/>
        </w:trPr>
        <w:tc>
          <w:tcPr>
            <w:tcW w:w="5000" w:type="pct"/>
            <w:noWrap/>
            <w:tcMar>
              <w:top w:w="0" w:type="dxa"/>
              <w:left w:w="70" w:type="dxa"/>
              <w:bottom w:w="0" w:type="dxa"/>
              <w:right w:w="70" w:type="dxa"/>
            </w:tcMar>
            <w:vAlign w:val="bottom"/>
            <w:hideMark/>
          </w:tcPr>
          <w:p w14:paraId="723CF3D6" w14:textId="77777777" w:rsidR="007D61BB" w:rsidRPr="00F01C72" w:rsidRDefault="007D61BB" w:rsidP="006612C8">
            <w:pPr>
              <w:spacing w:before="120"/>
              <w:rPr>
                <w:color w:val="000000"/>
                <w:sz w:val="18"/>
                <w:szCs w:val="18"/>
                <w:lang w:eastAsia="es-ES"/>
              </w:rPr>
            </w:pPr>
            <w:r w:rsidRPr="00F01C72">
              <w:rPr>
                <w:color w:val="000000"/>
                <w:sz w:val="18"/>
                <w:szCs w:val="18"/>
                <w:lang w:eastAsia="es-ES"/>
              </w:rPr>
              <w:t>PENDIENTE DE INSCRIBIR TÍTULO PREVIO</w:t>
            </w:r>
          </w:p>
        </w:tc>
      </w:tr>
      <w:tr w:rsidR="007D61BB" w:rsidRPr="00F01C72" w14:paraId="734298FF" w14:textId="77777777" w:rsidTr="00832AEE">
        <w:trPr>
          <w:trHeight w:val="300"/>
        </w:trPr>
        <w:tc>
          <w:tcPr>
            <w:tcW w:w="5000" w:type="pct"/>
            <w:noWrap/>
            <w:tcMar>
              <w:top w:w="0" w:type="dxa"/>
              <w:left w:w="70" w:type="dxa"/>
              <w:bottom w:w="0" w:type="dxa"/>
              <w:right w:w="70" w:type="dxa"/>
            </w:tcMar>
            <w:vAlign w:val="bottom"/>
            <w:hideMark/>
          </w:tcPr>
          <w:p w14:paraId="28161C26" w14:textId="77777777" w:rsidR="007D61BB" w:rsidRPr="00F01C72" w:rsidRDefault="007D61BB" w:rsidP="006612C8">
            <w:pPr>
              <w:spacing w:before="120"/>
              <w:rPr>
                <w:color w:val="000000"/>
                <w:sz w:val="18"/>
                <w:szCs w:val="18"/>
                <w:lang w:eastAsia="es-ES"/>
              </w:rPr>
            </w:pPr>
            <w:r w:rsidRPr="00F01C72">
              <w:rPr>
                <w:color w:val="000000"/>
                <w:sz w:val="18"/>
                <w:szCs w:val="18"/>
                <w:lang w:eastAsia="es-ES"/>
              </w:rPr>
              <w:t>SIN REQUERIR A TODOS LOS INTERVINIENTES</w:t>
            </w:r>
          </w:p>
        </w:tc>
      </w:tr>
      <w:tr w:rsidR="007D61BB" w:rsidRPr="00F01C72" w14:paraId="25676138" w14:textId="77777777" w:rsidTr="00832AEE">
        <w:trPr>
          <w:trHeight w:val="300"/>
        </w:trPr>
        <w:tc>
          <w:tcPr>
            <w:tcW w:w="5000" w:type="pct"/>
            <w:noWrap/>
            <w:tcMar>
              <w:top w:w="0" w:type="dxa"/>
              <w:left w:w="70" w:type="dxa"/>
              <w:bottom w:w="0" w:type="dxa"/>
              <w:right w:w="70" w:type="dxa"/>
            </w:tcMar>
            <w:vAlign w:val="bottom"/>
            <w:hideMark/>
          </w:tcPr>
          <w:p w14:paraId="5CF45B82" w14:textId="77777777" w:rsidR="007D61BB" w:rsidRPr="00F01C72" w:rsidRDefault="007D61BB" w:rsidP="006612C8">
            <w:pPr>
              <w:spacing w:before="120"/>
              <w:rPr>
                <w:color w:val="000000"/>
                <w:sz w:val="18"/>
                <w:szCs w:val="18"/>
                <w:lang w:eastAsia="es-ES"/>
              </w:rPr>
            </w:pPr>
            <w:r w:rsidRPr="00F01C72">
              <w:rPr>
                <w:color w:val="000000"/>
                <w:sz w:val="18"/>
                <w:szCs w:val="18"/>
                <w:lang w:eastAsia="es-ES"/>
              </w:rPr>
              <w:t>LEY 1/2013: CLÁUSULAS ABUSIVAS</w:t>
            </w:r>
          </w:p>
        </w:tc>
      </w:tr>
      <w:tr w:rsidR="007D61BB" w:rsidRPr="00F01C72" w14:paraId="281DF361" w14:textId="77777777" w:rsidTr="00832AEE">
        <w:trPr>
          <w:trHeight w:val="300"/>
        </w:trPr>
        <w:tc>
          <w:tcPr>
            <w:tcW w:w="5000" w:type="pct"/>
            <w:noWrap/>
            <w:tcMar>
              <w:top w:w="0" w:type="dxa"/>
              <w:left w:w="70" w:type="dxa"/>
              <w:bottom w:w="0" w:type="dxa"/>
              <w:right w:w="70" w:type="dxa"/>
            </w:tcMar>
            <w:vAlign w:val="bottom"/>
            <w:hideMark/>
          </w:tcPr>
          <w:p w14:paraId="0A0976C4" w14:textId="77777777" w:rsidR="007D61BB" w:rsidRPr="00F01C72" w:rsidRDefault="007D61BB" w:rsidP="006612C8">
            <w:pPr>
              <w:spacing w:before="120"/>
              <w:rPr>
                <w:color w:val="000000"/>
                <w:sz w:val="18"/>
                <w:szCs w:val="18"/>
                <w:lang w:eastAsia="es-ES"/>
              </w:rPr>
            </w:pPr>
            <w:r w:rsidRPr="00F01C72">
              <w:rPr>
                <w:color w:val="000000"/>
                <w:sz w:val="18"/>
                <w:szCs w:val="18"/>
                <w:lang w:eastAsia="es-ES"/>
              </w:rPr>
              <w:t>PENDIENTE DE DOCUMENTACIÓN NO JUDICIAL</w:t>
            </w:r>
          </w:p>
        </w:tc>
      </w:tr>
      <w:tr w:rsidR="007D61BB" w:rsidRPr="00F01C72" w14:paraId="69BFDF8D" w14:textId="77777777" w:rsidTr="00832AEE">
        <w:trPr>
          <w:trHeight w:val="300"/>
        </w:trPr>
        <w:tc>
          <w:tcPr>
            <w:tcW w:w="5000" w:type="pct"/>
            <w:noWrap/>
            <w:tcMar>
              <w:top w:w="0" w:type="dxa"/>
              <w:left w:w="70" w:type="dxa"/>
              <w:bottom w:w="0" w:type="dxa"/>
              <w:right w:w="70" w:type="dxa"/>
            </w:tcMar>
            <w:vAlign w:val="bottom"/>
            <w:hideMark/>
          </w:tcPr>
          <w:p w14:paraId="200E903B" w14:textId="77777777" w:rsidR="007D61BB" w:rsidRPr="00F01C72" w:rsidRDefault="007D61BB" w:rsidP="006612C8">
            <w:pPr>
              <w:spacing w:before="120"/>
              <w:rPr>
                <w:color w:val="000000"/>
                <w:sz w:val="18"/>
                <w:szCs w:val="18"/>
                <w:lang w:eastAsia="es-ES"/>
              </w:rPr>
            </w:pPr>
            <w:r w:rsidRPr="00F01C72">
              <w:rPr>
                <w:color w:val="000000"/>
                <w:sz w:val="18"/>
                <w:szCs w:val="18"/>
                <w:lang w:eastAsia="es-ES"/>
              </w:rPr>
              <w:t>TERCER POSEEDOR</w:t>
            </w:r>
          </w:p>
        </w:tc>
      </w:tr>
      <w:tr w:rsidR="007D61BB" w:rsidRPr="00F01C72" w14:paraId="17FA180A" w14:textId="77777777" w:rsidTr="00832AEE">
        <w:trPr>
          <w:trHeight w:val="300"/>
        </w:trPr>
        <w:tc>
          <w:tcPr>
            <w:tcW w:w="5000" w:type="pct"/>
            <w:noWrap/>
            <w:tcMar>
              <w:top w:w="0" w:type="dxa"/>
              <w:left w:w="70" w:type="dxa"/>
              <w:bottom w:w="0" w:type="dxa"/>
              <w:right w:w="70" w:type="dxa"/>
            </w:tcMar>
            <w:vAlign w:val="bottom"/>
            <w:hideMark/>
          </w:tcPr>
          <w:p w14:paraId="00F0264D" w14:textId="77777777" w:rsidR="007D61BB" w:rsidRPr="00F01C72" w:rsidRDefault="007D61BB" w:rsidP="006612C8">
            <w:pPr>
              <w:spacing w:before="120"/>
              <w:rPr>
                <w:color w:val="000000"/>
                <w:sz w:val="18"/>
                <w:szCs w:val="18"/>
                <w:lang w:eastAsia="es-ES"/>
              </w:rPr>
            </w:pPr>
            <w:r w:rsidRPr="00F01C72">
              <w:rPr>
                <w:color w:val="000000"/>
                <w:sz w:val="18"/>
                <w:szCs w:val="18"/>
                <w:lang w:eastAsia="es-ES"/>
              </w:rPr>
              <w:t>PENDIENTE RATIFICAR ENTIDAD</w:t>
            </w:r>
          </w:p>
        </w:tc>
      </w:tr>
      <w:tr w:rsidR="007D61BB" w:rsidRPr="00F01C72" w14:paraId="36BD10AD" w14:textId="77777777" w:rsidTr="00832AEE">
        <w:trPr>
          <w:trHeight w:val="300"/>
        </w:trPr>
        <w:tc>
          <w:tcPr>
            <w:tcW w:w="5000" w:type="pct"/>
            <w:noWrap/>
            <w:tcMar>
              <w:top w:w="0" w:type="dxa"/>
              <w:left w:w="70" w:type="dxa"/>
              <w:bottom w:w="0" w:type="dxa"/>
              <w:right w:w="70" w:type="dxa"/>
            </w:tcMar>
            <w:vAlign w:val="bottom"/>
            <w:hideMark/>
          </w:tcPr>
          <w:p w14:paraId="26982B2C" w14:textId="77777777" w:rsidR="007D61BB" w:rsidRPr="00F01C72" w:rsidRDefault="007D61BB" w:rsidP="006612C8">
            <w:pPr>
              <w:spacing w:before="120"/>
              <w:rPr>
                <w:color w:val="000000"/>
                <w:sz w:val="18"/>
                <w:szCs w:val="18"/>
                <w:lang w:eastAsia="es-ES"/>
              </w:rPr>
            </w:pPr>
            <w:r w:rsidRPr="00F01C72">
              <w:rPr>
                <w:color w:val="000000"/>
                <w:sz w:val="18"/>
                <w:szCs w:val="18"/>
                <w:lang w:eastAsia="es-ES"/>
              </w:rPr>
              <w:t>FALTA NOTIFICACIÓN ARRENDATARIOS</w:t>
            </w:r>
          </w:p>
        </w:tc>
      </w:tr>
      <w:tr w:rsidR="007D61BB" w:rsidRPr="00F01C72" w14:paraId="762AE930" w14:textId="77777777" w:rsidTr="00832AEE">
        <w:trPr>
          <w:trHeight w:val="300"/>
        </w:trPr>
        <w:tc>
          <w:tcPr>
            <w:tcW w:w="5000" w:type="pct"/>
            <w:noWrap/>
            <w:tcMar>
              <w:top w:w="0" w:type="dxa"/>
              <w:left w:w="70" w:type="dxa"/>
              <w:bottom w:w="0" w:type="dxa"/>
              <w:right w:w="70" w:type="dxa"/>
            </w:tcMar>
            <w:vAlign w:val="bottom"/>
            <w:hideMark/>
          </w:tcPr>
          <w:p w14:paraId="110B3632" w14:textId="77777777" w:rsidR="007D61BB" w:rsidRPr="00F01C72" w:rsidRDefault="007D61BB" w:rsidP="006612C8">
            <w:pPr>
              <w:spacing w:before="120"/>
              <w:rPr>
                <w:rFonts w:ascii="Calibri" w:hAnsi="Calibri"/>
                <w:color w:val="000000"/>
                <w:sz w:val="18"/>
                <w:szCs w:val="18"/>
                <w:lang w:eastAsia="es-ES"/>
              </w:rPr>
            </w:pPr>
            <w:r w:rsidRPr="00F01C72">
              <w:rPr>
                <w:color w:val="000000"/>
                <w:sz w:val="18"/>
                <w:szCs w:val="18"/>
                <w:lang w:eastAsia="es-ES"/>
              </w:rPr>
              <w:t>OTROS</w:t>
            </w:r>
          </w:p>
        </w:tc>
      </w:tr>
    </w:tbl>
    <w:p w14:paraId="42D52178" w14:textId="6740CC26" w:rsidR="001905EA" w:rsidRPr="00645FE7" w:rsidRDefault="001905EA" w:rsidP="006612C8">
      <w:pPr>
        <w:pStyle w:val="ListaNumero1Sinnumero"/>
        <w:spacing w:before="120"/>
        <w:ind w:hanging="1"/>
        <w:rPr>
          <w:color w:val="000000" w:themeColor="text1"/>
        </w:rPr>
      </w:pPr>
      <w:r w:rsidRPr="00645FE7">
        <w:rPr>
          <w:color w:val="000000" w:themeColor="text1"/>
        </w:rPr>
        <w:t xml:space="preserve">Dependiendo de la tipología del defecto, la subsanación se realizará por: </w:t>
      </w:r>
    </w:p>
    <w:p w14:paraId="5EA12DD2" w14:textId="77777777" w:rsidR="00FB407C" w:rsidRDefault="001905EA" w:rsidP="005B2E97">
      <w:pPr>
        <w:pStyle w:val="Prrafodelista"/>
        <w:numPr>
          <w:ilvl w:val="0"/>
          <w:numId w:val="17"/>
        </w:numPr>
        <w:spacing w:before="120"/>
        <w:ind w:left="1296"/>
        <w:rPr>
          <w:rFonts w:asciiTheme="majorHAnsi" w:hAnsiTheme="majorHAnsi" w:cstheme="majorHAnsi"/>
        </w:rPr>
      </w:pPr>
      <w:r w:rsidRPr="00645FE7">
        <w:rPr>
          <w:rFonts w:asciiTheme="majorHAnsi" w:hAnsiTheme="majorHAnsi" w:cstheme="majorHAnsi"/>
        </w:rPr>
        <w:t xml:space="preserve">Si no son de contenido jurídico, por parte del </w:t>
      </w:r>
      <w:r w:rsidR="005C795D" w:rsidRPr="00421B51">
        <w:t>REAM Admisión y Saneamiento Registral</w:t>
      </w:r>
      <w:r w:rsidR="002C175D">
        <w:t xml:space="preserve"> </w:t>
      </w:r>
      <w:r w:rsidR="002C175D" w:rsidRPr="004118D1">
        <w:t>HRE</w:t>
      </w:r>
      <w:r w:rsidRPr="00645FE7">
        <w:rPr>
          <w:rFonts w:asciiTheme="majorHAnsi" w:hAnsiTheme="majorHAnsi" w:cstheme="majorHAnsi"/>
        </w:rPr>
        <w:t>.</w:t>
      </w:r>
    </w:p>
    <w:p w14:paraId="7EE79018" w14:textId="7186CE8C" w:rsidR="00645FE7" w:rsidRPr="00FB407C" w:rsidRDefault="0070054C" w:rsidP="005B2E97">
      <w:pPr>
        <w:pStyle w:val="Prrafodelista"/>
        <w:numPr>
          <w:ilvl w:val="0"/>
          <w:numId w:val="17"/>
        </w:numPr>
        <w:spacing w:before="120"/>
        <w:ind w:left="1296"/>
        <w:rPr>
          <w:rFonts w:asciiTheme="majorHAnsi" w:hAnsiTheme="majorHAnsi" w:cstheme="majorHAnsi"/>
        </w:rPr>
      </w:pPr>
      <w:r w:rsidRPr="00FB407C">
        <w:rPr>
          <w:rFonts w:asciiTheme="majorHAnsi" w:hAnsiTheme="majorHAnsi" w:cstheme="majorHAnsi"/>
        </w:rPr>
        <w:t xml:space="preserve">Si son de contenido jurídico </w:t>
      </w:r>
      <w:r w:rsidR="003C3878">
        <w:rPr>
          <w:rFonts w:asciiTheme="majorHAnsi" w:hAnsiTheme="majorHAnsi" w:cstheme="majorHAnsi"/>
        </w:rPr>
        <w:t xml:space="preserve">y requieran la realización de algún tipo de actuación judicial </w:t>
      </w:r>
      <w:r w:rsidRPr="00FB407C">
        <w:rPr>
          <w:rFonts w:asciiTheme="majorHAnsi" w:hAnsiTheme="majorHAnsi" w:cstheme="majorHAnsi"/>
        </w:rPr>
        <w:t>se subsanarán por parte de REAM SSJJ</w:t>
      </w:r>
      <w:r w:rsidR="002C175D" w:rsidRPr="00FB407C">
        <w:rPr>
          <w:rFonts w:asciiTheme="majorHAnsi" w:hAnsiTheme="majorHAnsi" w:cstheme="majorHAnsi"/>
        </w:rPr>
        <w:t xml:space="preserve"> HRE</w:t>
      </w:r>
      <w:r w:rsidRPr="00FB407C">
        <w:rPr>
          <w:rFonts w:asciiTheme="majorHAnsi" w:hAnsiTheme="majorHAnsi" w:cstheme="majorHAnsi"/>
        </w:rPr>
        <w:t>. Hay defectos de fondo</w:t>
      </w:r>
      <w:r w:rsidR="00645FE7" w:rsidRPr="00FB407C">
        <w:rPr>
          <w:rFonts w:asciiTheme="majorHAnsi" w:hAnsiTheme="majorHAnsi" w:cstheme="majorHAnsi"/>
        </w:rPr>
        <w:t xml:space="preserve"> </w:t>
      </w:r>
      <w:r w:rsidRPr="00FB407C">
        <w:rPr>
          <w:rFonts w:asciiTheme="majorHAnsi" w:hAnsiTheme="majorHAnsi" w:cstheme="majorHAnsi"/>
        </w:rPr>
        <w:t>jurídico para</w:t>
      </w:r>
      <w:r w:rsidR="00F608A5" w:rsidRPr="00FB407C">
        <w:rPr>
          <w:rFonts w:asciiTheme="majorHAnsi" w:hAnsiTheme="majorHAnsi" w:cstheme="majorHAnsi"/>
        </w:rPr>
        <w:t xml:space="preserve"> </w:t>
      </w:r>
      <w:r w:rsidR="003C3878">
        <w:rPr>
          <w:rFonts w:asciiTheme="majorHAnsi" w:hAnsiTheme="majorHAnsi" w:cstheme="majorHAnsi"/>
        </w:rPr>
        <w:t xml:space="preserve">cuya </w:t>
      </w:r>
      <w:r w:rsidR="00D42575" w:rsidRPr="00FB407C">
        <w:rPr>
          <w:rFonts w:asciiTheme="majorHAnsi" w:hAnsiTheme="majorHAnsi" w:cstheme="majorHAnsi"/>
        </w:rPr>
        <w:t xml:space="preserve">subsanación </w:t>
      </w:r>
      <w:r w:rsidR="00D42575" w:rsidRPr="00FB407C">
        <w:rPr>
          <w:rFonts w:asciiTheme="majorHAnsi" w:hAnsiTheme="majorHAnsi" w:cstheme="majorHAnsi"/>
          <w:u w:val="single"/>
        </w:rPr>
        <w:t>será imprescindible la intervención BBVA</w:t>
      </w:r>
      <w:r w:rsidR="00D42575" w:rsidRPr="00FB407C">
        <w:rPr>
          <w:rFonts w:asciiTheme="majorHAnsi" w:hAnsiTheme="majorHAnsi" w:cstheme="majorHAnsi"/>
        </w:rPr>
        <w:t xml:space="preserve"> por referirse a la parte del procedimiento judicial llevada a cabo por el Gestor Judicial BBVA o por gestiones del Área de Recuperaciones BBVA, en la que desde el Servicer no se cuenta con la información y, además, pueden tener impacto económico en la recuperación de la deuda por parte de BBVA. (Por ej. Desgloses de importes, consignación de sobrantes de la adjudicación, tasaciones de costas, anotadas cargas o la expedición de certificados de dominio y cargas o de procedimientos judiciales iniciados frente al deudor vendedor o quien da en pago con anterioridad a la compraventa o dación para cuya cancelación, incidencias en los títulos previos en el caso de Compras, etc.)</w:t>
      </w:r>
      <w:r w:rsidR="00592D2A">
        <w:rPr>
          <w:rFonts w:asciiTheme="majorHAnsi" w:hAnsiTheme="majorHAnsi" w:cstheme="majorHAnsi"/>
        </w:rPr>
        <w:t>.</w:t>
      </w:r>
    </w:p>
    <w:p w14:paraId="29D70F2E" w14:textId="61D1D547" w:rsidR="00325EAD" w:rsidRPr="0076397A" w:rsidRDefault="006805F6" w:rsidP="006612C8">
      <w:pPr>
        <w:pStyle w:val="ListaNumero1"/>
        <w:numPr>
          <w:ilvl w:val="0"/>
          <w:numId w:val="0"/>
        </w:numPr>
        <w:spacing w:before="120"/>
        <w:ind w:left="567"/>
      </w:pPr>
      <w:r w:rsidRPr="0076397A">
        <w:t xml:space="preserve">Una vez subsanado, se refleja </w:t>
      </w:r>
      <w:r w:rsidRPr="006805F6">
        <w:t>la situación actualizada de la inscripción en el aplicativo de HRE</w:t>
      </w:r>
      <w:r>
        <w:t>.</w:t>
      </w:r>
      <w:r w:rsidRPr="0076397A">
        <w:t xml:space="preserve"> </w:t>
      </w:r>
      <w:r w:rsidR="00DB0B60">
        <w:t>Se adjunta en el protocolo como Anexo 1 el circuito a seguir</w:t>
      </w:r>
      <w:r w:rsidR="00420D39">
        <w:t xml:space="preserve"> para las calificaciones negativas</w:t>
      </w:r>
      <w:r w:rsidR="00232E0F">
        <w:t xml:space="preserve"> y el circuito de nulidades por Sobreseimiento.</w:t>
      </w:r>
    </w:p>
    <w:p w14:paraId="64A866DD" w14:textId="32BB8CD2" w:rsidR="006805F6" w:rsidRPr="001905EA" w:rsidRDefault="006805F6" w:rsidP="006612C8">
      <w:pPr>
        <w:pStyle w:val="ListaNumero1"/>
        <w:spacing w:before="120"/>
        <w:ind w:left="567" w:hanging="283"/>
        <w:rPr>
          <w:color w:val="000000" w:themeColor="text1"/>
          <w:u w:val="single"/>
        </w:rPr>
      </w:pPr>
      <w:r>
        <w:rPr>
          <w:color w:val="000000" w:themeColor="text1"/>
          <w:u w:val="single"/>
        </w:rPr>
        <w:t>Recogida del título inscrito</w:t>
      </w:r>
    </w:p>
    <w:p w14:paraId="5D8F75CD" w14:textId="60161806" w:rsidR="006805F6" w:rsidRPr="006805F6" w:rsidRDefault="006805F6" w:rsidP="006612C8">
      <w:pPr>
        <w:pStyle w:val="ListaNumero1"/>
        <w:numPr>
          <w:ilvl w:val="0"/>
          <w:numId w:val="0"/>
        </w:numPr>
        <w:spacing w:before="120"/>
        <w:ind w:left="567"/>
        <w:rPr>
          <w:rFonts w:asciiTheme="majorHAnsi" w:hAnsiTheme="majorHAnsi" w:cstheme="majorHAnsi"/>
          <w:color w:val="000000" w:themeColor="text1"/>
        </w:rPr>
      </w:pPr>
      <w:r w:rsidRPr="006805F6">
        <w:rPr>
          <w:rFonts w:asciiTheme="majorHAnsi" w:hAnsiTheme="majorHAnsi" w:cstheme="majorHAnsi"/>
        </w:rPr>
        <w:t>Tras la Inscripción en el Registro de la Propiedad</w:t>
      </w:r>
      <w:r w:rsidRPr="00325EAD">
        <w:rPr>
          <w:rFonts w:asciiTheme="majorHAnsi" w:hAnsiTheme="majorHAnsi" w:cstheme="majorHAnsi"/>
        </w:rPr>
        <w:t xml:space="preserve">, se procede a retirar del Registro el título de propiedad y </w:t>
      </w:r>
      <w:r w:rsidRPr="00325EAD">
        <w:rPr>
          <w:rFonts w:asciiTheme="majorHAnsi" w:hAnsiTheme="majorHAnsi" w:cstheme="majorHAnsi"/>
          <w:color w:val="000000" w:themeColor="text1"/>
        </w:rPr>
        <w:t>mandamientos</w:t>
      </w:r>
      <w:r>
        <w:rPr>
          <w:rFonts w:asciiTheme="majorHAnsi" w:hAnsiTheme="majorHAnsi" w:cstheme="majorHAnsi"/>
          <w:color w:val="000000" w:themeColor="text1"/>
        </w:rPr>
        <w:t>.</w:t>
      </w:r>
    </w:p>
    <w:p w14:paraId="00651CFD" w14:textId="26FCCAC9" w:rsidR="00A71260" w:rsidRDefault="00A71260" w:rsidP="001C766D">
      <w:pPr>
        <w:pStyle w:val="ListaLetra1"/>
        <w:numPr>
          <w:ilvl w:val="0"/>
          <w:numId w:val="13"/>
        </w:numPr>
        <w:tabs>
          <w:tab w:val="left" w:pos="1134"/>
        </w:tabs>
        <w:spacing w:before="120"/>
        <w:ind w:left="284" w:hanging="284"/>
        <w:outlineLvl w:val="1"/>
      </w:pPr>
      <w:bookmarkStart w:id="36" w:name="_Toc57795825"/>
      <w:r>
        <w:t>Cancelación Cargas</w:t>
      </w:r>
      <w:bookmarkEnd w:id="36"/>
    </w:p>
    <w:p w14:paraId="0D54A06A" w14:textId="6DB33417" w:rsidR="007E5A74" w:rsidRPr="00FE06E1" w:rsidRDefault="00183DC5" w:rsidP="006612C8">
      <w:pPr>
        <w:pStyle w:val="Prrafodelista"/>
        <w:keepLines/>
        <w:numPr>
          <w:ilvl w:val="0"/>
          <w:numId w:val="0"/>
        </w:numPr>
        <w:spacing w:before="120"/>
        <w:ind w:left="284"/>
        <w:rPr>
          <w:rFonts w:asciiTheme="majorHAnsi" w:hAnsiTheme="majorHAnsi" w:cstheme="majorHAnsi"/>
        </w:rPr>
      </w:pPr>
      <w:r w:rsidRPr="00FE06E1">
        <w:rPr>
          <w:rFonts w:asciiTheme="majorHAnsi" w:hAnsiTheme="majorHAnsi" w:cstheme="majorHAnsi"/>
        </w:rPr>
        <w:t xml:space="preserve">Una vez inscrito el activo a favor del adjudicatario, se realizan los trámites por parte </w:t>
      </w:r>
      <w:r w:rsidR="002D4D1E" w:rsidRPr="00FE06E1">
        <w:rPr>
          <w:rFonts w:asciiTheme="majorHAnsi" w:hAnsiTheme="majorHAnsi" w:cstheme="majorHAnsi"/>
        </w:rPr>
        <w:t>REAM</w:t>
      </w:r>
      <w:r w:rsidR="002C175D">
        <w:rPr>
          <w:rFonts w:asciiTheme="majorHAnsi" w:hAnsiTheme="majorHAnsi" w:cstheme="majorHAnsi"/>
        </w:rPr>
        <w:t xml:space="preserve"> </w:t>
      </w:r>
      <w:r w:rsidR="002C175D" w:rsidRPr="00FE06E1">
        <w:rPr>
          <w:rFonts w:asciiTheme="majorHAnsi" w:hAnsiTheme="majorHAnsi" w:cstheme="majorHAnsi"/>
        </w:rPr>
        <w:t>HRE</w:t>
      </w:r>
      <w:r w:rsidRPr="00FE06E1">
        <w:rPr>
          <w:rFonts w:asciiTheme="majorHAnsi" w:hAnsiTheme="majorHAnsi" w:cstheme="majorHAnsi"/>
        </w:rPr>
        <w:t xml:space="preserve">, para la cancelación de las cargas que aparezcan inscritas en la nota simple </w:t>
      </w:r>
      <w:r w:rsidR="00ED4F58" w:rsidRPr="00FE06E1">
        <w:rPr>
          <w:rFonts w:asciiTheme="majorHAnsi" w:hAnsiTheme="majorHAnsi" w:cstheme="majorHAnsi"/>
        </w:rPr>
        <w:t>y que no hayan quedado canceladas con la inscripción del título</w:t>
      </w:r>
      <w:r w:rsidR="00A06037">
        <w:rPr>
          <w:rFonts w:asciiTheme="majorHAnsi" w:hAnsiTheme="majorHAnsi" w:cstheme="majorHAnsi"/>
        </w:rPr>
        <w:t xml:space="preserve">. En el aplicativo se reflejan tanto las cargas como el estado en el que se encuentran. </w:t>
      </w:r>
    </w:p>
    <w:p w14:paraId="3AB811DD" w14:textId="0130F7E7" w:rsidR="007E5A74" w:rsidRPr="00FE06E1" w:rsidRDefault="007E5A74" w:rsidP="005B2E97">
      <w:pPr>
        <w:pStyle w:val="ListaNumero1"/>
        <w:numPr>
          <w:ilvl w:val="0"/>
          <w:numId w:val="14"/>
        </w:numPr>
        <w:tabs>
          <w:tab w:val="left" w:pos="1134"/>
        </w:tabs>
        <w:spacing w:before="120"/>
        <w:ind w:left="851" w:hanging="284"/>
        <w:rPr>
          <w:rFonts w:asciiTheme="majorHAnsi" w:hAnsiTheme="majorHAnsi" w:cstheme="majorHAnsi"/>
          <w:lang w:val="es-ES_tradnl"/>
        </w:rPr>
      </w:pPr>
      <w:r w:rsidRPr="00FE06E1">
        <w:rPr>
          <w:rFonts w:asciiTheme="majorHAnsi" w:hAnsiTheme="majorHAnsi" w:cstheme="majorHAnsi"/>
          <w:u w:val="single"/>
          <w:lang w:val="es-ES_tradnl"/>
        </w:rPr>
        <w:t xml:space="preserve">Cargas </w:t>
      </w:r>
      <w:r w:rsidR="000F14B4">
        <w:rPr>
          <w:rFonts w:asciiTheme="majorHAnsi" w:hAnsiTheme="majorHAnsi" w:cstheme="majorHAnsi"/>
          <w:u w:val="single"/>
          <w:lang w:val="es-ES_tradnl"/>
        </w:rPr>
        <w:t xml:space="preserve">Hipotecarias </w:t>
      </w:r>
      <w:r w:rsidRPr="00FE06E1">
        <w:rPr>
          <w:rFonts w:asciiTheme="majorHAnsi" w:hAnsiTheme="majorHAnsi" w:cstheme="majorHAnsi"/>
          <w:u w:val="single"/>
          <w:lang w:val="es-ES_tradnl"/>
        </w:rPr>
        <w:t>Propias</w:t>
      </w:r>
      <w:r w:rsidRPr="00FE06E1">
        <w:rPr>
          <w:rFonts w:asciiTheme="majorHAnsi" w:hAnsiTheme="majorHAnsi" w:cstheme="majorHAnsi"/>
          <w:lang w:val="es-ES_tradnl"/>
        </w:rPr>
        <w:t xml:space="preserve">: </w:t>
      </w:r>
    </w:p>
    <w:p w14:paraId="26D6669B" w14:textId="1C1364D8" w:rsidR="000F14B4" w:rsidRDefault="000F14B4" w:rsidP="00C15C41">
      <w:pPr>
        <w:pStyle w:val="ListaNumero1Sinnumero"/>
        <w:spacing w:before="120"/>
        <w:ind w:left="851"/>
        <w:rPr>
          <w:rFonts w:asciiTheme="majorHAnsi" w:hAnsiTheme="majorHAnsi" w:cstheme="majorHAnsi"/>
        </w:rPr>
      </w:pPr>
      <w:r w:rsidRPr="00FE06E1">
        <w:rPr>
          <w:rFonts w:asciiTheme="majorHAnsi" w:hAnsiTheme="majorHAnsi" w:cstheme="majorHAnsi"/>
        </w:rPr>
        <w:lastRenderedPageBreak/>
        <w:t xml:space="preserve">Las cargas propias </w:t>
      </w:r>
      <w:r w:rsidR="00E92681">
        <w:rPr>
          <w:rFonts w:asciiTheme="majorHAnsi" w:hAnsiTheme="majorHAnsi" w:cstheme="majorHAnsi"/>
        </w:rPr>
        <w:t xml:space="preserve">se </w:t>
      </w:r>
      <w:r w:rsidR="00E92681" w:rsidRPr="00FE06E1">
        <w:rPr>
          <w:rFonts w:asciiTheme="majorHAnsi" w:hAnsiTheme="majorHAnsi" w:cstheme="majorHAnsi"/>
        </w:rPr>
        <w:t>cancelan</w:t>
      </w:r>
      <w:r w:rsidRPr="00FE06E1">
        <w:rPr>
          <w:rFonts w:asciiTheme="majorHAnsi" w:hAnsiTheme="majorHAnsi" w:cstheme="majorHAnsi"/>
        </w:rPr>
        <w:t xml:space="preserve"> </w:t>
      </w:r>
      <w:r>
        <w:rPr>
          <w:rFonts w:asciiTheme="majorHAnsi" w:hAnsiTheme="majorHAnsi" w:cstheme="majorHAnsi"/>
        </w:rPr>
        <w:t xml:space="preserve">registralmente por confusión, </w:t>
      </w:r>
      <w:r w:rsidRPr="00FE06E1">
        <w:rPr>
          <w:rFonts w:asciiTheme="majorHAnsi" w:hAnsiTheme="majorHAnsi" w:cstheme="majorHAnsi"/>
        </w:rPr>
        <w:t xml:space="preserve">con el propio título que acompañe la </w:t>
      </w:r>
      <w:r w:rsidR="000929CC" w:rsidRPr="00FE06E1">
        <w:rPr>
          <w:rFonts w:asciiTheme="majorHAnsi" w:hAnsiTheme="majorHAnsi" w:cstheme="majorHAnsi"/>
        </w:rPr>
        <w:t>inscripción</w:t>
      </w:r>
      <w:r w:rsidR="000929CC">
        <w:rPr>
          <w:rFonts w:asciiTheme="majorHAnsi" w:hAnsiTheme="majorHAnsi" w:cstheme="majorHAnsi"/>
        </w:rPr>
        <w:t>.</w:t>
      </w:r>
    </w:p>
    <w:p w14:paraId="379C3265" w14:textId="4EA3159C" w:rsidR="00DC7CC5" w:rsidRPr="00FE06E1" w:rsidRDefault="00DC7CC5" w:rsidP="005B2E97">
      <w:pPr>
        <w:pStyle w:val="ListaNumero1"/>
        <w:numPr>
          <w:ilvl w:val="0"/>
          <w:numId w:val="14"/>
        </w:numPr>
        <w:tabs>
          <w:tab w:val="left" w:pos="1134"/>
        </w:tabs>
        <w:spacing w:before="120"/>
        <w:ind w:left="851" w:hanging="284"/>
        <w:rPr>
          <w:rFonts w:asciiTheme="majorHAnsi" w:hAnsiTheme="majorHAnsi" w:cstheme="majorHAnsi"/>
          <w:u w:val="single"/>
          <w:lang w:val="es-ES_tradnl"/>
        </w:rPr>
      </w:pPr>
      <w:r w:rsidRPr="00FE06E1">
        <w:rPr>
          <w:rFonts w:asciiTheme="majorHAnsi" w:hAnsiTheme="majorHAnsi" w:cstheme="majorHAnsi"/>
          <w:u w:val="single"/>
          <w:lang w:val="es-ES_tradnl"/>
        </w:rPr>
        <w:t>Cargas</w:t>
      </w:r>
      <w:r w:rsidR="00FE06E1">
        <w:rPr>
          <w:rFonts w:asciiTheme="majorHAnsi" w:hAnsiTheme="majorHAnsi" w:cstheme="majorHAnsi"/>
          <w:u w:val="single"/>
          <w:lang w:val="es-ES_tradnl"/>
        </w:rPr>
        <w:t xml:space="preserve"> </w:t>
      </w:r>
      <w:r w:rsidR="000F14B4">
        <w:rPr>
          <w:rFonts w:asciiTheme="majorHAnsi" w:hAnsiTheme="majorHAnsi" w:cstheme="majorHAnsi"/>
          <w:u w:val="single"/>
          <w:lang w:val="es-ES_tradnl"/>
        </w:rPr>
        <w:t xml:space="preserve">Hipotecarias </w:t>
      </w:r>
      <w:r w:rsidR="00FE06E1">
        <w:rPr>
          <w:rFonts w:asciiTheme="majorHAnsi" w:hAnsiTheme="majorHAnsi" w:cstheme="majorHAnsi"/>
          <w:u w:val="single"/>
          <w:lang w:val="es-ES_tradnl"/>
        </w:rPr>
        <w:t>de</w:t>
      </w:r>
      <w:r w:rsidRPr="00FE06E1">
        <w:rPr>
          <w:rFonts w:asciiTheme="majorHAnsi" w:hAnsiTheme="majorHAnsi" w:cstheme="majorHAnsi"/>
          <w:u w:val="single"/>
          <w:lang w:val="es-ES_tradnl"/>
        </w:rPr>
        <w:t xml:space="preserve"> </w:t>
      </w:r>
      <w:r w:rsidR="00FE06E1">
        <w:rPr>
          <w:rFonts w:asciiTheme="majorHAnsi" w:hAnsiTheme="majorHAnsi" w:cstheme="majorHAnsi"/>
          <w:u w:val="single"/>
          <w:lang w:val="es-ES_tradnl"/>
        </w:rPr>
        <w:t>T</w:t>
      </w:r>
      <w:r w:rsidRPr="00FE06E1">
        <w:rPr>
          <w:rFonts w:asciiTheme="majorHAnsi" w:hAnsiTheme="majorHAnsi" w:cstheme="majorHAnsi"/>
          <w:u w:val="single"/>
          <w:lang w:val="es-ES_tradnl"/>
        </w:rPr>
        <w:t>erceros:</w:t>
      </w:r>
    </w:p>
    <w:p w14:paraId="38AB3B8F" w14:textId="667F1E50" w:rsidR="002C10C8" w:rsidRDefault="00DC7CC5" w:rsidP="006612C8">
      <w:pPr>
        <w:pStyle w:val="ListaNumero1Sinnumero"/>
        <w:spacing w:before="120"/>
        <w:ind w:left="851"/>
        <w:rPr>
          <w:rFonts w:asciiTheme="majorHAnsi" w:hAnsiTheme="majorHAnsi" w:cstheme="majorHAnsi"/>
        </w:rPr>
      </w:pPr>
      <w:r w:rsidRPr="00FE06E1">
        <w:rPr>
          <w:rFonts w:asciiTheme="majorHAnsi" w:hAnsiTheme="majorHAnsi" w:cstheme="majorHAnsi"/>
        </w:rPr>
        <w:t xml:space="preserve">En caso de que la carga </w:t>
      </w:r>
      <w:r w:rsidRPr="005D1F43">
        <w:rPr>
          <w:rFonts w:asciiTheme="majorHAnsi" w:hAnsiTheme="majorHAnsi" w:cstheme="majorHAnsi"/>
          <w:u w:val="single"/>
        </w:rPr>
        <w:t>no tenga contenido económico</w:t>
      </w:r>
      <w:r w:rsidRPr="00FE06E1">
        <w:rPr>
          <w:rFonts w:asciiTheme="majorHAnsi" w:hAnsiTheme="majorHAnsi" w:cstheme="majorHAnsi"/>
        </w:rPr>
        <w:t xml:space="preserve">, </w:t>
      </w:r>
      <w:r w:rsidR="00ED4F58" w:rsidRPr="00FE06E1">
        <w:rPr>
          <w:rFonts w:asciiTheme="majorHAnsi" w:hAnsiTheme="majorHAnsi" w:cstheme="majorHAnsi"/>
        </w:rPr>
        <w:t>se cancela desde R</w:t>
      </w:r>
      <w:r w:rsidR="00FE06E1">
        <w:rPr>
          <w:rFonts w:asciiTheme="majorHAnsi" w:hAnsiTheme="majorHAnsi" w:cstheme="majorHAnsi"/>
        </w:rPr>
        <w:t>EAM</w:t>
      </w:r>
      <w:r w:rsidR="00ED4F58" w:rsidRPr="00FE06E1">
        <w:rPr>
          <w:rFonts w:asciiTheme="majorHAnsi" w:hAnsiTheme="majorHAnsi" w:cstheme="majorHAnsi"/>
        </w:rPr>
        <w:t xml:space="preserve"> </w:t>
      </w:r>
      <w:r w:rsidR="005C795D" w:rsidRPr="00421B51">
        <w:t>Admisión y Saneamiento Registral</w:t>
      </w:r>
      <w:r w:rsidR="005C795D" w:rsidRPr="00FE06E1">
        <w:rPr>
          <w:rFonts w:asciiTheme="majorHAnsi" w:hAnsiTheme="majorHAnsi" w:cstheme="majorHAnsi"/>
        </w:rPr>
        <w:t xml:space="preserve"> </w:t>
      </w:r>
      <w:r w:rsidR="002C175D" w:rsidRPr="00FE06E1">
        <w:rPr>
          <w:rFonts w:asciiTheme="majorHAnsi" w:hAnsiTheme="majorHAnsi" w:cstheme="majorHAnsi"/>
        </w:rPr>
        <w:t xml:space="preserve">HRE </w:t>
      </w:r>
      <w:r w:rsidR="00ED4F58" w:rsidRPr="00FE06E1">
        <w:rPr>
          <w:rFonts w:asciiTheme="majorHAnsi" w:hAnsiTheme="majorHAnsi" w:cstheme="majorHAnsi"/>
        </w:rPr>
        <w:t xml:space="preserve">con </w:t>
      </w:r>
      <w:r w:rsidR="00FE06E1">
        <w:rPr>
          <w:rFonts w:asciiTheme="majorHAnsi" w:hAnsiTheme="majorHAnsi" w:cstheme="majorHAnsi"/>
        </w:rPr>
        <w:t>el certificado de</w:t>
      </w:r>
      <w:r w:rsidR="00ED4F58" w:rsidRPr="00FE06E1">
        <w:rPr>
          <w:rFonts w:asciiTheme="majorHAnsi" w:hAnsiTheme="majorHAnsi" w:cstheme="majorHAnsi"/>
        </w:rPr>
        <w:t xml:space="preserve"> saldo cero </w:t>
      </w:r>
      <w:r w:rsidR="002C10C8">
        <w:rPr>
          <w:rFonts w:asciiTheme="majorHAnsi" w:hAnsiTheme="majorHAnsi" w:cstheme="majorHAnsi"/>
        </w:rPr>
        <w:t xml:space="preserve">o con el mandamiento de cancelación de cargas. </w:t>
      </w:r>
      <w:r w:rsidR="002C10C8" w:rsidRPr="00FE06E1">
        <w:rPr>
          <w:rFonts w:asciiTheme="majorHAnsi" w:hAnsiTheme="majorHAnsi" w:cstheme="majorHAnsi"/>
        </w:rPr>
        <w:t>R</w:t>
      </w:r>
      <w:r w:rsidR="002C10C8">
        <w:rPr>
          <w:rFonts w:asciiTheme="majorHAnsi" w:hAnsiTheme="majorHAnsi" w:cstheme="majorHAnsi"/>
        </w:rPr>
        <w:t>EAM</w:t>
      </w:r>
      <w:r w:rsidR="002C10C8" w:rsidRPr="00FE06E1">
        <w:rPr>
          <w:rFonts w:asciiTheme="majorHAnsi" w:hAnsiTheme="majorHAnsi" w:cstheme="majorHAnsi"/>
        </w:rPr>
        <w:t xml:space="preserve"> </w:t>
      </w:r>
      <w:r w:rsidR="002C10C8" w:rsidRPr="00421B51">
        <w:t>Admisión y Saneamiento Registral</w:t>
      </w:r>
      <w:r w:rsidR="002C10C8">
        <w:rPr>
          <w:rFonts w:asciiTheme="majorHAnsi" w:hAnsiTheme="majorHAnsi" w:cstheme="majorHAnsi"/>
        </w:rPr>
        <w:t xml:space="preserve"> </w:t>
      </w:r>
      <w:r w:rsidR="002C10C8" w:rsidRPr="00FE06E1">
        <w:rPr>
          <w:rFonts w:asciiTheme="majorHAnsi" w:hAnsiTheme="majorHAnsi" w:cstheme="majorHAnsi"/>
        </w:rPr>
        <w:t xml:space="preserve">HRE </w:t>
      </w:r>
      <w:r w:rsidR="002C10C8">
        <w:rPr>
          <w:rFonts w:asciiTheme="majorHAnsi" w:hAnsiTheme="majorHAnsi" w:cstheme="majorHAnsi"/>
        </w:rPr>
        <w:t xml:space="preserve">es responsable de recopilar </w:t>
      </w:r>
      <w:r w:rsidR="002C10C8" w:rsidRPr="00FE06E1">
        <w:rPr>
          <w:rFonts w:asciiTheme="majorHAnsi" w:hAnsiTheme="majorHAnsi" w:cstheme="majorHAnsi"/>
        </w:rPr>
        <w:t>el documento que acredite esa cancelación.</w:t>
      </w:r>
    </w:p>
    <w:p w14:paraId="64D395C3" w14:textId="3A917D7D" w:rsidR="000F14B4" w:rsidRDefault="000F14B4" w:rsidP="00E43B6B">
      <w:pPr>
        <w:pStyle w:val="ListaNumero1Sinnumero"/>
        <w:spacing w:before="120"/>
        <w:ind w:left="851"/>
        <w:rPr>
          <w:rFonts w:asciiTheme="majorHAnsi" w:hAnsiTheme="majorHAnsi" w:cstheme="majorHAnsi"/>
        </w:rPr>
      </w:pPr>
      <w:r>
        <w:rPr>
          <w:rFonts w:asciiTheme="majorHAnsi" w:hAnsiTheme="majorHAnsi" w:cstheme="majorHAnsi"/>
        </w:rPr>
        <w:t xml:space="preserve">En el caso de que la carga hipotecaria </w:t>
      </w:r>
      <w:r w:rsidRPr="00C15C41">
        <w:rPr>
          <w:rFonts w:asciiTheme="majorHAnsi" w:hAnsiTheme="majorHAnsi" w:cstheme="majorHAnsi"/>
          <w:u w:val="single"/>
        </w:rPr>
        <w:t>si tenga contenido económico</w:t>
      </w:r>
      <w:r>
        <w:rPr>
          <w:rFonts w:asciiTheme="majorHAnsi" w:hAnsiTheme="majorHAnsi" w:cstheme="majorHAnsi"/>
        </w:rPr>
        <w:t>, se obtendrá desde REAM Admisión y Saneamiento el certificado de saldo. Dicho documento s</w:t>
      </w:r>
      <w:r w:rsidRPr="004B710F">
        <w:rPr>
          <w:rFonts w:asciiTheme="majorHAnsi" w:hAnsiTheme="majorHAnsi" w:cstheme="majorHAnsi"/>
        </w:rPr>
        <w:t>e remit</w:t>
      </w:r>
      <w:r>
        <w:rPr>
          <w:rFonts w:asciiTheme="majorHAnsi" w:hAnsiTheme="majorHAnsi" w:cstheme="majorHAnsi"/>
        </w:rPr>
        <w:t xml:space="preserve">irá </w:t>
      </w:r>
      <w:r w:rsidRPr="004B710F">
        <w:rPr>
          <w:rFonts w:asciiTheme="majorHAnsi" w:hAnsiTheme="majorHAnsi" w:cstheme="majorHAnsi"/>
        </w:rPr>
        <w:t xml:space="preserve"> al Cliente solicitando autorización para proceder al pago, para ello se envía correo electrónico a BBVA EGI. Si se autoriza por el cliente, se solicita el adelanto del importe exacto </w:t>
      </w:r>
      <w:r>
        <w:rPr>
          <w:rFonts w:asciiTheme="majorHAnsi" w:hAnsiTheme="majorHAnsi" w:cstheme="majorHAnsi"/>
        </w:rPr>
        <w:t xml:space="preserve">comunicado. Desde HRE se realizarán el resto de </w:t>
      </w:r>
      <w:r w:rsidR="000929CC">
        <w:rPr>
          <w:rFonts w:asciiTheme="majorHAnsi" w:hAnsiTheme="majorHAnsi" w:cstheme="majorHAnsi"/>
        </w:rPr>
        <w:t>las gestiones</w:t>
      </w:r>
      <w:r>
        <w:rPr>
          <w:rFonts w:asciiTheme="majorHAnsi" w:hAnsiTheme="majorHAnsi" w:cstheme="majorHAnsi"/>
        </w:rPr>
        <w:t xml:space="preserve"> necesarias para el levantamiento de la carga registral, que incluirán la firma de escritura pública de cancelación, su liquidación y presentación en el Registro.</w:t>
      </w:r>
    </w:p>
    <w:p w14:paraId="4BBDC180" w14:textId="0BC9137B" w:rsidR="00ED4F58" w:rsidRPr="005D1F43" w:rsidRDefault="000F14B4" w:rsidP="006612C8">
      <w:pPr>
        <w:pStyle w:val="ListaNumero1Sinnumero"/>
        <w:spacing w:before="120"/>
        <w:ind w:left="851"/>
        <w:rPr>
          <w:rFonts w:asciiTheme="majorHAnsi" w:hAnsiTheme="majorHAnsi" w:cstheme="majorHAnsi"/>
          <w:u w:val="single"/>
        </w:rPr>
      </w:pPr>
      <w:r>
        <w:rPr>
          <w:rFonts w:asciiTheme="majorHAnsi" w:hAnsiTheme="majorHAnsi" w:cstheme="majorHAnsi"/>
          <w:u w:val="single"/>
        </w:rPr>
        <w:t>Otras cargas de c</w:t>
      </w:r>
      <w:r w:rsidR="00ED4F58" w:rsidRPr="005D1F43">
        <w:rPr>
          <w:rFonts w:asciiTheme="majorHAnsi" w:hAnsiTheme="majorHAnsi" w:cstheme="majorHAnsi"/>
          <w:u w:val="single"/>
        </w:rPr>
        <w:t>ontenido económico</w:t>
      </w:r>
    </w:p>
    <w:p w14:paraId="061837FB" w14:textId="6D64E96A" w:rsidR="00ED4F58" w:rsidRPr="005542CB" w:rsidRDefault="005D1F43" w:rsidP="006A03AE">
      <w:pPr>
        <w:pStyle w:val="Textocomentario"/>
        <w:ind w:left="851"/>
      </w:pPr>
      <w:r>
        <w:rPr>
          <w:rFonts w:asciiTheme="majorHAnsi" w:hAnsiTheme="majorHAnsi" w:cstheme="majorHAnsi"/>
        </w:rPr>
        <w:t xml:space="preserve">Los embargos de Organismos públicos: </w:t>
      </w:r>
      <w:r w:rsidR="005B5636" w:rsidRPr="00FE06E1">
        <w:rPr>
          <w:rFonts w:asciiTheme="majorHAnsi" w:hAnsiTheme="majorHAnsi" w:cstheme="majorHAnsi"/>
        </w:rPr>
        <w:t>R</w:t>
      </w:r>
      <w:r w:rsidR="005B5636">
        <w:rPr>
          <w:rFonts w:asciiTheme="majorHAnsi" w:hAnsiTheme="majorHAnsi" w:cstheme="majorHAnsi"/>
        </w:rPr>
        <w:t>EAM</w:t>
      </w:r>
      <w:r w:rsidR="005B5636" w:rsidRPr="00FE06E1">
        <w:rPr>
          <w:rFonts w:asciiTheme="majorHAnsi" w:hAnsiTheme="majorHAnsi" w:cstheme="majorHAnsi"/>
        </w:rPr>
        <w:t xml:space="preserve"> </w:t>
      </w:r>
      <w:r w:rsidR="005B5636">
        <w:rPr>
          <w:rFonts w:asciiTheme="majorHAnsi" w:hAnsiTheme="majorHAnsi" w:cstheme="majorHAnsi"/>
        </w:rPr>
        <w:t xml:space="preserve">HRE </w:t>
      </w:r>
      <w:r>
        <w:rPr>
          <w:rFonts w:asciiTheme="majorHAnsi" w:hAnsiTheme="majorHAnsi" w:cstheme="majorHAnsi"/>
        </w:rPr>
        <w:t>solicita la carta de pago o mandamiento de cancelación al organismo correspondiente. Se remite consulta al cliente solicitando autorización para proceder al pago, para ello se envía correo electrónico a BBVA EGI</w:t>
      </w:r>
      <w:r w:rsidR="005542CB">
        <w:rPr>
          <w:rFonts w:asciiTheme="majorHAnsi" w:hAnsiTheme="majorHAnsi" w:cstheme="majorHAnsi"/>
        </w:rPr>
        <w:t xml:space="preserve"> </w:t>
      </w:r>
      <w:r w:rsidR="005542CB" w:rsidRPr="006A03AE">
        <w:rPr>
          <w:rStyle w:val="Hipervnculo"/>
          <w:rFonts w:asciiTheme="majorHAnsi" w:eastAsia="Calibri" w:hAnsiTheme="majorHAnsi" w:cstheme="majorHAnsi"/>
          <w:color w:val="0070C0"/>
          <w:lang w:eastAsia="es-ES"/>
        </w:rPr>
        <w:t>egi.entradas@bbva.com</w:t>
      </w:r>
      <w:r>
        <w:rPr>
          <w:rFonts w:asciiTheme="majorHAnsi" w:hAnsiTheme="majorHAnsi" w:cstheme="majorHAnsi"/>
        </w:rPr>
        <w:t xml:space="preserve">. Si se autoriza por el cliente, se solicita el adelanto del importe exacto reflejado en la carta de pago.  </w:t>
      </w:r>
      <w:r w:rsidR="00ED4F58" w:rsidRPr="00FE06E1">
        <w:rPr>
          <w:rFonts w:asciiTheme="majorHAnsi" w:hAnsiTheme="majorHAnsi" w:cstheme="majorHAnsi"/>
        </w:rPr>
        <w:t xml:space="preserve"> </w:t>
      </w:r>
    </w:p>
    <w:p w14:paraId="6BFF1E91" w14:textId="0538AA33" w:rsidR="00160B24" w:rsidRPr="004A4ACB" w:rsidRDefault="0070054C" w:rsidP="006A03AE">
      <w:pPr>
        <w:pStyle w:val="ListaNumero1Sinnumero"/>
        <w:spacing w:before="120"/>
        <w:ind w:left="851"/>
        <w:rPr>
          <w:color w:val="FF0000"/>
        </w:rPr>
      </w:pPr>
      <w:r>
        <w:rPr>
          <w:rFonts w:asciiTheme="majorHAnsi" w:hAnsiTheme="majorHAnsi" w:cstheme="majorHAnsi"/>
        </w:rPr>
        <w:t>En el caso de tratarse de otras cargas, R</w:t>
      </w:r>
      <w:r w:rsidRPr="00FE06E1">
        <w:rPr>
          <w:rFonts w:asciiTheme="majorHAnsi" w:hAnsiTheme="majorHAnsi" w:cstheme="majorHAnsi"/>
        </w:rPr>
        <w:t xml:space="preserve">EAM </w:t>
      </w:r>
      <w:r w:rsidR="002C175D">
        <w:rPr>
          <w:rFonts w:asciiTheme="majorHAnsi" w:hAnsiTheme="majorHAnsi" w:cstheme="majorHAnsi"/>
        </w:rPr>
        <w:t xml:space="preserve">HRE </w:t>
      </w:r>
      <w:r>
        <w:rPr>
          <w:rFonts w:asciiTheme="majorHAnsi" w:hAnsiTheme="majorHAnsi" w:cstheme="majorHAnsi"/>
        </w:rPr>
        <w:t>notifica a</w:t>
      </w:r>
      <w:r w:rsidR="00FB407C">
        <w:rPr>
          <w:rFonts w:asciiTheme="majorHAnsi" w:hAnsiTheme="majorHAnsi" w:cstheme="majorHAnsi"/>
        </w:rPr>
        <w:t>l buzón del BBVA</w:t>
      </w:r>
      <w:r w:rsidR="00832AEE">
        <w:rPr>
          <w:rFonts w:asciiTheme="majorHAnsi" w:hAnsiTheme="majorHAnsi" w:cstheme="majorHAnsi"/>
        </w:rPr>
        <w:t xml:space="preserve"> </w:t>
      </w:r>
      <w:hyperlink r:id="rId31" w:history="1">
        <w:r w:rsidR="00FB407C" w:rsidRPr="00767FDC">
          <w:rPr>
            <w:rStyle w:val="Hipervnculo"/>
            <w:rFonts w:asciiTheme="majorHAnsi" w:hAnsiTheme="majorHAnsi" w:cstheme="majorHAnsi"/>
            <w:color w:val="0070C0"/>
          </w:rPr>
          <w:t>incidenciasactivos.ssjjre.es@bbva.com</w:t>
        </w:r>
      </w:hyperlink>
      <w:r w:rsidR="00FB407C">
        <w:rPr>
          <w:rFonts w:asciiTheme="majorHAnsi" w:hAnsiTheme="majorHAnsi" w:cstheme="majorHAnsi"/>
        </w:rPr>
        <w:t xml:space="preserve"> </w:t>
      </w:r>
      <w:r w:rsidRPr="00FC0C7E">
        <w:rPr>
          <w:rFonts w:asciiTheme="majorHAnsi" w:hAnsiTheme="majorHAnsi" w:cstheme="majorHAnsi"/>
        </w:rPr>
        <w:t>para que se proceda a su subsanación</w:t>
      </w:r>
      <w:r w:rsidR="002C10C8">
        <w:rPr>
          <w:rFonts w:asciiTheme="majorHAnsi" w:hAnsiTheme="majorHAnsi" w:cstheme="majorHAnsi"/>
        </w:rPr>
        <w:t xml:space="preserve">, poniendo en copia al buzón de entradas de EGI </w:t>
      </w:r>
      <w:r w:rsidR="002C10C8" w:rsidRPr="00767FDC">
        <w:rPr>
          <w:rStyle w:val="Hipervnculo"/>
          <w:rFonts w:asciiTheme="majorHAnsi" w:hAnsiTheme="majorHAnsi" w:cstheme="majorHAnsi"/>
          <w:color w:val="0070C0"/>
        </w:rPr>
        <w:t>egi.entradas@bbva.com</w:t>
      </w:r>
      <w:r w:rsidR="009E6702">
        <w:rPr>
          <w:rStyle w:val="Hipervnculo"/>
          <w:rFonts w:asciiTheme="majorHAnsi" w:hAnsiTheme="majorHAnsi" w:cstheme="majorHAnsi"/>
        </w:rPr>
        <w:t>.</w:t>
      </w:r>
    </w:p>
    <w:p w14:paraId="2656BB8A" w14:textId="617D5CA5" w:rsidR="00DD0163" w:rsidRDefault="005D1F43" w:rsidP="006A03AE">
      <w:pPr>
        <w:pStyle w:val="ListaNumero1Sinnumero"/>
        <w:spacing w:before="120"/>
        <w:ind w:left="851"/>
        <w:rPr>
          <w:rFonts w:asciiTheme="majorHAnsi" w:hAnsiTheme="majorHAnsi" w:cstheme="majorHAnsi"/>
        </w:rPr>
      </w:pPr>
      <w:r w:rsidRPr="00FE06E1">
        <w:rPr>
          <w:rFonts w:asciiTheme="majorHAnsi" w:hAnsiTheme="majorHAnsi" w:cstheme="majorHAnsi"/>
        </w:rPr>
        <w:t xml:space="preserve">Si el Cliente no autoriza el pago, se paraliza la cancelación de la </w:t>
      </w:r>
      <w:r>
        <w:rPr>
          <w:rFonts w:asciiTheme="majorHAnsi" w:hAnsiTheme="majorHAnsi" w:cstheme="majorHAnsi"/>
        </w:rPr>
        <w:t>carga y así se refleja en el aplicativo de HRE</w:t>
      </w:r>
      <w:r w:rsidR="00A06037">
        <w:rPr>
          <w:rFonts w:asciiTheme="majorHAnsi" w:hAnsiTheme="majorHAnsi" w:cstheme="majorHAnsi"/>
        </w:rPr>
        <w:t>.</w:t>
      </w:r>
      <w:bookmarkStart w:id="37" w:name="_MON_1653413080"/>
      <w:bookmarkEnd w:id="37"/>
    </w:p>
    <w:p w14:paraId="46BA669C" w14:textId="77777777" w:rsidR="006874AA" w:rsidRDefault="006874AA" w:rsidP="006874AA">
      <w:pPr>
        <w:pStyle w:val="ListaNumero1Sinnumero"/>
        <w:spacing w:before="120"/>
        <w:ind w:left="851"/>
        <w:rPr>
          <w:rFonts w:asciiTheme="majorHAnsi" w:hAnsiTheme="majorHAnsi" w:cstheme="majorHAnsi"/>
        </w:rPr>
      </w:pPr>
      <w:r>
        <w:rPr>
          <w:rFonts w:asciiTheme="majorHAnsi" w:hAnsiTheme="majorHAnsi" w:cstheme="majorHAnsi"/>
        </w:rPr>
        <w:t>Otras cargas</w:t>
      </w:r>
    </w:p>
    <w:p w14:paraId="318C7E11" w14:textId="5454C7E0" w:rsidR="006874AA" w:rsidRDefault="006874AA" w:rsidP="002A66C7">
      <w:pPr>
        <w:pStyle w:val="ListaNumero1Sinnumero"/>
        <w:spacing w:before="120"/>
        <w:ind w:left="851"/>
        <w:rPr>
          <w:rFonts w:asciiTheme="majorHAnsi" w:hAnsiTheme="majorHAnsi" w:cstheme="majorHAnsi"/>
        </w:rPr>
      </w:pPr>
      <w:r>
        <w:rPr>
          <w:rFonts w:asciiTheme="majorHAnsi" w:hAnsiTheme="majorHAnsi" w:cstheme="majorHAnsi"/>
        </w:rPr>
        <w:t xml:space="preserve">En relación con el resto de </w:t>
      </w:r>
      <w:r w:rsidR="002A66C7">
        <w:rPr>
          <w:rFonts w:asciiTheme="majorHAnsi" w:hAnsiTheme="majorHAnsi" w:cstheme="majorHAnsi"/>
        </w:rPr>
        <w:t>las cargas</w:t>
      </w:r>
      <w:r>
        <w:rPr>
          <w:rFonts w:asciiTheme="majorHAnsi" w:hAnsiTheme="majorHAnsi" w:cstheme="majorHAnsi"/>
        </w:rPr>
        <w:t xml:space="preserve"> que pueden estar gravadas los inmuebles, se deberán levantar por parte de HRE todas aquellas que entorpezcan la comercialización del inmueble y sean susceptibles de ser levantadas registralmente.</w:t>
      </w:r>
    </w:p>
    <w:p w14:paraId="737B88EB" w14:textId="7166E624" w:rsidR="002F728B" w:rsidRPr="002F728B" w:rsidRDefault="006805F6" w:rsidP="005B2E97">
      <w:pPr>
        <w:pStyle w:val="ListaLetra1"/>
        <w:numPr>
          <w:ilvl w:val="0"/>
          <w:numId w:val="13"/>
        </w:numPr>
        <w:tabs>
          <w:tab w:val="left" w:pos="709"/>
        </w:tabs>
        <w:spacing w:before="120"/>
        <w:ind w:left="284" w:hanging="284"/>
        <w:outlineLvl w:val="1"/>
      </w:pPr>
      <w:bookmarkStart w:id="38" w:name="_Toc57795826"/>
      <w:bookmarkStart w:id="39" w:name="_Hlk41416679"/>
      <w:r>
        <w:t>Custodia Documentación</w:t>
      </w:r>
      <w:bookmarkEnd w:id="38"/>
      <w:r>
        <w:t xml:space="preserve"> </w:t>
      </w:r>
    </w:p>
    <w:bookmarkEnd w:id="39"/>
    <w:p w14:paraId="77335783" w14:textId="77777777" w:rsidR="005A11A9" w:rsidRDefault="006805F6" w:rsidP="005A11A9">
      <w:pPr>
        <w:pStyle w:val="Textocomentario"/>
        <w:rPr>
          <w:rFonts w:asciiTheme="majorHAnsi" w:hAnsiTheme="majorHAnsi" w:cstheme="majorHAnsi"/>
          <w:color w:val="000000" w:themeColor="text1"/>
        </w:rPr>
      </w:pPr>
      <w:r>
        <w:rPr>
          <w:rFonts w:asciiTheme="majorHAnsi" w:hAnsiTheme="majorHAnsi" w:cstheme="majorHAnsi"/>
        </w:rPr>
        <w:t xml:space="preserve">Con </w:t>
      </w:r>
      <w:r w:rsidR="002F728B" w:rsidRPr="00325EAD">
        <w:rPr>
          <w:rFonts w:asciiTheme="majorHAnsi" w:hAnsiTheme="majorHAnsi" w:cstheme="majorHAnsi"/>
        </w:rPr>
        <w:t xml:space="preserve">el título de propiedad y </w:t>
      </w:r>
      <w:r w:rsidR="002F728B" w:rsidRPr="00325EAD">
        <w:rPr>
          <w:rFonts w:asciiTheme="majorHAnsi" w:hAnsiTheme="majorHAnsi" w:cstheme="majorHAnsi"/>
          <w:color w:val="000000" w:themeColor="text1"/>
        </w:rPr>
        <w:t>mandamientos</w:t>
      </w:r>
      <w:r>
        <w:rPr>
          <w:rFonts w:asciiTheme="majorHAnsi" w:hAnsiTheme="majorHAnsi" w:cstheme="majorHAnsi"/>
          <w:color w:val="000000" w:themeColor="text1"/>
        </w:rPr>
        <w:t xml:space="preserve"> inscritos</w:t>
      </w:r>
      <w:r w:rsidR="002F728B">
        <w:rPr>
          <w:rFonts w:asciiTheme="majorHAnsi" w:hAnsiTheme="majorHAnsi" w:cstheme="majorHAnsi"/>
          <w:color w:val="000000" w:themeColor="text1"/>
        </w:rPr>
        <w:t xml:space="preserve">, canceladas las cargas y con </w:t>
      </w:r>
      <w:r>
        <w:rPr>
          <w:rFonts w:asciiTheme="majorHAnsi" w:hAnsiTheme="majorHAnsi" w:cstheme="majorHAnsi"/>
          <w:color w:val="000000" w:themeColor="text1"/>
        </w:rPr>
        <w:t xml:space="preserve">la </w:t>
      </w:r>
      <w:r w:rsidR="002F728B">
        <w:rPr>
          <w:rFonts w:asciiTheme="majorHAnsi" w:hAnsiTheme="majorHAnsi" w:cstheme="majorHAnsi"/>
          <w:color w:val="000000" w:themeColor="text1"/>
        </w:rPr>
        <w:t>solicitud de la alteración catastral</w:t>
      </w:r>
      <w:r>
        <w:rPr>
          <w:rFonts w:asciiTheme="majorHAnsi" w:hAnsiTheme="majorHAnsi" w:cstheme="majorHAnsi"/>
          <w:color w:val="000000" w:themeColor="text1"/>
        </w:rPr>
        <w:t xml:space="preserve"> realizada</w:t>
      </w:r>
      <w:r w:rsidR="002F728B" w:rsidRPr="00325EAD">
        <w:rPr>
          <w:rFonts w:asciiTheme="majorHAnsi" w:hAnsiTheme="majorHAnsi" w:cstheme="majorHAnsi"/>
          <w:color w:val="000000" w:themeColor="text1"/>
        </w:rPr>
        <w:t xml:space="preserve">, </w:t>
      </w:r>
      <w:r w:rsidR="002F728B">
        <w:rPr>
          <w:rFonts w:asciiTheme="majorHAnsi" w:hAnsiTheme="majorHAnsi" w:cstheme="majorHAnsi"/>
          <w:color w:val="000000" w:themeColor="text1"/>
        </w:rPr>
        <w:t xml:space="preserve">se envía el </w:t>
      </w:r>
      <w:r w:rsidR="002F728B" w:rsidRPr="00325EAD">
        <w:rPr>
          <w:rFonts w:asciiTheme="majorHAnsi" w:hAnsiTheme="majorHAnsi" w:cstheme="majorHAnsi"/>
          <w:color w:val="000000" w:themeColor="text1"/>
        </w:rPr>
        <w:t>documento físico al equipo de Gestión Documental de HRE para su custodia.</w:t>
      </w:r>
      <w:r w:rsidR="005A11A9">
        <w:rPr>
          <w:rFonts w:asciiTheme="majorHAnsi" w:hAnsiTheme="majorHAnsi" w:cstheme="majorHAnsi"/>
          <w:color w:val="000000" w:themeColor="text1"/>
        </w:rPr>
        <w:t xml:space="preserve"> </w:t>
      </w:r>
    </w:p>
    <w:p w14:paraId="5B5E1CD5" w14:textId="3624EF26" w:rsidR="005A11A9" w:rsidRPr="005A11A9" w:rsidRDefault="005A11A9" w:rsidP="005A11A9">
      <w:pPr>
        <w:pStyle w:val="Textocomentario"/>
      </w:pPr>
      <w:r>
        <w:rPr>
          <w:rFonts w:asciiTheme="majorHAnsi" w:hAnsiTheme="majorHAnsi" w:cstheme="majorHAnsi"/>
          <w:color w:val="000000" w:themeColor="text1"/>
        </w:rPr>
        <w:t xml:space="preserve">La gestión </w:t>
      </w:r>
      <w:r w:rsidRPr="005A11A9">
        <w:rPr>
          <w:rFonts w:asciiTheme="majorHAnsi" w:hAnsiTheme="majorHAnsi" w:cstheme="majorHAnsi"/>
          <w:color w:val="000000" w:themeColor="text1"/>
        </w:rPr>
        <w:t>de</w:t>
      </w:r>
      <w:r w:rsidRPr="005A11A9">
        <w:t>l cambio catastral se realiza a través de las gestorías contratadas por el Servicer, el cual supervisa el proceso a través del equipo de Admisión.</w:t>
      </w:r>
    </w:p>
    <w:p w14:paraId="0C75AA22" w14:textId="702AC3E4" w:rsidR="00160B24" w:rsidRDefault="005A11A9" w:rsidP="005A11A9">
      <w:pPr>
        <w:pStyle w:val="Prrafodelista"/>
        <w:keepLines/>
        <w:numPr>
          <w:ilvl w:val="0"/>
          <w:numId w:val="0"/>
        </w:numPr>
        <w:spacing w:before="120"/>
        <w:rPr>
          <w:rFonts w:asciiTheme="majorHAnsi" w:hAnsiTheme="majorHAnsi" w:cstheme="majorHAnsi"/>
          <w:color w:val="000000" w:themeColor="text1"/>
        </w:rPr>
      </w:pPr>
      <w:r w:rsidRPr="005A11A9">
        <w:t>Posteriormente (una vez llega el impuesto y se paga) es el equipo de Administración del Servicer el que analiza si el impuesto corresponde al activo por concepto y por ejercicio, en los casos que no corresponda se presentará instancia reclamando anulación de la tasa o devolución por ingreso indebido. Incluido en el protocolo de “Validación de Obligaciones de pago”.</w:t>
      </w:r>
    </w:p>
    <w:p w14:paraId="7FFB995A" w14:textId="77777777" w:rsidR="006A03AE" w:rsidRDefault="006A03AE" w:rsidP="006612C8">
      <w:pPr>
        <w:pStyle w:val="Prrafodelista"/>
        <w:keepLines/>
        <w:numPr>
          <w:ilvl w:val="0"/>
          <w:numId w:val="0"/>
        </w:numPr>
        <w:spacing w:before="120"/>
        <w:ind w:left="284"/>
        <w:rPr>
          <w:rFonts w:asciiTheme="majorHAnsi" w:hAnsiTheme="majorHAnsi" w:cstheme="majorHAnsi"/>
          <w:color w:val="000000" w:themeColor="text1"/>
        </w:rPr>
      </w:pPr>
    </w:p>
    <w:p w14:paraId="193FC1EA" w14:textId="7F0E41E2" w:rsidR="003F3DE2" w:rsidRPr="003F3DE2" w:rsidRDefault="00E1433B" w:rsidP="002A66C7">
      <w:pPr>
        <w:pStyle w:val="ListaLetra1"/>
        <w:numPr>
          <w:ilvl w:val="0"/>
          <w:numId w:val="13"/>
        </w:numPr>
        <w:tabs>
          <w:tab w:val="left" w:pos="709"/>
        </w:tabs>
        <w:spacing w:before="120"/>
        <w:ind w:left="284" w:hanging="284"/>
        <w:outlineLvl w:val="1"/>
        <w:rPr>
          <w:rFonts w:asciiTheme="majorHAnsi" w:hAnsiTheme="majorHAnsi" w:cstheme="majorHAnsi"/>
          <w:color w:val="000000" w:themeColor="text1"/>
        </w:rPr>
      </w:pPr>
      <w:r w:rsidRPr="006A03AE">
        <w:t>Comunicación a las Comunidades de Propietarios</w:t>
      </w:r>
    </w:p>
    <w:p w14:paraId="36A03853" w14:textId="77777777" w:rsidR="003F3DE2" w:rsidRDefault="003F3DE2" w:rsidP="003F3DE2">
      <w:pPr>
        <w:pStyle w:val="Prrafodelista"/>
        <w:keepLines/>
        <w:numPr>
          <w:ilvl w:val="0"/>
          <w:numId w:val="0"/>
        </w:numPr>
        <w:spacing w:before="120"/>
        <w:ind w:left="284"/>
        <w:rPr>
          <w:rFonts w:asciiTheme="majorHAnsi" w:hAnsiTheme="majorHAnsi" w:cstheme="majorHAnsi"/>
        </w:rPr>
      </w:pPr>
    </w:p>
    <w:p w14:paraId="55BB07DE" w14:textId="6B0BF44D" w:rsidR="007255BD" w:rsidRPr="003F3DE2" w:rsidRDefault="003F3DE2" w:rsidP="003F3DE2">
      <w:pPr>
        <w:pStyle w:val="Prrafodelista"/>
        <w:keepLines/>
        <w:numPr>
          <w:ilvl w:val="0"/>
          <w:numId w:val="0"/>
        </w:numPr>
        <w:spacing w:before="120"/>
        <w:ind w:left="284"/>
        <w:rPr>
          <w:rFonts w:asciiTheme="majorHAnsi" w:hAnsiTheme="majorHAnsi" w:cstheme="majorHAnsi"/>
        </w:rPr>
      </w:pPr>
      <w:r>
        <w:rPr>
          <w:rFonts w:asciiTheme="majorHAnsi" w:hAnsiTheme="majorHAnsi" w:cstheme="majorHAnsi"/>
        </w:rPr>
        <w:t xml:space="preserve">El Servicer se encargará </w:t>
      </w:r>
      <w:r w:rsidR="007255BD" w:rsidRPr="003F3DE2">
        <w:rPr>
          <w:rFonts w:asciiTheme="majorHAnsi" w:hAnsiTheme="majorHAnsi" w:cstheme="majorHAnsi"/>
        </w:rPr>
        <w:t xml:space="preserve">de la comunicación siempre y cuando </w:t>
      </w:r>
      <w:r>
        <w:rPr>
          <w:rFonts w:asciiTheme="majorHAnsi" w:hAnsiTheme="majorHAnsi" w:cstheme="majorHAnsi"/>
        </w:rPr>
        <w:t xml:space="preserve">se </w:t>
      </w:r>
      <w:r w:rsidR="007255BD" w:rsidRPr="003F3DE2">
        <w:rPr>
          <w:rFonts w:asciiTheme="majorHAnsi" w:hAnsiTheme="majorHAnsi" w:cstheme="majorHAnsi"/>
        </w:rPr>
        <w:t>disponga</w:t>
      </w:r>
      <w:r>
        <w:rPr>
          <w:rFonts w:asciiTheme="majorHAnsi" w:hAnsiTheme="majorHAnsi" w:cstheme="majorHAnsi"/>
        </w:rPr>
        <w:t xml:space="preserve"> </w:t>
      </w:r>
      <w:r w:rsidR="007255BD" w:rsidRPr="003F3DE2">
        <w:rPr>
          <w:rFonts w:asciiTheme="majorHAnsi" w:hAnsiTheme="majorHAnsi" w:cstheme="majorHAnsi"/>
        </w:rPr>
        <w:t>del dato de contacto en la entrada</w:t>
      </w:r>
      <w:r>
        <w:rPr>
          <w:rFonts w:asciiTheme="majorHAnsi" w:hAnsiTheme="majorHAnsi" w:cstheme="majorHAnsi"/>
        </w:rPr>
        <w:t xml:space="preserve"> del activo</w:t>
      </w:r>
      <w:r w:rsidR="007255BD" w:rsidRPr="003F3DE2">
        <w:rPr>
          <w:rFonts w:asciiTheme="majorHAnsi" w:hAnsiTheme="majorHAnsi" w:cstheme="majorHAnsi"/>
        </w:rPr>
        <w:t>, pero por la tipología de activos que adquiere BBVA (adjudicaciones hipotecarias, daciones,</w:t>
      </w:r>
      <w:r>
        <w:rPr>
          <w:rFonts w:asciiTheme="majorHAnsi" w:hAnsiTheme="majorHAnsi" w:cstheme="majorHAnsi"/>
        </w:rPr>
        <w:t xml:space="preserve"> etc.</w:t>
      </w:r>
      <w:r w:rsidR="007255BD" w:rsidRPr="003F3DE2">
        <w:rPr>
          <w:rFonts w:asciiTheme="majorHAnsi" w:hAnsiTheme="majorHAnsi" w:cstheme="majorHAnsi"/>
        </w:rPr>
        <w:t>) no siempre</w:t>
      </w:r>
      <w:r>
        <w:rPr>
          <w:rFonts w:asciiTheme="majorHAnsi" w:hAnsiTheme="majorHAnsi" w:cstheme="majorHAnsi"/>
        </w:rPr>
        <w:t xml:space="preserve"> se dispone </w:t>
      </w:r>
      <w:r w:rsidR="007255BD" w:rsidRPr="003F3DE2">
        <w:rPr>
          <w:rFonts w:asciiTheme="majorHAnsi" w:hAnsiTheme="majorHAnsi" w:cstheme="majorHAnsi"/>
        </w:rPr>
        <w:t>de</w:t>
      </w:r>
      <w:r>
        <w:rPr>
          <w:rFonts w:asciiTheme="majorHAnsi" w:hAnsiTheme="majorHAnsi" w:cstheme="majorHAnsi"/>
        </w:rPr>
        <w:t>l</w:t>
      </w:r>
      <w:r w:rsidR="007255BD" w:rsidRPr="003F3DE2">
        <w:rPr>
          <w:rFonts w:asciiTheme="majorHAnsi" w:hAnsiTheme="majorHAnsi" w:cstheme="majorHAnsi"/>
        </w:rPr>
        <w:t xml:space="preserve"> dato de contacto</w:t>
      </w:r>
      <w:r>
        <w:rPr>
          <w:rFonts w:asciiTheme="majorHAnsi" w:hAnsiTheme="majorHAnsi" w:cstheme="majorHAnsi"/>
        </w:rPr>
        <w:t xml:space="preserve">. En estos casos, el Servicer </w:t>
      </w:r>
      <w:r w:rsidR="007255BD" w:rsidRPr="003F3DE2">
        <w:rPr>
          <w:rFonts w:asciiTheme="majorHAnsi" w:hAnsiTheme="majorHAnsi" w:cstheme="majorHAnsi"/>
        </w:rPr>
        <w:t>iniciar</w:t>
      </w:r>
      <w:r>
        <w:rPr>
          <w:rFonts w:asciiTheme="majorHAnsi" w:hAnsiTheme="majorHAnsi" w:cstheme="majorHAnsi"/>
        </w:rPr>
        <w:t>á</w:t>
      </w:r>
      <w:r w:rsidR="007255BD" w:rsidRPr="003F3DE2">
        <w:rPr>
          <w:rFonts w:asciiTheme="majorHAnsi" w:hAnsiTheme="majorHAnsi" w:cstheme="majorHAnsi"/>
        </w:rPr>
        <w:t xml:space="preserve"> </w:t>
      </w:r>
      <w:r>
        <w:rPr>
          <w:rFonts w:asciiTheme="majorHAnsi" w:hAnsiTheme="majorHAnsi" w:cstheme="majorHAnsi"/>
        </w:rPr>
        <w:t xml:space="preserve">el </w:t>
      </w:r>
      <w:r w:rsidR="007255BD" w:rsidRPr="003F3DE2">
        <w:rPr>
          <w:rFonts w:asciiTheme="majorHAnsi" w:hAnsiTheme="majorHAnsi" w:cstheme="majorHAnsi"/>
        </w:rPr>
        <w:t>proceso de localización de la Comunidad de Propietarios,</w:t>
      </w:r>
      <w:r>
        <w:rPr>
          <w:rFonts w:asciiTheme="majorHAnsi" w:hAnsiTheme="majorHAnsi" w:cstheme="majorHAnsi"/>
        </w:rPr>
        <w:t xml:space="preserve"> y </w:t>
      </w:r>
      <w:r w:rsidR="007255BD" w:rsidRPr="003F3DE2">
        <w:rPr>
          <w:rFonts w:asciiTheme="majorHAnsi" w:hAnsiTheme="majorHAnsi" w:cstheme="majorHAnsi"/>
        </w:rPr>
        <w:t>una vez</w:t>
      </w:r>
      <w:r w:rsidR="009F3AC2">
        <w:rPr>
          <w:rFonts w:asciiTheme="majorHAnsi" w:hAnsiTheme="majorHAnsi" w:cstheme="majorHAnsi"/>
        </w:rPr>
        <w:t xml:space="preserve"> localizada la misma, será </w:t>
      </w:r>
      <w:r w:rsidR="007255BD" w:rsidRPr="003F3DE2">
        <w:rPr>
          <w:rFonts w:asciiTheme="majorHAnsi" w:hAnsiTheme="majorHAnsi" w:cstheme="majorHAnsi"/>
        </w:rPr>
        <w:t xml:space="preserve">cuando se requiere </w:t>
      </w:r>
      <w:r w:rsidR="009F3AC2">
        <w:rPr>
          <w:rFonts w:asciiTheme="majorHAnsi" w:hAnsiTheme="majorHAnsi" w:cstheme="majorHAnsi"/>
        </w:rPr>
        <w:t xml:space="preserve">la </w:t>
      </w:r>
      <w:r w:rsidR="007255BD" w:rsidRPr="003F3DE2">
        <w:rPr>
          <w:rFonts w:asciiTheme="majorHAnsi" w:hAnsiTheme="majorHAnsi" w:cstheme="majorHAnsi"/>
        </w:rPr>
        <w:t xml:space="preserve">documentación </w:t>
      </w:r>
      <w:r w:rsidR="009F3AC2">
        <w:rPr>
          <w:rFonts w:asciiTheme="majorHAnsi" w:hAnsiTheme="majorHAnsi" w:cstheme="majorHAnsi"/>
        </w:rPr>
        <w:t xml:space="preserve">necesaria </w:t>
      </w:r>
      <w:r w:rsidR="007255BD" w:rsidRPr="003F3DE2">
        <w:rPr>
          <w:rFonts w:asciiTheme="majorHAnsi" w:hAnsiTheme="majorHAnsi" w:cstheme="majorHAnsi"/>
        </w:rPr>
        <w:t xml:space="preserve">al administrador para regularizar </w:t>
      </w:r>
      <w:r w:rsidR="009F3AC2">
        <w:rPr>
          <w:rFonts w:asciiTheme="majorHAnsi" w:hAnsiTheme="majorHAnsi" w:cstheme="majorHAnsi"/>
        </w:rPr>
        <w:t xml:space="preserve">las </w:t>
      </w:r>
      <w:r w:rsidR="007255BD" w:rsidRPr="003F3DE2">
        <w:rPr>
          <w:rFonts w:asciiTheme="majorHAnsi" w:hAnsiTheme="majorHAnsi" w:cstheme="majorHAnsi"/>
        </w:rPr>
        <w:t>cuotas pendientes.</w:t>
      </w:r>
    </w:p>
    <w:p w14:paraId="6B455544" w14:textId="77777777" w:rsidR="006312FE" w:rsidRPr="00C80C58" w:rsidRDefault="006312FE" w:rsidP="00C80C58">
      <w:pPr>
        <w:keepLines/>
        <w:spacing w:before="120"/>
        <w:rPr>
          <w:rFonts w:asciiTheme="majorHAnsi" w:hAnsiTheme="majorHAnsi" w:cstheme="majorHAnsi"/>
          <w:color w:val="000000" w:themeColor="text1"/>
        </w:rPr>
      </w:pPr>
    </w:p>
    <w:p w14:paraId="54A86F52" w14:textId="77777777" w:rsidR="00DD0163" w:rsidRPr="002F728B" w:rsidRDefault="00DD0163" w:rsidP="005B2E97">
      <w:pPr>
        <w:pStyle w:val="ListaLetra1"/>
        <w:numPr>
          <w:ilvl w:val="0"/>
          <w:numId w:val="13"/>
        </w:numPr>
        <w:tabs>
          <w:tab w:val="left" w:pos="1134"/>
        </w:tabs>
        <w:spacing w:before="120"/>
        <w:ind w:left="284" w:hanging="284"/>
        <w:outlineLvl w:val="1"/>
      </w:pPr>
      <w:bookmarkStart w:id="40" w:name="_Toc42869496"/>
      <w:bookmarkStart w:id="41" w:name="_Toc57795827"/>
      <w:r>
        <w:t>Tomas de Posesión</w:t>
      </w:r>
      <w:bookmarkEnd w:id="40"/>
      <w:bookmarkEnd w:id="41"/>
      <w:r>
        <w:t xml:space="preserve"> </w:t>
      </w:r>
    </w:p>
    <w:p w14:paraId="592A7E28" w14:textId="7E55A1A6" w:rsidR="00160B24" w:rsidRPr="004A4ACB" w:rsidRDefault="00160B24" w:rsidP="005B2E97">
      <w:pPr>
        <w:pStyle w:val="ListaNumero1"/>
        <w:numPr>
          <w:ilvl w:val="0"/>
          <w:numId w:val="14"/>
        </w:numPr>
        <w:tabs>
          <w:tab w:val="left" w:pos="1134"/>
        </w:tabs>
        <w:spacing w:before="120"/>
        <w:ind w:left="851" w:hanging="284"/>
        <w:rPr>
          <w:b/>
          <w:u w:val="single"/>
        </w:rPr>
      </w:pPr>
      <w:r w:rsidRPr="004A4ACB">
        <w:rPr>
          <w:b/>
          <w:u w:val="single"/>
        </w:rPr>
        <w:lastRenderedPageBreak/>
        <w:t>Adjudicaciones</w:t>
      </w:r>
    </w:p>
    <w:p w14:paraId="5CC38EAE" w14:textId="08F27977" w:rsidR="00DD0163" w:rsidRDefault="00DD0163" w:rsidP="006612C8">
      <w:pPr>
        <w:spacing w:before="120"/>
        <w:ind w:left="851"/>
        <w:rPr>
          <w:rFonts w:asciiTheme="majorHAnsi" w:hAnsiTheme="majorHAnsi" w:cstheme="majorHAnsi"/>
          <w:szCs w:val="20"/>
        </w:rPr>
      </w:pPr>
      <w:r w:rsidRPr="00694C85">
        <w:rPr>
          <w:rFonts w:asciiTheme="majorHAnsi" w:hAnsiTheme="majorHAnsi" w:cstheme="majorHAnsi"/>
          <w:szCs w:val="20"/>
        </w:rPr>
        <w:t xml:space="preserve">Una vez obtenido el testimonio se solicita al </w:t>
      </w:r>
      <w:r>
        <w:rPr>
          <w:rFonts w:asciiTheme="majorHAnsi" w:hAnsiTheme="majorHAnsi" w:cstheme="majorHAnsi"/>
          <w:szCs w:val="20"/>
        </w:rPr>
        <w:t>Juzgado</w:t>
      </w:r>
      <w:r w:rsidRPr="00694C85">
        <w:rPr>
          <w:rFonts w:asciiTheme="majorHAnsi" w:hAnsiTheme="majorHAnsi" w:cstheme="majorHAnsi"/>
          <w:szCs w:val="20"/>
        </w:rPr>
        <w:t xml:space="preserve"> por parte de los </w:t>
      </w:r>
      <w:r w:rsidRPr="00FE06E1">
        <w:rPr>
          <w:rFonts w:asciiTheme="majorHAnsi" w:hAnsiTheme="majorHAnsi" w:cstheme="majorHAnsi"/>
        </w:rPr>
        <w:t>REAM SSJJ</w:t>
      </w:r>
      <w:r>
        <w:rPr>
          <w:rFonts w:asciiTheme="majorHAnsi" w:hAnsiTheme="majorHAnsi" w:cstheme="majorHAnsi"/>
        </w:rPr>
        <w:t xml:space="preserve"> </w:t>
      </w:r>
      <w:r w:rsidRPr="00FE06E1">
        <w:rPr>
          <w:rFonts w:asciiTheme="majorHAnsi" w:hAnsiTheme="majorHAnsi" w:cstheme="majorHAnsi"/>
        </w:rPr>
        <w:t>HRE</w:t>
      </w:r>
      <w:r w:rsidRPr="00694C85">
        <w:rPr>
          <w:rFonts w:asciiTheme="majorHAnsi" w:hAnsiTheme="majorHAnsi" w:cstheme="majorHAnsi"/>
          <w:b/>
          <w:szCs w:val="20"/>
        </w:rPr>
        <w:t xml:space="preserve"> la entrega de la posesión</w:t>
      </w:r>
      <w:r w:rsidRPr="00694C85">
        <w:rPr>
          <w:rFonts w:asciiTheme="majorHAnsi" w:hAnsiTheme="majorHAnsi" w:cstheme="majorHAnsi"/>
          <w:szCs w:val="20"/>
        </w:rPr>
        <w:t xml:space="preserve"> mediante la presentación del correspondiente escrito</w:t>
      </w:r>
      <w:r>
        <w:rPr>
          <w:rFonts w:asciiTheme="majorHAnsi" w:hAnsiTheme="majorHAnsi" w:cstheme="majorHAnsi"/>
          <w:szCs w:val="20"/>
        </w:rPr>
        <w:t>. P</w:t>
      </w:r>
      <w:r w:rsidRPr="00694C85">
        <w:rPr>
          <w:rFonts w:asciiTheme="majorHAnsi" w:hAnsiTheme="majorHAnsi" w:cstheme="majorHAnsi"/>
          <w:szCs w:val="20"/>
        </w:rPr>
        <w:t xml:space="preserve">osteriormente, el </w:t>
      </w:r>
      <w:r>
        <w:rPr>
          <w:rFonts w:asciiTheme="majorHAnsi" w:hAnsiTheme="majorHAnsi" w:cstheme="majorHAnsi"/>
          <w:szCs w:val="20"/>
        </w:rPr>
        <w:t>Juzgado</w:t>
      </w:r>
      <w:r w:rsidRPr="00694C85">
        <w:rPr>
          <w:rFonts w:asciiTheme="majorHAnsi" w:hAnsiTheme="majorHAnsi" w:cstheme="majorHAnsi"/>
          <w:szCs w:val="20"/>
        </w:rPr>
        <w:t xml:space="preserve"> acuerda llevar a cabo la toma de posesión señalando fecha y hora para practicar la diligencia de lanzamiento. </w:t>
      </w:r>
    </w:p>
    <w:p w14:paraId="14B43A0E" w14:textId="77777777" w:rsidR="004A4ACB" w:rsidRDefault="00DD0163" w:rsidP="006612C8">
      <w:pPr>
        <w:spacing w:before="120"/>
        <w:ind w:left="851"/>
        <w:rPr>
          <w:rFonts w:asciiTheme="majorHAnsi" w:hAnsiTheme="majorHAnsi" w:cstheme="majorHAnsi"/>
          <w:szCs w:val="20"/>
        </w:rPr>
      </w:pPr>
      <w:r w:rsidRPr="00694C85">
        <w:rPr>
          <w:rFonts w:asciiTheme="majorHAnsi" w:hAnsiTheme="majorHAnsi" w:cstheme="majorHAnsi"/>
          <w:szCs w:val="20"/>
        </w:rPr>
        <w:t xml:space="preserve">En aquellas ocasiones en las que el </w:t>
      </w:r>
      <w:r>
        <w:rPr>
          <w:rFonts w:asciiTheme="majorHAnsi" w:hAnsiTheme="majorHAnsi" w:cstheme="majorHAnsi"/>
          <w:szCs w:val="20"/>
        </w:rPr>
        <w:t>Juzgado</w:t>
      </w:r>
      <w:r w:rsidRPr="00694C85">
        <w:rPr>
          <w:rFonts w:asciiTheme="majorHAnsi" w:hAnsiTheme="majorHAnsi" w:cstheme="majorHAnsi"/>
          <w:szCs w:val="20"/>
        </w:rPr>
        <w:t xml:space="preserve"> requiera aportar copia del testimonio inscrito</w:t>
      </w:r>
      <w:r>
        <w:rPr>
          <w:rFonts w:asciiTheme="majorHAnsi" w:hAnsiTheme="majorHAnsi" w:cstheme="majorHAnsi"/>
          <w:szCs w:val="20"/>
        </w:rPr>
        <w:t>,</w:t>
      </w:r>
      <w:r w:rsidRPr="00694C85">
        <w:rPr>
          <w:rFonts w:asciiTheme="majorHAnsi" w:hAnsiTheme="majorHAnsi" w:cstheme="majorHAnsi"/>
          <w:szCs w:val="20"/>
        </w:rPr>
        <w:t xml:space="preserve"> justificante de liquidación de impuestos</w:t>
      </w:r>
      <w:r>
        <w:rPr>
          <w:rFonts w:asciiTheme="majorHAnsi" w:hAnsiTheme="majorHAnsi" w:cstheme="majorHAnsi"/>
          <w:szCs w:val="20"/>
        </w:rPr>
        <w:t>,</w:t>
      </w:r>
      <w:r w:rsidRPr="00694C85">
        <w:rPr>
          <w:rFonts w:asciiTheme="majorHAnsi" w:hAnsiTheme="majorHAnsi" w:cstheme="majorHAnsi"/>
          <w:szCs w:val="20"/>
        </w:rPr>
        <w:t xml:space="preserve"> copia diligenciada del mandamiento de cancelación de cargas o cualquiera otra documentación, </w:t>
      </w:r>
      <w:r>
        <w:rPr>
          <w:rFonts w:asciiTheme="majorHAnsi" w:hAnsiTheme="majorHAnsi" w:cstheme="majorHAnsi"/>
          <w:szCs w:val="20"/>
        </w:rPr>
        <w:t>se f</w:t>
      </w:r>
      <w:r w:rsidRPr="00694C85">
        <w:rPr>
          <w:rFonts w:asciiTheme="majorHAnsi" w:hAnsiTheme="majorHAnsi" w:cstheme="majorHAnsi"/>
          <w:szCs w:val="20"/>
        </w:rPr>
        <w:t>acilitar</w:t>
      </w:r>
      <w:r>
        <w:rPr>
          <w:rFonts w:asciiTheme="majorHAnsi" w:hAnsiTheme="majorHAnsi" w:cstheme="majorHAnsi"/>
          <w:szCs w:val="20"/>
        </w:rPr>
        <w:t xml:space="preserve">á desde </w:t>
      </w:r>
      <w:r w:rsidRPr="00FE06E1">
        <w:rPr>
          <w:rFonts w:asciiTheme="majorHAnsi" w:hAnsiTheme="majorHAnsi" w:cstheme="majorHAnsi"/>
        </w:rPr>
        <w:t>REAM SSJJ</w:t>
      </w:r>
      <w:r>
        <w:rPr>
          <w:rFonts w:asciiTheme="majorHAnsi" w:hAnsiTheme="majorHAnsi" w:cstheme="majorHAnsi"/>
        </w:rPr>
        <w:t xml:space="preserve"> </w:t>
      </w:r>
      <w:r w:rsidRPr="00FE06E1">
        <w:rPr>
          <w:rFonts w:asciiTheme="majorHAnsi" w:hAnsiTheme="majorHAnsi" w:cstheme="majorHAnsi"/>
        </w:rPr>
        <w:t>HRE</w:t>
      </w:r>
      <w:r>
        <w:rPr>
          <w:rFonts w:asciiTheme="majorHAnsi" w:hAnsiTheme="majorHAnsi" w:cstheme="majorHAnsi"/>
          <w:szCs w:val="20"/>
        </w:rPr>
        <w:t>.</w:t>
      </w:r>
    </w:p>
    <w:p w14:paraId="500FE5D5" w14:textId="6B9D82EA" w:rsidR="00DD0163" w:rsidRPr="004A4ACB" w:rsidRDefault="00DD0163" w:rsidP="006612C8">
      <w:pPr>
        <w:spacing w:before="120"/>
        <w:ind w:left="851"/>
        <w:rPr>
          <w:rFonts w:asciiTheme="majorHAnsi" w:hAnsiTheme="majorHAnsi" w:cstheme="majorHAnsi"/>
          <w:szCs w:val="20"/>
        </w:rPr>
      </w:pPr>
      <w:r w:rsidRPr="00F717BC">
        <w:rPr>
          <w:rFonts w:asciiTheme="majorHAnsi" w:hAnsiTheme="majorHAnsi" w:cstheme="majorHAnsi"/>
        </w:rPr>
        <w:t>A continuación, se enumeran las situaciones que se pueden producir durante el proceso de lanzamiento:</w:t>
      </w:r>
    </w:p>
    <w:p w14:paraId="256C0E0A" w14:textId="77777777" w:rsidR="00AC496C" w:rsidRDefault="00DD0163" w:rsidP="005B2E97">
      <w:pPr>
        <w:pStyle w:val="Prrafodelista"/>
        <w:numPr>
          <w:ilvl w:val="0"/>
          <w:numId w:val="17"/>
        </w:numPr>
        <w:spacing w:before="120"/>
        <w:ind w:left="1296"/>
        <w:rPr>
          <w:rFonts w:asciiTheme="majorHAnsi" w:hAnsiTheme="majorHAnsi" w:cstheme="majorHAnsi"/>
        </w:rPr>
      </w:pPr>
      <w:r w:rsidRPr="00F717BC">
        <w:rPr>
          <w:rFonts w:asciiTheme="majorHAnsi" w:hAnsiTheme="majorHAnsi" w:cstheme="majorHAnsi"/>
        </w:rPr>
        <w:t xml:space="preserve">Si el </w:t>
      </w:r>
      <w:r w:rsidRPr="00F717BC">
        <w:rPr>
          <w:rFonts w:asciiTheme="majorHAnsi" w:hAnsiTheme="majorHAnsi" w:cstheme="majorHAnsi"/>
          <w:b/>
        </w:rPr>
        <w:t>lanzamiento termina con éxito y se toma la posesión</w:t>
      </w:r>
      <w:r w:rsidRPr="00F717BC">
        <w:rPr>
          <w:rFonts w:asciiTheme="majorHAnsi" w:hAnsiTheme="majorHAnsi" w:cstheme="majorHAnsi"/>
        </w:rPr>
        <w:t xml:space="preserve"> efectiva del inmueble, </w:t>
      </w:r>
      <w:r w:rsidRPr="00FE06E1">
        <w:rPr>
          <w:rFonts w:asciiTheme="majorHAnsi" w:hAnsiTheme="majorHAnsi" w:cstheme="majorHAnsi"/>
        </w:rPr>
        <w:t>REAM SSJJ</w:t>
      </w:r>
      <w:r>
        <w:rPr>
          <w:rFonts w:asciiTheme="majorHAnsi" w:hAnsiTheme="majorHAnsi" w:cstheme="majorHAnsi"/>
        </w:rPr>
        <w:t xml:space="preserve"> </w:t>
      </w:r>
      <w:r w:rsidRPr="00FE06E1">
        <w:rPr>
          <w:rFonts w:asciiTheme="majorHAnsi" w:hAnsiTheme="majorHAnsi" w:cstheme="majorHAnsi"/>
        </w:rPr>
        <w:t>HRE</w:t>
      </w:r>
      <w:r w:rsidRPr="00F717BC">
        <w:rPr>
          <w:rFonts w:asciiTheme="majorHAnsi" w:hAnsiTheme="majorHAnsi" w:cstheme="majorHAnsi"/>
        </w:rPr>
        <w:t xml:space="preserve"> debe informar en el aplicativo de HRE que se ha realizado la toma de posesión del activo y subir el documento que lo acredite.</w:t>
      </w:r>
    </w:p>
    <w:p w14:paraId="66132F35" w14:textId="77777777" w:rsidR="00AC496C" w:rsidRDefault="00DD0163" w:rsidP="005B2E97">
      <w:pPr>
        <w:pStyle w:val="Prrafodelista"/>
        <w:numPr>
          <w:ilvl w:val="0"/>
          <w:numId w:val="17"/>
        </w:numPr>
        <w:spacing w:before="120"/>
        <w:ind w:left="1296"/>
        <w:rPr>
          <w:rFonts w:asciiTheme="majorHAnsi" w:hAnsiTheme="majorHAnsi" w:cstheme="majorHAnsi"/>
        </w:rPr>
      </w:pPr>
      <w:r w:rsidRPr="00AC496C">
        <w:rPr>
          <w:rFonts w:asciiTheme="majorHAnsi" w:hAnsiTheme="majorHAnsi" w:cstheme="majorHAnsi"/>
        </w:rPr>
        <w:t xml:space="preserve">Si se produce la </w:t>
      </w:r>
      <w:r w:rsidRPr="00AC496C">
        <w:rPr>
          <w:rFonts w:asciiTheme="majorHAnsi" w:hAnsiTheme="majorHAnsi" w:cstheme="majorHAnsi"/>
          <w:b/>
        </w:rPr>
        <w:t>entrega voluntaria</w:t>
      </w:r>
      <w:r w:rsidRPr="00AC496C">
        <w:rPr>
          <w:rFonts w:asciiTheme="majorHAnsi" w:hAnsiTheme="majorHAnsi" w:cstheme="majorHAnsi"/>
        </w:rPr>
        <w:t xml:space="preserve">, REAM SSJJ HRE debe informar en el aplicativo de HRE que se ha realizado la toma de posesión del activo voluntaria y subir el documento que lo acredite. </w:t>
      </w:r>
    </w:p>
    <w:p w14:paraId="455BC2F6" w14:textId="7050EBF4" w:rsidR="00AC496C" w:rsidRDefault="00DD0163" w:rsidP="005B2E97">
      <w:pPr>
        <w:pStyle w:val="Prrafodelista"/>
        <w:numPr>
          <w:ilvl w:val="0"/>
          <w:numId w:val="17"/>
        </w:numPr>
        <w:spacing w:before="120"/>
        <w:ind w:left="1296"/>
        <w:rPr>
          <w:rFonts w:asciiTheme="majorHAnsi" w:hAnsiTheme="majorHAnsi" w:cstheme="majorHAnsi"/>
        </w:rPr>
      </w:pPr>
      <w:r w:rsidRPr="00AC496C">
        <w:rPr>
          <w:rFonts w:asciiTheme="majorHAnsi" w:hAnsiTheme="majorHAnsi" w:cstheme="majorHAnsi"/>
        </w:rPr>
        <w:t xml:space="preserve">Si se produce la </w:t>
      </w:r>
      <w:r w:rsidRPr="00AC496C">
        <w:rPr>
          <w:rFonts w:asciiTheme="majorHAnsi" w:hAnsiTheme="majorHAnsi" w:cstheme="majorHAnsi"/>
          <w:b/>
        </w:rPr>
        <w:t>suspensión del lanzamiento por cualquier motivo</w:t>
      </w:r>
      <w:r w:rsidRPr="00AC496C">
        <w:rPr>
          <w:rFonts w:asciiTheme="majorHAnsi" w:hAnsiTheme="majorHAnsi" w:cstheme="majorHAnsi"/>
        </w:rPr>
        <w:t>, el REAM SSJJ HRE debe informar en el aplicativo de HRE los correspondientes motivos</w:t>
      </w:r>
      <w:r w:rsidR="0094697B">
        <w:rPr>
          <w:rFonts w:asciiTheme="majorHAnsi" w:hAnsiTheme="majorHAnsi" w:cstheme="majorHAnsi"/>
        </w:rPr>
        <w:t xml:space="preserve"> (se incluyen tipologías para identificar si son de propiedad o juzgado) </w:t>
      </w:r>
      <w:r w:rsidRPr="00AC496C">
        <w:rPr>
          <w:rFonts w:asciiTheme="majorHAnsi" w:hAnsiTheme="majorHAnsi" w:cstheme="majorHAnsi"/>
        </w:rPr>
        <w:t>por los que no se ha producido dicho lanzamiento.</w:t>
      </w:r>
    </w:p>
    <w:p w14:paraId="206460EC" w14:textId="3242BD0F" w:rsidR="00DD0163" w:rsidRPr="00AC496C" w:rsidRDefault="00DD0163" w:rsidP="005B2E97">
      <w:pPr>
        <w:pStyle w:val="Prrafodelista"/>
        <w:numPr>
          <w:ilvl w:val="0"/>
          <w:numId w:val="17"/>
        </w:numPr>
        <w:spacing w:before="120"/>
        <w:ind w:left="1296"/>
        <w:rPr>
          <w:rFonts w:asciiTheme="majorHAnsi" w:hAnsiTheme="majorHAnsi" w:cstheme="majorHAnsi"/>
        </w:rPr>
      </w:pPr>
      <w:r w:rsidRPr="00AC496C">
        <w:rPr>
          <w:rFonts w:asciiTheme="majorHAnsi" w:hAnsiTheme="majorHAnsi" w:cstheme="majorHAnsi"/>
        </w:rPr>
        <w:t xml:space="preserve">Si </w:t>
      </w:r>
      <w:r w:rsidRPr="00AC496C">
        <w:rPr>
          <w:rFonts w:asciiTheme="majorHAnsi" w:hAnsiTheme="majorHAnsi" w:cstheme="majorHAnsi"/>
          <w:b/>
        </w:rPr>
        <w:t>el inmueble se encuentra ocupado</w:t>
      </w:r>
      <w:r w:rsidRPr="00AC496C">
        <w:rPr>
          <w:rFonts w:asciiTheme="majorHAnsi" w:hAnsiTheme="majorHAnsi" w:cstheme="majorHAnsi"/>
        </w:rPr>
        <w:t>, la ocupación podrá ser:</w:t>
      </w:r>
    </w:p>
    <w:p w14:paraId="61C9760C" w14:textId="77777777" w:rsidR="00AC496C" w:rsidRDefault="00DD0163" w:rsidP="005B2E97">
      <w:pPr>
        <w:pStyle w:val="Prrafodelista"/>
        <w:keepLines/>
        <w:numPr>
          <w:ilvl w:val="2"/>
          <w:numId w:val="18"/>
        </w:numPr>
        <w:spacing w:before="120"/>
        <w:ind w:left="1985" w:hanging="284"/>
        <w:rPr>
          <w:rFonts w:asciiTheme="majorHAnsi" w:hAnsiTheme="majorHAnsi" w:cstheme="majorHAnsi"/>
        </w:rPr>
      </w:pPr>
      <w:r w:rsidRPr="00F717BC">
        <w:rPr>
          <w:rFonts w:asciiTheme="majorHAnsi" w:hAnsiTheme="majorHAnsi" w:cstheme="majorHAnsi"/>
        </w:rPr>
        <w:t>Por un ocupante que alegue justo título en virtud de un contrato que legitimaría su posesión. Para más información ver el apartado “Operativa si el ocupante presenta título con apariencia de legalidad” del presente Procedimiento.</w:t>
      </w:r>
    </w:p>
    <w:p w14:paraId="7FE2DDB8" w14:textId="77777777" w:rsidR="00AC496C" w:rsidRDefault="00DD0163" w:rsidP="005B2E97">
      <w:pPr>
        <w:pStyle w:val="Prrafodelista"/>
        <w:keepLines/>
        <w:numPr>
          <w:ilvl w:val="2"/>
          <w:numId w:val="18"/>
        </w:numPr>
        <w:spacing w:before="120"/>
        <w:ind w:left="1985" w:hanging="284"/>
        <w:rPr>
          <w:rFonts w:asciiTheme="majorHAnsi" w:hAnsiTheme="majorHAnsi" w:cstheme="majorHAnsi"/>
        </w:rPr>
      </w:pPr>
      <w:r w:rsidRPr="00AC496C">
        <w:rPr>
          <w:rFonts w:asciiTheme="majorHAnsi" w:hAnsiTheme="majorHAnsi" w:cstheme="majorHAnsi"/>
        </w:rPr>
        <w:t>El ocupante es el propio deudor, en cuyo caso se seguirá el Protocolo de Alquiler Social y en caso de que no aplique se solicitará al Juzgado una nueva fecha de lanzamiento.</w:t>
      </w:r>
    </w:p>
    <w:p w14:paraId="291CD4B3" w14:textId="37F2FD0E" w:rsidR="00DD0163" w:rsidRPr="00AC496C" w:rsidRDefault="00DD0163" w:rsidP="005B2E97">
      <w:pPr>
        <w:pStyle w:val="Prrafodelista"/>
        <w:keepLines/>
        <w:numPr>
          <w:ilvl w:val="2"/>
          <w:numId w:val="18"/>
        </w:numPr>
        <w:spacing w:before="120"/>
        <w:ind w:left="1985" w:hanging="284"/>
        <w:rPr>
          <w:rFonts w:asciiTheme="majorHAnsi" w:hAnsiTheme="majorHAnsi" w:cstheme="majorHAnsi"/>
        </w:rPr>
      </w:pPr>
      <w:r w:rsidRPr="00AC496C">
        <w:rPr>
          <w:rFonts w:asciiTheme="majorHAnsi" w:hAnsiTheme="majorHAnsi" w:cstheme="majorHAnsi"/>
        </w:rPr>
        <w:t>Ocupante que carece de título alguno. En este caso, se solicitará al Juzgado una nueva fecha de lanzamiento.</w:t>
      </w:r>
    </w:p>
    <w:p w14:paraId="52189451" w14:textId="77777777" w:rsidR="00DD0163" w:rsidRPr="00F717BC" w:rsidRDefault="00DD0163" w:rsidP="005B2E97">
      <w:pPr>
        <w:pStyle w:val="Prrafodelista"/>
        <w:numPr>
          <w:ilvl w:val="0"/>
          <w:numId w:val="17"/>
        </w:numPr>
        <w:spacing w:before="120"/>
        <w:ind w:left="1296"/>
        <w:rPr>
          <w:rFonts w:asciiTheme="majorHAnsi" w:hAnsiTheme="majorHAnsi" w:cstheme="majorHAnsi"/>
        </w:rPr>
      </w:pPr>
      <w:r w:rsidRPr="00F717BC">
        <w:rPr>
          <w:rFonts w:asciiTheme="majorHAnsi" w:hAnsiTheme="majorHAnsi" w:cstheme="majorHAnsi"/>
        </w:rPr>
        <w:t>Solicitudes de suspensión de Posesión por parte de BBVA.</w:t>
      </w:r>
    </w:p>
    <w:p w14:paraId="32A1B8D6" w14:textId="3837B16A" w:rsidR="00DD0163" w:rsidRPr="00B23EB7" w:rsidRDefault="00DD0163" w:rsidP="005B2E97">
      <w:pPr>
        <w:pStyle w:val="Prrafodelista"/>
        <w:keepLines/>
        <w:numPr>
          <w:ilvl w:val="2"/>
          <w:numId w:val="18"/>
        </w:numPr>
        <w:spacing w:before="120"/>
        <w:ind w:left="1985" w:hanging="284"/>
        <w:rPr>
          <w:rFonts w:asciiTheme="majorHAnsi" w:hAnsiTheme="majorHAnsi" w:cstheme="majorHAnsi"/>
        </w:rPr>
      </w:pPr>
      <w:r w:rsidRPr="00F717BC">
        <w:rPr>
          <w:rFonts w:asciiTheme="majorHAnsi" w:hAnsiTheme="majorHAnsi" w:cstheme="majorHAnsi"/>
        </w:rPr>
        <w:t xml:space="preserve">Si BBVA decide suspender una toma de posesión, avisa a </w:t>
      </w:r>
      <w:r w:rsidRPr="00FE06E1">
        <w:rPr>
          <w:rFonts w:asciiTheme="majorHAnsi" w:hAnsiTheme="majorHAnsi" w:cstheme="majorHAnsi"/>
        </w:rPr>
        <w:t>REAM SSJJ</w:t>
      </w:r>
      <w:r>
        <w:rPr>
          <w:rFonts w:asciiTheme="majorHAnsi" w:hAnsiTheme="majorHAnsi" w:cstheme="majorHAnsi"/>
        </w:rPr>
        <w:t xml:space="preserve"> </w:t>
      </w:r>
      <w:r w:rsidRPr="00FE06E1">
        <w:rPr>
          <w:rFonts w:asciiTheme="majorHAnsi" w:hAnsiTheme="majorHAnsi" w:cstheme="majorHAnsi"/>
        </w:rPr>
        <w:t>HRE</w:t>
      </w:r>
      <w:r w:rsidRPr="00F717BC">
        <w:rPr>
          <w:rFonts w:asciiTheme="majorHAnsi" w:hAnsiTheme="majorHAnsi" w:cstheme="majorHAnsi"/>
        </w:rPr>
        <w:t xml:space="preserve"> con suficiente antelación para poder gestionar adecuadamente en el juzgado la efectiva suspensión de la diligencia judicial. </w:t>
      </w:r>
    </w:p>
    <w:p w14:paraId="13057E5B" w14:textId="2012253B" w:rsidR="00DD0163" w:rsidRPr="00B23EB7" w:rsidRDefault="00DD0163" w:rsidP="006612C8">
      <w:pPr>
        <w:keepLines/>
        <w:spacing w:before="120"/>
        <w:ind w:left="851"/>
        <w:rPr>
          <w:rFonts w:asciiTheme="majorHAnsi" w:hAnsiTheme="majorHAnsi" w:cstheme="majorHAnsi"/>
          <w:szCs w:val="20"/>
        </w:rPr>
      </w:pPr>
      <w:r w:rsidRPr="00B23EB7">
        <w:rPr>
          <w:rFonts w:asciiTheme="majorHAnsi" w:hAnsiTheme="majorHAnsi" w:cstheme="majorHAnsi"/>
          <w:szCs w:val="20"/>
        </w:rPr>
        <w:t xml:space="preserve">Todos estos hitos se irán reflejando en las herramientas del </w:t>
      </w:r>
      <w:r w:rsidR="00770CC6">
        <w:rPr>
          <w:rFonts w:asciiTheme="majorHAnsi" w:hAnsiTheme="majorHAnsi" w:cstheme="majorHAnsi"/>
          <w:szCs w:val="20"/>
        </w:rPr>
        <w:t>S</w:t>
      </w:r>
      <w:r w:rsidRPr="00B23EB7">
        <w:rPr>
          <w:rFonts w:asciiTheme="majorHAnsi" w:hAnsiTheme="majorHAnsi" w:cstheme="majorHAnsi"/>
          <w:szCs w:val="20"/>
        </w:rPr>
        <w:t>ervicer (fechas de señalamiento, fecha de posesión, suspensiones de lanzamientos, etc.)  junto con la documentación que da soporte al hito correspondiente.</w:t>
      </w:r>
      <w:bookmarkStart w:id="42" w:name="_Toc525644969"/>
    </w:p>
    <w:p w14:paraId="54CD272D" w14:textId="77777777" w:rsidR="00DD0163" w:rsidRPr="004A4ACB" w:rsidRDefault="00DD0163" w:rsidP="005B2E97">
      <w:pPr>
        <w:pStyle w:val="ListaNumero1"/>
        <w:numPr>
          <w:ilvl w:val="0"/>
          <w:numId w:val="14"/>
        </w:numPr>
        <w:tabs>
          <w:tab w:val="left" w:pos="1134"/>
        </w:tabs>
        <w:spacing w:before="120"/>
        <w:ind w:left="851" w:hanging="284"/>
        <w:rPr>
          <w:b/>
          <w:u w:val="single"/>
        </w:rPr>
      </w:pPr>
      <w:bookmarkStart w:id="43" w:name="_Hlk55490759"/>
      <w:r w:rsidRPr="004A4ACB">
        <w:rPr>
          <w:b/>
          <w:u w:val="single"/>
        </w:rPr>
        <w:t>Operativa si el ocupante presenta título con apariencia de legalidad</w:t>
      </w:r>
      <w:bookmarkEnd w:id="42"/>
    </w:p>
    <w:bookmarkEnd w:id="43"/>
    <w:p w14:paraId="1ECE1D30" w14:textId="6A460CA1" w:rsidR="00DD0163" w:rsidRPr="005A11A9" w:rsidRDefault="00DD0163" w:rsidP="005A11A9">
      <w:pPr>
        <w:keepLines/>
        <w:spacing w:before="120"/>
        <w:ind w:left="851"/>
        <w:rPr>
          <w:rFonts w:asciiTheme="majorHAnsi" w:hAnsiTheme="majorHAnsi" w:cstheme="majorHAnsi"/>
        </w:rPr>
      </w:pPr>
      <w:r w:rsidRPr="00416681">
        <w:rPr>
          <w:rFonts w:asciiTheme="majorHAnsi" w:hAnsiTheme="majorHAnsi" w:cstheme="majorHAnsi"/>
        </w:rPr>
        <w:t xml:space="preserve">En los casos en los que el ocupante aporte al procedimiento un contrato de arrendamiento sobre el inmueble u otro título en virtud del cual alegue ostentar la posesión sobre el mismo, </w:t>
      </w:r>
      <w:r w:rsidRPr="00FE06E1">
        <w:rPr>
          <w:rFonts w:asciiTheme="majorHAnsi" w:hAnsiTheme="majorHAnsi" w:cstheme="majorHAnsi"/>
        </w:rPr>
        <w:t>REAM SSJJ</w:t>
      </w:r>
      <w:r>
        <w:rPr>
          <w:rFonts w:asciiTheme="majorHAnsi" w:hAnsiTheme="majorHAnsi" w:cstheme="majorHAnsi"/>
        </w:rPr>
        <w:t xml:space="preserve"> </w:t>
      </w:r>
      <w:r w:rsidRPr="00FE06E1">
        <w:rPr>
          <w:rFonts w:asciiTheme="majorHAnsi" w:hAnsiTheme="majorHAnsi" w:cstheme="majorHAnsi"/>
        </w:rPr>
        <w:t>HRE</w:t>
      </w:r>
      <w:r w:rsidRPr="00416681">
        <w:rPr>
          <w:rFonts w:asciiTheme="majorHAnsi" w:hAnsiTheme="majorHAnsi" w:cstheme="majorHAnsi"/>
        </w:rPr>
        <w:t xml:space="preserve"> solicitará al mismo Juzgado en el que se ha decretado la adjudicación del inmueble que se celebre vista de ocupantes para dilucidar el derecho del ocupante a permanecer o no en el inmueble. </w:t>
      </w:r>
    </w:p>
    <w:p w14:paraId="64426CDD" w14:textId="77777777" w:rsidR="00DD0163" w:rsidRPr="00416681" w:rsidRDefault="00DD0163" w:rsidP="006612C8">
      <w:pPr>
        <w:keepLines/>
        <w:spacing w:before="120"/>
        <w:ind w:left="851"/>
        <w:rPr>
          <w:rFonts w:asciiTheme="majorHAnsi" w:hAnsiTheme="majorHAnsi" w:cstheme="majorHAnsi"/>
        </w:rPr>
      </w:pPr>
      <w:r w:rsidRPr="00416681">
        <w:rPr>
          <w:rFonts w:asciiTheme="majorHAnsi" w:hAnsiTheme="majorHAnsi" w:cstheme="majorHAnsi"/>
        </w:rPr>
        <w:t>En la resolución del incidente, denominado comúnmente “vista de ocupantes”, podrán darse estas casuísticas:</w:t>
      </w:r>
    </w:p>
    <w:p w14:paraId="520B05D1" w14:textId="132607AB" w:rsidR="00AC496C" w:rsidRDefault="00DD0163" w:rsidP="005B2E97">
      <w:pPr>
        <w:pStyle w:val="Prrafodelista"/>
        <w:numPr>
          <w:ilvl w:val="0"/>
          <w:numId w:val="17"/>
        </w:numPr>
        <w:spacing w:before="120"/>
        <w:ind w:left="1296"/>
        <w:rPr>
          <w:rFonts w:asciiTheme="majorHAnsi" w:hAnsiTheme="majorHAnsi" w:cstheme="majorHAnsi"/>
        </w:rPr>
      </w:pPr>
      <w:r w:rsidRPr="00F717BC">
        <w:rPr>
          <w:rFonts w:asciiTheme="majorHAnsi" w:hAnsiTheme="majorHAnsi" w:cstheme="majorHAnsi"/>
        </w:rPr>
        <w:t>Si el Juzgado considera que el ocupante no tiene derecho a permanecer en el inmueble se señalará por el Juzgado nueva fecha para la práctica del lanzamiento</w:t>
      </w:r>
      <w:r w:rsidR="005A11A9">
        <w:rPr>
          <w:rFonts w:asciiTheme="majorHAnsi" w:hAnsiTheme="majorHAnsi" w:cstheme="majorHAnsi"/>
        </w:rPr>
        <w:t>.</w:t>
      </w:r>
      <w:r w:rsidRPr="00F717BC">
        <w:rPr>
          <w:rFonts w:asciiTheme="majorHAnsi" w:hAnsiTheme="majorHAnsi" w:cstheme="majorHAnsi"/>
        </w:rPr>
        <w:t xml:space="preserve"> </w:t>
      </w:r>
    </w:p>
    <w:p w14:paraId="5E7929F1" w14:textId="1C5F6803" w:rsidR="0054606F" w:rsidRDefault="00DD0163" w:rsidP="005B2E97">
      <w:pPr>
        <w:pStyle w:val="Prrafodelista"/>
        <w:numPr>
          <w:ilvl w:val="0"/>
          <w:numId w:val="17"/>
        </w:numPr>
        <w:spacing w:before="120"/>
        <w:ind w:left="1296"/>
        <w:rPr>
          <w:rFonts w:asciiTheme="majorHAnsi" w:hAnsiTheme="majorHAnsi" w:cstheme="majorHAnsi"/>
        </w:rPr>
      </w:pPr>
      <w:bookmarkStart w:id="44" w:name="_Hlk55490776"/>
      <w:r w:rsidRPr="00AC496C">
        <w:rPr>
          <w:rFonts w:asciiTheme="majorHAnsi" w:hAnsiTheme="majorHAnsi" w:cstheme="majorHAnsi"/>
        </w:rPr>
        <w:t>Si se da validez al contrato de arrendamiento aportado por el ocupante, ya sea por voluntad de BBVA o por resolución judicial firme, se podrá comenzar a percibir las rentas fijadas en el mismo</w:t>
      </w:r>
      <w:r w:rsidR="005A11A9">
        <w:rPr>
          <w:rFonts w:asciiTheme="majorHAnsi" w:hAnsiTheme="majorHAnsi" w:cstheme="majorHAnsi"/>
        </w:rPr>
        <w:t>.</w:t>
      </w:r>
      <w:r w:rsidRPr="00AC496C">
        <w:rPr>
          <w:rFonts w:asciiTheme="majorHAnsi" w:hAnsiTheme="majorHAnsi" w:cstheme="majorHAnsi"/>
        </w:rPr>
        <w:t xml:space="preserve"> </w:t>
      </w:r>
      <w:bookmarkEnd w:id="44"/>
      <w:r w:rsidRPr="00AC496C">
        <w:rPr>
          <w:rFonts w:asciiTheme="majorHAnsi" w:hAnsiTheme="majorHAnsi" w:cstheme="majorHAnsi"/>
        </w:rPr>
        <w:t xml:space="preserve"> </w:t>
      </w:r>
    </w:p>
    <w:p w14:paraId="3500F706" w14:textId="77777777" w:rsidR="005A11A9" w:rsidRPr="00AC496C" w:rsidRDefault="005A11A9" w:rsidP="005A11A9">
      <w:pPr>
        <w:pStyle w:val="Prrafodelista"/>
        <w:numPr>
          <w:ilvl w:val="0"/>
          <w:numId w:val="0"/>
        </w:numPr>
        <w:spacing w:before="120"/>
        <w:ind w:left="1296"/>
        <w:rPr>
          <w:rFonts w:asciiTheme="majorHAnsi" w:hAnsiTheme="majorHAnsi" w:cstheme="majorHAnsi"/>
        </w:rPr>
      </w:pPr>
    </w:p>
    <w:p w14:paraId="2DBF19E6" w14:textId="65AC734F" w:rsidR="001F2593" w:rsidRPr="00BC0A4B" w:rsidRDefault="005F3F0F" w:rsidP="006612C8">
      <w:pPr>
        <w:pStyle w:val="Titulo1"/>
        <w:spacing w:before="120" w:after="120"/>
      </w:pPr>
      <w:bookmarkStart w:id="45" w:name="_Toc57795828"/>
      <w:r>
        <w:t>Reporting y Controles</w:t>
      </w:r>
      <w:bookmarkEnd w:id="45"/>
    </w:p>
    <w:p w14:paraId="74BDC915" w14:textId="4753F18C" w:rsidR="007C7DB7" w:rsidRDefault="007C7DB7" w:rsidP="005B2E97">
      <w:pPr>
        <w:pStyle w:val="ListaLetra1"/>
        <w:numPr>
          <w:ilvl w:val="0"/>
          <w:numId w:val="19"/>
        </w:numPr>
        <w:tabs>
          <w:tab w:val="left" w:pos="1134"/>
        </w:tabs>
        <w:spacing w:before="120"/>
        <w:outlineLvl w:val="1"/>
      </w:pPr>
      <w:bookmarkStart w:id="46" w:name="_Toc57795829"/>
      <w:r>
        <w:t>Report</w:t>
      </w:r>
      <w:r w:rsidR="00B52A1F">
        <w:t>ing</w:t>
      </w:r>
      <w:bookmarkEnd w:id="46"/>
    </w:p>
    <w:p w14:paraId="7979A15E" w14:textId="2F8427F3" w:rsidR="00333C89" w:rsidRPr="002B251F" w:rsidRDefault="002B251F" w:rsidP="006612C8">
      <w:pPr>
        <w:pStyle w:val="Prrafodelista"/>
        <w:keepLines/>
        <w:numPr>
          <w:ilvl w:val="0"/>
          <w:numId w:val="0"/>
        </w:numPr>
        <w:spacing w:before="120"/>
        <w:ind w:left="720"/>
      </w:pPr>
      <w:r w:rsidRPr="002B251F">
        <w:t>I</w:t>
      </w:r>
      <w:r w:rsidR="00333C89" w:rsidRPr="002B251F">
        <w:t xml:space="preserve">nformes de Reporting: </w:t>
      </w:r>
      <w:r>
        <w:t xml:space="preserve">informe de </w:t>
      </w:r>
      <w:r w:rsidR="00333C89" w:rsidRPr="002B251F">
        <w:t>entradas</w:t>
      </w:r>
      <w:r>
        <w:t xml:space="preserve"> y informe de S</w:t>
      </w:r>
      <w:r w:rsidR="00333C89" w:rsidRPr="002B251F">
        <w:t xml:space="preserve">tock. </w:t>
      </w:r>
    </w:p>
    <w:p w14:paraId="0B6CC814" w14:textId="554293B2" w:rsidR="00333C89" w:rsidRPr="005F3F0F" w:rsidRDefault="00333C89" w:rsidP="006612C8">
      <w:pPr>
        <w:pStyle w:val="Prrafodelista"/>
        <w:keepLines/>
        <w:numPr>
          <w:ilvl w:val="0"/>
          <w:numId w:val="0"/>
        </w:numPr>
        <w:spacing w:before="120"/>
        <w:ind w:left="720"/>
        <w:rPr>
          <w:rFonts w:asciiTheme="majorHAnsi" w:hAnsiTheme="majorHAnsi" w:cstheme="majorHAnsi"/>
        </w:rPr>
      </w:pPr>
      <w:r>
        <w:rPr>
          <w:rFonts w:asciiTheme="majorHAnsi" w:hAnsiTheme="majorHAnsi" w:cstheme="majorHAnsi"/>
        </w:rPr>
        <w:lastRenderedPageBreak/>
        <w:t>La periodicidad de</w:t>
      </w:r>
      <w:r w:rsidR="005F3F0F">
        <w:rPr>
          <w:rFonts w:asciiTheme="majorHAnsi" w:hAnsiTheme="majorHAnsi" w:cstheme="majorHAnsi"/>
        </w:rPr>
        <w:t>l</w:t>
      </w:r>
      <w:r>
        <w:rPr>
          <w:rFonts w:asciiTheme="majorHAnsi" w:hAnsiTheme="majorHAnsi" w:cstheme="majorHAnsi"/>
        </w:rPr>
        <w:t xml:space="preserve"> envío </w:t>
      </w:r>
      <w:r w:rsidR="005F3F0F">
        <w:rPr>
          <w:rFonts w:asciiTheme="majorHAnsi" w:hAnsiTheme="majorHAnsi" w:cstheme="majorHAnsi"/>
        </w:rPr>
        <w:t xml:space="preserve">será </w:t>
      </w:r>
      <w:r>
        <w:rPr>
          <w:rFonts w:asciiTheme="majorHAnsi" w:hAnsiTheme="majorHAnsi" w:cstheme="majorHAnsi"/>
        </w:rPr>
        <w:t>semanal y mensual</w:t>
      </w:r>
      <w:r w:rsidR="005F3F0F">
        <w:rPr>
          <w:rFonts w:asciiTheme="majorHAnsi" w:hAnsiTheme="majorHAnsi" w:cstheme="majorHAnsi"/>
        </w:rPr>
        <w:t xml:space="preserve"> y l</w:t>
      </w:r>
      <w:r w:rsidRPr="005F3F0F">
        <w:rPr>
          <w:rFonts w:asciiTheme="majorHAnsi" w:hAnsiTheme="majorHAnsi" w:cstheme="majorHAnsi"/>
        </w:rPr>
        <w:t>a</w:t>
      </w:r>
      <w:r w:rsidR="005F3F0F">
        <w:rPr>
          <w:rFonts w:asciiTheme="majorHAnsi" w:hAnsiTheme="majorHAnsi" w:cstheme="majorHAnsi"/>
        </w:rPr>
        <w:t>s</w:t>
      </w:r>
      <w:r w:rsidRPr="005F3F0F">
        <w:rPr>
          <w:rFonts w:asciiTheme="majorHAnsi" w:hAnsiTheme="majorHAnsi" w:cstheme="majorHAnsi"/>
        </w:rPr>
        <w:t xml:space="preserve"> entrega</w:t>
      </w:r>
      <w:r w:rsidR="005F3F0F">
        <w:rPr>
          <w:rFonts w:asciiTheme="majorHAnsi" w:hAnsiTheme="majorHAnsi" w:cstheme="majorHAnsi"/>
        </w:rPr>
        <w:t>s</w:t>
      </w:r>
      <w:r w:rsidRPr="005F3F0F">
        <w:rPr>
          <w:rFonts w:asciiTheme="majorHAnsi" w:hAnsiTheme="majorHAnsi" w:cstheme="majorHAnsi"/>
        </w:rPr>
        <w:t xml:space="preserve"> se realiza</w:t>
      </w:r>
      <w:r w:rsidR="005F3F0F">
        <w:rPr>
          <w:rFonts w:asciiTheme="majorHAnsi" w:hAnsiTheme="majorHAnsi" w:cstheme="majorHAnsi"/>
        </w:rPr>
        <w:t>rán</w:t>
      </w:r>
      <w:r w:rsidRPr="005F3F0F">
        <w:rPr>
          <w:rFonts w:asciiTheme="majorHAnsi" w:hAnsiTheme="majorHAnsi" w:cstheme="majorHAnsi"/>
        </w:rPr>
        <w:t xml:space="preserve"> por correo electrónico</w:t>
      </w:r>
      <w:r w:rsidR="00FB1854" w:rsidRPr="005F3F0F">
        <w:rPr>
          <w:rFonts w:asciiTheme="majorHAnsi" w:hAnsiTheme="majorHAnsi" w:cstheme="majorHAnsi"/>
        </w:rPr>
        <w:t xml:space="preserve"> </w:t>
      </w:r>
      <w:r w:rsidRPr="005F3F0F">
        <w:rPr>
          <w:rFonts w:asciiTheme="majorHAnsi" w:hAnsiTheme="majorHAnsi" w:cstheme="majorHAnsi"/>
        </w:rPr>
        <w:t>desde la Oficina KAM HRE a EGI BBVA</w:t>
      </w:r>
      <w:r w:rsidR="005542CB">
        <w:rPr>
          <w:rFonts w:asciiTheme="majorHAnsi" w:hAnsiTheme="majorHAnsi" w:cstheme="majorHAnsi"/>
        </w:rPr>
        <w:t xml:space="preserve"> al buzón </w:t>
      </w:r>
      <w:r w:rsidR="005542CB" w:rsidRPr="00EC3F0D">
        <w:rPr>
          <w:rStyle w:val="Hipervnculo"/>
          <w:rFonts w:asciiTheme="majorHAnsi" w:hAnsiTheme="majorHAnsi" w:cstheme="majorHAnsi"/>
          <w:color w:val="0070C0"/>
        </w:rPr>
        <w:t>egi.entradas@bbva.com</w:t>
      </w:r>
      <w:r w:rsidRPr="005F3F0F">
        <w:rPr>
          <w:rFonts w:asciiTheme="majorHAnsi" w:hAnsiTheme="majorHAnsi" w:cstheme="majorHAnsi"/>
        </w:rPr>
        <w:t>.</w:t>
      </w:r>
    </w:p>
    <w:p w14:paraId="7EF3C1A5" w14:textId="29E1B00C" w:rsidR="007C7DB7" w:rsidRDefault="007C7DB7" w:rsidP="005B2E97">
      <w:pPr>
        <w:pStyle w:val="ListaLetra1"/>
        <w:numPr>
          <w:ilvl w:val="0"/>
          <w:numId w:val="19"/>
        </w:numPr>
        <w:tabs>
          <w:tab w:val="left" w:pos="1134"/>
        </w:tabs>
        <w:spacing w:before="120"/>
        <w:outlineLvl w:val="1"/>
      </w:pPr>
      <w:bookmarkStart w:id="47" w:name="_Toc57795830"/>
      <w:r>
        <w:t>Controles</w:t>
      </w:r>
      <w:bookmarkEnd w:id="47"/>
      <w:r w:rsidR="00333C89">
        <w:t xml:space="preserve"> </w:t>
      </w:r>
    </w:p>
    <w:p w14:paraId="096956F7" w14:textId="2E0B660F" w:rsidR="005F3F0F" w:rsidRPr="009E6702" w:rsidRDefault="00FB1854" w:rsidP="006612C8">
      <w:pPr>
        <w:pStyle w:val="Prrafodelista"/>
        <w:keepLines/>
        <w:numPr>
          <w:ilvl w:val="0"/>
          <w:numId w:val="0"/>
        </w:numPr>
        <w:spacing w:before="120"/>
        <w:ind w:left="720"/>
        <w:rPr>
          <w:rFonts w:asciiTheme="majorHAnsi" w:hAnsiTheme="majorHAnsi" w:cstheme="majorHAnsi"/>
        </w:rPr>
      </w:pPr>
      <w:r>
        <w:rPr>
          <w:rFonts w:asciiTheme="majorHAnsi" w:hAnsiTheme="majorHAnsi" w:cstheme="majorHAnsi"/>
        </w:rPr>
        <w:t>L</w:t>
      </w:r>
      <w:r w:rsidR="00333C89" w:rsidRPr="00333C89">
        <w:rPr>
          <w:rFonts w:asciiTheme="majorHAnsi" w:hAnsiTheme="majorHAnsi" w:cstheme="majorHAnsi"/>
        </w:rPr>
        <w:t>os riesgos identificados en el proces</w:t>
      </w:r>
      <w:r>
        <w:rPr>
          <w:rFonts w:asciiTheme="majorHAnsi" w:hAnsiTheme="majorHAnsi" w:cstheme="majorHAnsi"/>
        </w:rPr>
        <w:t>o junto</w:t>
      </w:r>
      <w:r w:rsidR="00333C89" w:rsidRPr="00333C89">
        <w:rPr>
          <w:rFonts w:asciiTheme="majorHAnsi" w:hAnsiTheme="majorHAnsi" w:cstheme="majorHAnsi"/>
        </w:rPr>
        <w:t xml:space="preserve"> con los controles asociados a los mismos</w:t>
      </w:r>
      <w:r>
        <w:rPr>
          <w:rFonts w:asciiTheme="majorHAnsi" w:hAnsiTheme="majorHAnsi" w:cstheme="majorHAnsi"/>
        </w:rPr>
        <w:t xml:space="preserve"> se encontrarán descritos e</w:t>
      </w:r>
      <w:r w:rsidRPr="00333C89">
        <w:rPr>
          <w:rFonts w:asciiTheme="majorHAnsi" w:hAnsiTheme="majorHAnsi" w:cstheme="majorHAnsi"/>
        </w:rPr>
        <w:t>n el documento Matriz de Riesgos HRE-BBVA</w:t>
      </w:r>
      <w:r>
        <w:rPr>
          <w:rFonts w:asciiTheme="majorHAnsi" w:hAnsiTheme="majorHAnsi" w:cstheme="majorHAnsi"/>
        </w:rPr>
        <w:t>.</w:t>
      </w:r>
    </w:p>
    <w:p w14:paraId="3AFDBD07" w14:textId="77777777" w:rsidR="00CC460A" w:rsidRDefault="00CC460A" w:rsidP="006612C8">
      <w:pPr>
        <w:pStyle w:val="Titulo1"/>
        <w:spacing w:before="120" w:after="120"/>
      </w:pPr>
      <w:bookmarkStart w:id="48" w:name="_Toc57795831"/>
      <w:r>
        <w:t>Anexos:</w:t>
      </w:r>
      <w:bookmarkEnd w:id="48"/>
    </w:p>
    <w:p w14:paraId="07A8C84A" w14:textId="321D3EF5" w:rsidR="00325378" w:rsidRPr="00CC460A" w:rsidRDefault="005F3F0F" w:rsidP="005B2E97">
      <w:pPr>
        <w:pStyle w:val="ListaLetra1"/>
        <w:numPr>
          <w:ilvl w:val="0"/>
          <w:numId w:val="22"/>
        </w:numPr>
        <w:tabs>
          <w:tab w:val="left" w:pos="1134"/>
        </w:tabs>
        <w:spacing w:before="120"/>
        <w:outlineLvl w:val="1"/>
      </w:pPr>
      <w:bookmarkStart w:id="49" w:name="_Toc57795832"/>
      <w:r w:rsidRPr="00CC460A">
        <w:t xml:space="preserve">Anexo 1: </w:t>
      </w:r>
      <w:r w:rsidR="00420D39" w:rsidRPr="00CC460A">
        <w:t xml:space="preserve">Circuito calificaciones negativas </w:t>
      </w:r>
      <w:r w:rsidR="00A337F9">
        <w:t>y nulidades y sobreseimientos</w:t>
      </w:r>
      <w:bookmarkEnd w:id="49"/>
    </w:p>
    <w:p w14:paraId="4F5002F8" w14:textId="77777777" w:rsidR="00325378" w:rsidRDefault="00325378" w:rsidP="006612C8">
      <w:pPr>
        <w:pStyle w:val="ListaNumero1"/>
        <w:numPr>
          <w:ilvl w:val="0"/>
          <w:numId w:val="0"/>
        </w:numPr>
        <w:spacing w:before="120"/>
        <w:ind w:left="567"/>
        <w:jc w:val="left"/>
        <w:rPr>
          <w:rFonts w:eastAsiaTheme="majorEastAsia" w:cs="Helvetica"/>
          <w:color w:val="0A94D6"/>
          <w:spacing w:val="-10"/>
          <w:kern w:val="28"/>
          <w:sz w:val="28"/>
          <w:szCs w:val="28"/>
          <w:lang w:eastAsia="en-US"/>
        </w:rPr>
      </w:pPr>
    </w:p>
    <w:bookmarkStart w:id="50" w:name="_MON_1664285551"/>
    <w:bookmarkEnd w:id="50"/>
    <w:p w14:paraId="2B95FFF0" w14:textId="7121F111" w:rsidR="00420D39" w:rsidRDefault="00325378" w:rsidP="006612C8">
      <w:pPr>
        <w:pStyle w:val="ListaNumero1"/>
        <w:numPr>
          <w:ilvl w:val="0"/>
          <w:numId w:val="0"/>
        </w:numPr>
        <w:spacing w:before="120"/>
        <w:ind w:left="567"/>
        <w:jc w:val="center"/>
        <w:rPr>
          <w:rFonts w:eastAsiaTheme="majorEastAsia" w:cs="Helvetica"/>
          <w:color w:val="0A94D6"/>
          <w:spacing w:val="-10"/>
          <w:kern w:val="28"/>
          <w:sz w:val="28"/>
          <w:szCs w:val="28"/>
          <w:lang w:eastAsia="en-US"/>
        </w:rPr>
      </w:pPr>
      <w:r>
        <w:rPr>
          <w:rFonts w:eastAsiaTheme="majorEastAsia" w:cs="Helvetica"/>
          <w:color w:val="0A94D6"/>
          <w:spacing w:val="-10"/>
          <w:kern w:val="28"/>
          <w:sz w:val="28"/>
          <w:szCs w:val="28"/>
          <w:lang w:eastAsia="en-US"/>
        </w:rPr>
        <w:object w:dxaOrig="1538" w:dyaOrig="995" w14:anchorId="07604E89">
          <v:shape id="_x0000_i1026" type="#_x0000_t75" style="width:78.9pt;height:50.7pt" o:ole="">
            <v:imagedata r:id="rId32" o:title=""/>
          </v:shape>
          <o:OLEObject Type="Embed" ProgID="Word.Document.12" ShapeID="_x0000_i1026" DrawAspect="Icon" ObjectID="_1674477407" r:id="rId33">
            <o:FieldCodes>\s</o:FieldCodes>
          </o:OLEObject>
        </w:object>
      </w:r>
    </w:p>
    <w:bookmarkStart w:id="51" w:name="_MON_1669731145"/>
    <w:bookmarkEnd w:id="51"/>
    <w:p w14:paraId="3E29FB55" w14:textId="7FE80B5E" w:rsidR="00CA75D3" w:rsidRDefault="00CA75D3" w:rsidP="006612C8">
      <w:pPr>
        <w:pStyle w:val="ListaNumero1"/>
        <w:numPr>
          <w:ilvl w:val="0"/>
          <w:numId w:val="0"/>
        </w:numPr>
        <w:spacing w:before="120"/>
        <w:ind w:left="567"/>
        <w:jc w:val="center"/>
        <w:rPr>
          <w:rFonts w:eastAsiaTheme="majorEastAsia" w:cs="Helvetica"/>
          <w:color w:val="0A94D6"/>
          <w:spacing w:val="-10"/>
          <w:kern w:val="28"/>
          <w:sz w:val="28"/>
          <w:szCs w:val="28"/>
          <w:lang w:eastAsia="en-US"/>
        </w:rPr>
      </w:pPr>
      <w:r>
        <w:rPr>
          <w:rFonts w:eastAsiaTheme="majorEastAsia" w:cs="Helvetica"/>
          <w:color w:val="0A94D6"/>
          <w:spacing w:val="-10"/>
          <w:kern w:val="28"/>
          <w:sz w:val="28"/>
          <w:szCs w:val="28"/>
          <w:lang w:eastAsia="en-US"/>
        </w:rPr>
        <w:object w:dxaOrig="1539" w:dyaOrig="997" w14:anchorId="040903D2">
          <v:shape id="_x0000_i1027" type="#_x0000_t75" style="width:78.9pt;height:50.7pt" o:ole="">
            <v:imagedata r:id="rId34" o:title=""/>
          </v:shape>
          <o:OLEObject Type="Embed" ProgID="Word.Document.12" ShapeID="_x0000_i1027" DrawAspect="Icon" ObjectID="_1674477408" r:id="rId35">
            <o:FieldCodes>\s</o:FieldCodes>
          </o:OLEObject>
        </w:object>
      </w:r>
    </w:p>
    <w:bookmarkStart w:id="52" w:name="_MON_1669731239"/>
    <w:bookmarkEnd w:id="52"/>
    <w:p w14:paraId="7541DE9B" w14:textId="3F4BA403" w:rsidR="00567BE2" w:rsidRDefault="00CA75D3" w:rsidP="006612C8">
      <w:pPr>
        <w:pStyle w:val="ListaNumero1"/>
        <w:numPr>
          <w:ilvl w:val="0"/>
          <w:numId w:val="0"/>
        </w:numPr>
        <w:spacing w:before="120"/>
        <w:ind w:left="567"/>
        <w:jc w:val="center"/>
        <w:rPr>
          <w:rFonts w:eastAsiaTheme="majorEastAsia" w:cs="Helvetica"/>
          <w:color w:val="0A94D6"/>
          <w:spacing w:val="-10"/>
          <w:kern w:val="28"/>
          <w:sz w:val="28"/>
          <w:szCs w:val="28"/>
          <w:lang w:eastAsia="en-US"/>
        </w:rPr>
      </w:pPr>
      <w:r>
        <w:rPr>
          <w:rFonts w:eastAsiaTheme="majorEastAsia" w:cs="Helvetica"/>
          <w:color w:val="0A94D6"/>
          <w:spacing w:val="-10"/>
          <w:kern w:val="28"/>
          <w:sz w:val="28"/>
          <w:szCs w:val="28"/>
          <w:lang w:eastAsia="en-US"/>
        </w:rPr>
        <w:object w:dxaOrig="1539" w:dyaOrig="997" w14:anchorId="53DFD278">
          <v:shape id="_x0000_i1028" type="#_x0000_t75" style="width:78.9pt;height:50.7pt" o:ole="">
            <v:imagedata r:id="rId36" o:title=""/>
          </v:shape>
          <o:OLEObject Type="Embed" ProgID="Word.Document.12" ShapeID="_x0000_i1028" DrawAspect="Icon" ObjectID="_1674477409" r:id="rId37">
            <o:FieldCodes>\s</o:FieldCodes>
          </o:OLEObject>
        </w:object>
      </w:r>
    </w:p>
    <w:p w14:paraId="79DC92DD" w14:textId="094CB479" w:rsidR="00567BE2" w:rsidRPr="00420D39" w:rsidRDefault="00567BE2" w:rsidP="006612C8">
      <w:pPr>
        <w:pStyle w:val="ListaNumero1"/>
        <w:numPr>
          <w:ilvl w:val="0"/>
          <w:numId w:val="0"/>
        </w:numPr>
        <w:spacing w:before="120"/>
        <w:ind w:left="567"/>
        <w:jc w:val="center"/>
        <w:rPr>
          <w:rFonts w:eastAsiaTheme="majorEastAsia" w:cs="Helvetica"/>
          <w:color w:val="0A94D6"/>
          <w:spacing w:val="-10"/>
          <w:kern w:val="28"/>
          <w:sz w:val="28"/>
          <w:szCs w:val="28"/>
          <w:lang w:eastAsia="en-US"/>
        </w:rPr>
      </w:pPr>
    </w:p>
    <w:p w14:paraId="2F92A6AD" w14:textId="537B8722" w:rsidR="00CC460A" w:rsidRPr="00CC460A" w:rsidRDefault="00CC460A" w:rsidP="005B2E97">
      <w:pPr>
        <w:pStyle w:val="ListaLetra1"/>
        <w:numPr>
          <w:ilvl w:val="0"/>
          <w:numId w:val="22"/>
        </w:numPr>
        <w:tabs>
          <w:tab w:val="left" w:pos="1134"/>
        </w:tabs>
        <w:spacing w:before="120"/>
        <w:outlineLvl w:val="1"/>
      </w:pPr>
      <w:bookmarkStart w:id="53" w:name="_Toc57795833"/>
      <w:r w:rsidRPr="00CC460A">
        <w:t xml:space="preserve">Anexo </w:t>
      </w:r>
      <w:r>
        <w:t>2</w:t>
      </w:r>
      <w:r w:rsidRPr="00CC460A">
        <w:t xml:space="preserve">: </w:t>
      </w:r>
      <w:r>
        <w:t>Documentación obligatoria en Heracles</w:t>
      </w:r>
      <w:bookmarkEnd w:id="53"/>
    </w:p>
    <w:p w14:paraId="7E7D64EE" w14:textId="2132033D" w:rsidR="00420D39" w:rsidRDefault="00E838F8" w:rsidP="00CC460A">
      <w:pPr>
        <w:keepLines/>
        <w:spacing w:before="120"/>
        <w:ind w:left="360" w:hanging="360"/>
        <w:jc w:val="center"/>
        <w:rPr>
          <w:rFonts w:asciiTheme="majorHAnsi" w:hAnsiTheme="majorHAnsi" w:cstheme="majorHAnsi"/>
        </w:rPr>
      </w:pPr>
      <w:r>
        <w:rPr>
          <w:rFonts w:asciiTheme="majorHAnsi" w:hAnsiTheme="majorHAnsi" w:cstheme="majorHAnsi"/>
        </w:rPr>
        <w:object w:dxaOrig="1376" w:dyaOrig="893" w14:anchorId="20D7BF7A">
          <v:shape id="_x0000_i1029" type="#_x0000_t75" style="width:65.1pt;height:43.2pt" o:ole="">
            <v:imagedata r:id="rId38" o:title=""/>
          </v:shape>
          <o:OLEObject Type="Embed" ProgID="Excel.Sheet.12" ShapeID="_x0000_i1029" DrawAspect="Icon" ObjectID="_1674477410" r:id="rId39"/>
        </w:object>
      </w:r>
    </w:p>
    <w:p w14:paraId="6B905CD4" w14:textId="77777777" w:rsidR="00B66130" w:rsidRPr="00B66130" w:rsidRDefault="00B66130" w:rsidP="005B2E97">
      <w:pPr>
        <w:pStyle w:val="ListaLetra1"/>
        <w:numPr>
          <w:ilvl w:val="0"/>
          <w:numId w:val="22"/>
        </w:numPr>
        <w:tabs>
          <w:tab w:val="left" w:pos="1134"/>
        </w:tabs>
        <w:spacing w:before="120"/>
        <w:outlineLvl w:val="1"/>
      </w:pPr>
      <w:r w:rsidRPr="00B66130">
        <w:t>Operativa Relacionada</w:t>
      </w:r>
    </w:p>
    <w:p w14:paraId="5A700F48" w14:textId="33E1F220" w:rsidR="00B66130" w:rsidRDefault="00B66130" w:rsidP="00B66130">
      <w:pPr>
        <w:pStyle w:val="Prrafodelista"/>
        <w:keepLines/>
        <w:numPr>
          <w:ilvl w:val="0"/>
          <w:numId w:val="0"/>
        </w:numPr>
        <w:spacing w:before="120"/>
        <w:ind w:left="720"/>
        <w:rPr>
          <w:rFonts w:asciiTheme="majorHAnsi" w:hAnsiTheme="majorHAnsi" w:cstheme="majorHAnsi"/>
        </w:rPr>
      </w:pPr>
      <w:r w:rsidRPr="00B66130">
        <w:rPr>
          <w:rFonts w:asciiTheme="majorHAnsi" w:hAnsiTheme="majorHAnsi" w:cstheme="majorHAnsi"/>
        </w:rPr>
        <w:t>El presente</w:t>
      </w:r>
      <w:r w:rsidR="00F82BF3">
        <w:rPr>
          <w:rFonts w:asciiTheme="majorHAnsi" w:hAnsiTheme="majorHAnsi" w:cstheme="majorHAnsi"/>
        </w:rPr>
        <w:t xml:space="preserve"> protocolo </w:t>
      </w:r>
      <w:r w:rsidRPr="00B66130">
        <w:rPr>
          <w:rFonts w:asciiTheme="majorHAnsi" w:hAnsiTheme="majorHAnsi" w:cstheme="majorHAnsi"/>
        </w:rPr>
        <w:t xml:space="preserve">está relacionado con la </w:t>
      </w:r>
      <w:r w:rsidR="00F82BF3">
        <w:rPr>
          <w:rFonts w:asciiTheme="majorHAnsi" w:hAnsiTheme="majorHAnsi" w:cstheme="majorHAnsi"/>
        </w:rPr>
        <w:t xml:space="preserve">operativa que se detalla en los documentos </w:t>
      </w:r>
      <w:r w:rsidRPr="00B66130">
        <w:rPr>
          <w:rFonts w:asciiTheme="majorHAnsi" w:hAnsiTheme="majorHAnsi" w:cstheme="majorHAnsi"/>
        </w:rPr>
        <w:t>que se indica a continuación:</w:t>
      </w:r>
    </w:p>
    <w:p w14:paraId="20BD6B75" w14:textId="2A7BABFA" w:rsidR="00F82BF3" w:rsidRPr="00F82BF3" w:rsidRDefault="00B66130" w:rsidP="005B2E97">
      <w:pPr>
        <w:pStyle w:val="Prrafodelista"/>
        <w:numPr>
          <w:ilvl w:val="0"/>
          <w:numId w:val="17"/>
        </w:numPr>
        <w:spacing w:before="120"/>
        <w:ind w:left="1296"/>
        <w:rPr>
          <w:rFonts w:asciiTheme="majorHAnsi" w:hAnsiTheme="majorHAnsi" w:cstheme="majorHAnsi"/>
        </w:rPr>
      </w:pPr>
      <w:r w:rsidRPr="00B66130">
        <w:rPr>
          <w:rFonts w:cstheme="minorHAnsi"/>
        </w:rPr>
        <w:t>Pro</w:t>
      </w:r>
      <w:r w:rsidR="00F82BF3">
        <w:rPr>
          <w:rFonts w:cstheme="minorHAnsi"/>
        </w:rPr>
        <w:t xml:space="preserve">tocolo </w:t>
      </w:r>
      <w:r w:rsidR="00F82BF3">
        <w:t>de Gestión y Mantenimiento de activos y Seguridad</w:t>
      </w:r>
      <w:r w:rsidR="00563907">
        <w:t>.</w:t>
      </w:r>
    </w:p>
    <w:p w14:paraId="5DC37C9C" w14:textId="46118DDA" w:rsidR="00F82BF3" w:rsidRPr="00B91380" w:rsidRDefault="00F82BF3" w:rsidP="005B2E97">
      <w:pPr>
        <w:pStyle w:val="Prrafodelista"/>
        <w:numPr>
          <w:ilvl w:val="0"/>
          <w:numId w:val="17"/>
        </w:numPr>
        <w:spacing w:before="120"/>
        <w:ind w:left="1296"/>
        <w:rPr>
          <w:rFonts w:asciiTheme="majorHAnsi" w:hAnsiTheme="majorHAnsi" w:cstheme="majorHAnsi"/>
        </w:rPr>
      </w:pPr>
      <w:r>
        <w:rPr>
          <w:rFonts w:cstheme="minorHAnsi"/>
        </w:rPr>
        <w:t>Protocolo Gestión Lanzamientos</w:t>
      </w:r>
      <w:r w:rsidR="00563907">
        <w:rPr>
          <w:rFonts w:cstheme="minorHAnsi"/>
        </w:rPr>
        <w:t>.</w:t>
      </w:r>
    </w:p>
    <w:p w14:paraId="75961B76" w14:textId="48E9A2A6" w:rsidR="00563907" w:rsidRPr="00563907" w:rsidRDefault="00B91380" w:rsidP="005B2E97">
      <w:pPr>
        <w:pStyle w:val="Prrafodelista"/>
        <w:numPr>
          <w:ilvl w:val="0"/>
          <w:numId w:val="17"/>
        </w:numPr>
        <w:spacing w:before="120"/>
        <w:ind w:left="1296"/>
        <w:rPr>
          <w:rFonts w:cstheme="minorHAnsi"/>
        </w:rPr>
      </w:pPr>
      <w:r>
        <w:rPr>
          <w:rFonts w:cstheme="minorHAnsi"/>
        </w:rPr>
        <w:t xml:space="preserve">Protocolo </w:t>
      </w:r>
      <w:r w:rsidR="00563907">
        <w:rPr>
          <w:rFonts w:cstheme="minorHAnsi"/>
        </w:rPr>
        <w:t>V</w:t>
      </w:r>
      <w:r w:rsidR="00563907" w:rsidRPr="00563907">
        <w:rPr>
          <w:rFonts w:cstheme="minorHAnsi"/>
        </w:rPr>
        <w:t>al</w:t>
      </w:r>
      <w:r w:rsidR="00563907">
        <w:rPr>
          <w:rFonts w:cstheme="minorHAnsi"/>
        </w:rPr>
        <w:t xml:space="preserve">idación de Obligaciones de pago. </w:t>
      </w:r>
    </w:p>
    <w:p w14:paraId="44F334B0" w14:textId="7864271E" w:rsidR="00B91380" w:rsidRPr="00F82BF3" w:rsidRDefault="00B91380" w:rsidP="00563907">
      <w:pPr>
        <w:pStyle w:val="Prrafodelista"/>
        <w:numPr>
          <w:ilvl w:val="0"/>
          <w:numId w:val="0"/>
        </w:numPr>
        <w:spacing w:before="120"/>
        <w:ind w:left="1296"/>
        <w:rPr>
          <w:rFonts w:asciiTheme="majorHAnsi" w:hAnsiTheme="majorHAnsi" w:cstheme="majorHAnsi"/>
        </w:rPr>
      </w:pPr>
    </w:p>
    <w:p w14:paraId="16B2FC93" w14:textId="77777777" w:rsidR="00B66130" w:rsidRPr="00420D39" w:rsidRDefault="00B66130" w:rsidP="00CC460A">
      <w:pPr>
        <w:keepLines/>
        <w:spacing w:before="120"/>
        <w:ind w:left="360" w:hanging="360"/>
        <w:jc w:val="center"/>
        <w:rPr>
          <w:rFonts w:asciiTheme="majorHAnsi" w:hAnsiTheme="majorHAnsi" w:cstheme="majorHAnsi"/>
        </w:rPr>
      </w:pPr>
    </w:p>
    <w:sectPr w:rsidR="00B66130" w:rsidRPr="00420D39" w:rsidSect="00F608A5">
      <w:headerReference w:type="even" r:id="rId40"/>
      <w:headerReference w:type="default" r:id="rId41"/>
      <w:footerReference w:type="default" r:id="rId42"/>
      <w:headerReference w:type="first" r:id="rId43"/>
      <w:footerReference w:type="first" r:id="rId44"/>
      <w:pgSz w:w="11906" w:h="16838" w:code="9"/>
      <w:pgMar w:top="1418" w:right="1133" w:bottom="1418" w:left="1418" w:header="851" w:footer="851"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22FF86E" w14:textId="77777777" w:rsidR="00BB247A" w:rsidRDefault="00BB247A" w:rsidP="003878CD">
      <w:r>
        <w:separator/>
      </w:r>
    </w:p>
    <w:p w14:paraId="455A602A" w14:textId="77777777" w:rsidR="00BB247A" w:rsidRDefault="00BB247A" w:rsidP="003878CD"/>
  </w:endnote>
  <w:endnote w:type="continuationSeparator" w:id="0">
    <w:p w14:paraId="13C8D3BC" w14:textId="77777777" w:rsidR="00BB247A" w:rsidRDefault="00BB247A" w:rsidP="003878CD">
      <w:r>
        <w:continuationSeparator/>
      </w:r>
    </w:p>
    <w:p w14:paraId="1A6F83B4" w14:textId="77777777" w:rsidR="00BB247A" w:rsidRDefault="00BB247A" w:rsidP="003878CD"/>
  </w:endnote>
  <w:endnote w:type="continuationNotice" w:id="1">
    <w:p w14:paraId="305896D2" w14:textId="77777777" w:rsidR="00BB247A" w:rsidRDefault="00BB247A" w:rsidP="003878CD"/>
    <w:p w14:paraId="519EB527" w14:textId="77777777" w:rsidR="00BB247A" w:rsidRDefault="00BB247A" w:rsidP="003878C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47283824"/>
      <w:docPartObj>
        <w:docPartGallery w:val="Page Numbers (Bottom of Page)"/>
        <w:docPartUnique/>
      </w:docPartObj>
    </w:sdtPr>
    <w:sdtContent>
      <w:p w14:paraId="7544A928" w14:textId="1C5D0176" w:rsidR="003B649D" w:rsidRDefault="003B649D">
        <w:pPr>
          <w:pStyle w:val="Piedepgina"/>
          <w:jc w:val="right"/>
        </w:pPr>
        <w:r>
          <w:fldChar w:fldCharType="begin"/>
        </w:r>
        <w:r>
          <w:instrText>PAGE   \* MERGEFORMAT</w:instrText>
        </w:r>
        <w:r>
          <w:fldChar w:fldCharType="separate"/>
        </w:r>
        <w:r>
          <w:t>2</w:t>
        </w:r>
        <w:r>
          <w:fldChar w:fldCharType="end"/>
        </w:r>
      </w:p>
    </w:sdtContent>
  </w:sdt>
  <w:p w14:paraId="6AFA713B" w14:textId="2305D11E" w:rsidR="00EE06FC" w:rsidRPr="00A53D6D" w:rsidRDefault="00EE06FC" w:rsidP="003878CD">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BF26F9" w14:textId="2420671C" w:rsidR="00EE06FC" w:rsidRPr="00D962EE" w:rsidRDefault="00EE06FC" w:rsidP="0019592D">
    <w:pPr>
      <w:pStyle w:val="Piedepgina"/>
      <w:spacing w:after="120"/>
      <w:rPr>
        <w:rFonts w:asciiTheme="majorHAnsi" w:hAnsiTheme="majorHAnsi"/>
        <w:color w:val="7F7F7F" w:themeColor="text1" w:themeTint="80"/>
        <w:sz w:val="16"/>
      </w:rPr>
    </w:pPr>
    <w:r w:rsidRPr="00D962EE">
      <w:rPr>
        <w:rFonts w:asciiTheme="majorHAnsi" w:hAnsiTheme="majorHAnsi"/>
        <w:color w:val="7F7F7F" w:themeColor="text1" w:themeTint="80"/>
        <w:sz w:val="16"/>
      </w:rPr>
      <w:t>@Haya Real Estate. No se permite la distribución o copia total o parcial de este documento por cualquier medio, ni el uso o comunicación de su contenido, ni tampoco su traducción, microfilmación, almacenamiento o conversión a cualquier tipo de soporte, salvo autorización por escrito de la Dirección de Organización de Haya Real Estate. La información contenida en el presente documento es CONFIDENCIAL, siendo para el uso exclusivo del destinatario arriba mencionado. Si usted lee este mensaje y no es el destinatario señalado, el empleado o el agente responsable de entregar el mensaje al destinatario o ha recibido esta comunicación por error, le informamos que está totalmente prohibida cualquier divulgación, distribución o reproducción de esta comunicación y le rogamos que lo notifique inmediatamente y nos devuelva el mensaje original a la dirección mencionada.</w:t>
    </w:r>
  </w:p>
  <w:tbl>
    <w:tblPr>
      <w:tblStyle w:val="Tablaconcuadrcula"/>
      <w:tblW w:w="0" w:type="auto"/>
      <w:jc w:val="center"/>
      <w:tbl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insideH w:val="none" w:sz="0" w:space="0" w:color="auto"/>
        <w:insideV w:val="none" w:sz="0" w:space="0" w:color="auto"/>
      </w:tblBorders>
      <w:tblLook w:val="04A0" w:firstRow="1" w:lastRow="0" w:firstColumn="1" w:lastColumn="0" w:noHBand="0" w:noVBand="1"/>
    </w:tblPr>
    <w:tblGrid>
      <w:gridCol w:w="9060"/>
    </w:tblGrid>
    <w:tr w:rsidR="00EE06FC" w:rsidRPr="00D962EE" w14:paraId="28560501" w14:textId="77777777" w:rsidTr="00D962EE">
      <w:trPr>
        <w:trHeight w:val="275"/>
        <w:jc w:val="center"/>
      </w:trPr>
      <w:tc>
        <w:tcPr>
          <w:tcW w:w="9060" w:type="dxa"/>
          <w:vAlign w:val="center"/>
        </w:tcPr>
        <w:p w14:paraId="02E86421" w14:textId="52D8D8EF" w:rsidR="00EE06FC" w:rsidRPr="00D962EE" w:rsidRDefault="00EE06FC" w:rsidP="0019592D">
          <w:pPr>
            <w:pStyle w:val="Sangradetextonormal"/>
            <w:spacing w:before="60" w:after="60"/>
            <w:ind w:left="284"/>
            <w:jc w:val="center"/>
            <w:rPr>
              <w:rFonts w:asciiTheme="majorHAnsi" w:hAnsiTheme="majorHAnsi"/>
              <w:color w:val="7F7F7F" w:themeColor="text1" w:themeTint="80"/>
              <w:sz w:val="16"/>
            </w:rPr>
          </w:pPr>
          <w:r w:rsidRPr="00D962EE">
            <w:rPr>
              <w:rFonts w:asciiTheme="majorHAnsi" w:hAnsiTheme="majorHAnsi"/>
              <w:color w:val="7F7F7F" w:themeColor="text1" w:themeTint="80"/>
              <w:sz w:val="16"/>
            </w:rPr>
            <w:t>Este documento no tiene garantía de estar en vigor. Consulte el fichero emplazado en la red corporativa</w:t>
          </w:r>
        </w:p>
      </w:tc>
    </w:tr>
  </w:tbl>
  <w:p w14:paraId="64D8B5B7" w14:textId="77777777" w:rsidR="00EE06FC" w:rsidRDefault="00EE06FC" w:rsidP="0019592D">
    <w:pPr>
      <w:pStyle w:val="Sangradetextonormal"/>
      <w:ind w:left="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3377779" w14:textId="77777777" w:rsidR="00BB247A" w:rsidRDefault="00BB247A" w:rsidP="003878CD">
      <w:r>
        <w:separator/>
      </w:r>
    </w:p>
    <w:p w14:paraId="51EF09B0" w14:textId="77777777" w:rsidR="00BB247A" w:rsidRDefault="00BB247A" w:rsidP="003878CD"/>
  </w:footnote>
  <w:footnote w:type="continuationSeparator" w:id="0">
    <w:p w14:paraId="52BA2CDE" w14:textId="77777777" w:rsidR="00BB247A" w:rsidRDefault="00BB247A" w:rsidP="003878CD">
      <w:r>
        <w:continuationSeparator/>
      </w:r>
    </w:p>
    <w:p w14:paraId="4B581385" w14:textId="77777777" w:rsidR="00BB247A" w:rsidRDefault="00BB247A" w:rsidP="003878CD"/>
  </w:footnote>
  <w:footnote w:type="continuationNotice" w:id="1">
    <w:p w14:paraId="2E3E2A30" w14:textId="77777777" w:rsidR="00BB247A" w:rsidRDefault="00BB247A" w:rsidP="003878CD"/>
    <w:p w14:paraId="21E54530" w14:textId="77777777" w:rsidR="00BB247A" w:rsidRDefault="00BB247A" w:rsidP="003878C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CADB32" w14:textId="080B6482" w:rsidR="00EE06FC" w:rsidRDefault="003B649D">
    <w:pPr>
      <w:pStyle w:val="Encabezado"/>
    </w:pPr>
    <w:r>
      <w:rPr>
        <w:noProof/>
      </w:rPr>
      <w:pict w14:anchorId="76BE929C">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9718704" o:spid="_x0000_s2050" type="#_x0000_t136" style="position:absolute;left:0;text-align:left;margin-left:0;margin-top:0;width:479.55pt;height:159.85pt;rotation:315;z-index:-251629568;mso-position-horizontal:center;mso-position-horizontal-relative:margin;mso-position-vertical:center;mso-position-vertical-relative:margin" o:allowincell="f" fillcolor="silver" stroked="f">
          <v:fill opacity=".5"/>
          <v:textpath style="font-family:&quot;Calibri Light&quot;;font-size:1pt" string="PROPUESTA"/>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072" w:type="dxa"/>
      <w:tblBorders>
        <w:bottom w:val="single" w:sz="2" w:space="0" w:color="808080" w:themeColor="background1" w:themeShade="80"/>
      </w:tblBorders>
      <w:tblLayout w:type="fixed"/>
      <w:tblCellMar>
        <w:left w:w="70" w:type="dxa"/>
        <w:right w:w="70" w:type="dxa"/>
      </w:tblCellMar>
      <w:tblLook w:val="0000" w:firstRow="0" w:lastRow="0" w:firstColumn="0" w:lastColumn="0" w:noHBand="0" w:noVBand="0"/>
    </w:tblPr>
    <w:tblGrid>
      <w:gridCol w:w="567"/>
      <w:gridCol w:w="160"/>
      <w:gridCol w:w="8345"/>
    </w:tblGrid>
    <w:tr w:rsidR="00EE06FC" w:rsidRPr="006A726B" w14:paraId="3829DCFE" w14:textId="77777777" w:rsidTr="003938C8">
      <w:trPr>
        <w:trHeight w:val="510"/>
      </w:trPr>
      <w:tc>
        <w:tcPr>
          <w:tcW w:w="567" w:type="dxa"/>
          <w:vMerge w:val="restart"/>
          <w:vAlign w:val="center"/>
        </w:tcPr>
        <w:p w14:paraId="2C41F6EA" w14:textId="42F0BA21" w:rsidR="00EE06FC" w:rsidRPr="00320C76" w:rsidRDefault="00EE06FC" w:rsidP="003878CD">
          <w:pPr>
            <w:pStyle w:val="Piedepgina"/>
          </w:pPr>
          <w:r w:rsidRPr="00320C76">
            <w:rPr>
              <w:noProof/>
              <w:lang w:eastAsia="es-ES"/>
            </w:rPr>
            <w:drawing>
              <wp:anchor distT="0" distB="0" distL="114300" distR="114300" simplePos="0" relativeHeight="251682816" behindDoc="0" locked="0" layoutInCell="1" allowOverlap="1" wp14:anchorId="7AB33330" wp14:editId="19A42363">
                <wp:simplePos x="0" y="0"/>
                <wp:positionH relativeFrom="column">
                  <wp:posOffset>-32385</wp:posOffset>
                </wp:positionH>
                <wp:positionV relativeFrom="paragraph">
                  <wp:posOffset>8255</wp:posOffset>
                </wp:positionV>
                <wp:extent cx="395605" cy="587375"/>
                <wp:effectExtent l="0" t="0" r="4445" b="3175"/>
                <wp:wrapNone/>
                <wp:docPr id="5" name="Imagen 5" descr="C:\Users\asuarez\Desktop\logo haya buen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uarez\Desktop\logo haya bueno.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95605" cy="58737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60" w:type="dxa"/>
          <w:vAlign w:val="center"/>
        </w:tcPr>
        <w:p w14:paraId="79AA318A" w14:textId="77777777" w:rsidR="00EE06FC" w:rsidRPr="00320C76" w:rsidRDefault="00EE06FC" w:rsidP="003878CD">
          <w:pPr>
            <w:pStyle w:val="Piedepgina"/>
          </w:pPr>
        </w:p>
      </w:tc>
      <w:tc>
        <w:tcPr>
          <w:tcW w:w="8345" w:type="dxa"/>
          <w:vMerge w:val="restart"/>
          <w:vAlign w:val="center"/>
        </w:tcPr>
        <w:p w14:paraId="7492A0A5" w14:textId="56F158E2" w:rsidR="00EE06FC" w:rsidRPr="004118D1" w:rsidRDefault="00EE06FC" w:rsidP="00D71492">
          <w:pPr>
            <w:pStyle w:val="Piedepgina"/>
            <w:rPr>
              <w:sz w:val="18"/>
            </w:rPr>
          </w:pPr>
          <w:r>
            <w:rPr>
              <w:b/>
              <w:color w:val="0A94D6"/>
              <w:sz w:val="28"/>
            </w:rPr>
            <w:t>Depuración de Activos</w:t>
          </w:r>
        </w:p>
      </w:tc>
    </w:tr>
    <w:tr w:rsidR="00EE06FC" w:rsidRPr="006A726B" w14:paraId="07DB2EA3" w14:textId="77777777" w:rsidTr="003938C8">
      <w:trPr>
        <w:trHeight w:val="227"/>
      </w:trPr>
      <w:tc>
        <w:tcPr>
          <w:tcW w:w="567" w:type="dxa"/>
          <w:vMerge/>
          <w:vAlign w:val="center"/>
        </w:tcPr>
        <w:p w14:paraId="390FCA46" w14:textId="77777777" w:rsidR="00EE06FC" w:rsidRPr="00320C76" w:rsidRDefault="00EE06FC" w:rsidP="003878CD">
          <w:pPr>
            <w:pStyle w:val="Piedepgina"/>
            <w:rPr>
              <w:noProof/>
              <w:lang w:eastAsia="es-ES"/>
            </w:rPr>
          </w:pPr>
        </w:p>
      </w:tc>
      <w:tc>
        <w:tcPr>
          <w:tcW w:w="160" w:type="dxa"/>
          <w:vAlign w:val="center"/>
        </w:tcPr>
        <w:p w14:paraId="2DCFBCA4" w14:textId="77777777" w:rsidR="00EE06FC" w:rsidRPr="00320C76" w:rsidRDefault="00EE06FC" w:rsidP="003878CD">
          <w:pPr>
            <w:pStyle w:val="Piedepgina"/>
          </w:pPr>
        </w:p>
      </w:tc>
      <w:tc>
        <w:tcPr>
          <w:tcW w:w="8345" w:type="dxa"/>
          <w:vMerge/>
          <w:vAlign w:val="center"/>
        </w:tcPr>
        <w:p w14:paraId="0842DB13" w14:textId="3E5DF6DB" w:rsidR="00EE06FC" w:rsidRPr="004118D1" w:rsidRDefault="00EE06FC" w:rsidP="003878CD">
          <w:pPr>
            <w:pStyle w:val="Piedepgina"/>
            <w:rPr>
              <w:sz w:val="18"/>
            </w:rPr>
          </w:pPr>
        </w:p>
      </w:tc>
    </w:tr>
    <w:tr w:rsidR="00EE06FC" w:rsidRPr="006A726B" w14:paraId="124A0CD3" w14:textId="77777777" w:rsidTr="003938C8">
      <w:trPr>
        <w:trHeight w:val="227"/>
      </w:trPr>
      <w:tc>
        <w:tcPr>
          <w:tcW w:w="567" w:type="dxa"/>
          <w:vMerge/>
          <w:vAlign w:val="center"/>
        </w:tcPr>
        <w:p w14:paraId="7E98E8AB" w14:textId="77777777" w:rsidR="00EE06FC" w:rsidRPr="00320C76" w:rsidRDefault="00EE06FC" w:rsidP="003878CD">
          <w:pPr>
            <w:pStyle w:val="Piedepgina"/>
            <w:rPr>
              <w:noProof/>
              <w:lang w:eastAsia="es-ES"/>
            </w:rPr>
          </w:pPr>
        </w:p>
      </w:tc>
      <w:tc>
        <w:tcPr>
          <w:tcW w:w="160" w:type="dxa"/>
          <w:vAlign w:val="center"/>
        </w:tcPr>
        <w:p w14:paraId="4B22F6EF" w14:textId="77777777" w:rsidR="00EE06FC" w:rsidRPr="00320C76" w:rsidRDefault="00EE06FC" w:rsidP="003878CD">
          <w:pPr>
            <w:pStyle w:val="Piedepgina"/>
          </w:pPr>
        </w:p>
      </w:tc>
      <w:tc>
        <w:tcPr>
          <w:tcW w:w="8345" w:type="dxa"/>
          <w:vMerge/>
          <w:vAlign w:val="center"/>
        </w:tcPr>
        <w:p w14:paraId="5373888B" w14:textId="4BD84E6D" w:rsidR="00EE06FC" w:rsidRPr="004118D1" w:rsidRDefault="00EE06FC" w:rsidP="004803CD">
          <w:pPr>
            <w:pStyle w:val="Piedepgina"/>
            <w:spacing w:after="120"/>
            <w:rPr>
              <w:sz w:val="18"/>
            </w:rPr>
          </w:pPr>
        </w:p>
      </w:tc>
    </w:tr>
  </w:tbl>
  <w:p w14:paraId="0DA15C87" w14:textId="078A7675" w:rsidR="00EE06FC" w:rsidRPr="004A5C1A" w:rsidRDefault="00EE06FC" w:rsidP="003878CD">
    <w:pPr>
      <w:pStyle w:val="Encabezado"/>
    </w:pPr>
    <w:r w:rsidRPr="00E02E90">
      <w:rPr>
        <w:noProof/>
        <w:lang w:eastAsia="es-ES"/>
      </w:rPr>
      <mc:AlternateContent>
        <mc:Choice Requires="wps">
          <w:drawing>
            <wp:anchor distT="0" distB="0" distL="114300" distR="114300" simplePos="0" relativeHeight="251664384" behindDoc="0" locked="0" layoutInCell="1" allowOverlap="1" wp14:anchorId="171F75A0" wp14:editId="70082488">
              <wp:simplePos x="0" y="0"/>
              <wp:positionH relativeFrom="column">
                <wp:posOffset>-754380</wp:posOffset>
              </wp:positionH>
              <wp:positionV relativeFrom="paragraph">
                <wp:posOffset>181610</wp:posOffset>
              </wp:positionV>
              <wp:extent cx="165100" cy="8404225"/>
              <wp:effectExtent l="0" t="0" r="6350" b="0"/>
              <wp:wrapThrough wrapText="bothSides">
                <wp:wrapPolygon edited="0">
                  <wp:start x="0" y="0"/>
                  <wp:lineTo x="0" y="21543"/>
                  <wp:lineTo x="19938" y="21543"/>
                  <wp:lineTo x="19938" y="0"/>
                  <wp:lineTo x="0" y="0"/>
                </wp:wrapPolygon>
              </wp:wrapThrough>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100" cy="8404225"/>
                      </a:xfrm>
                      <a:prstGeom prst="rect">
                        <a:avLst/>
                      </a:prstGeom>
                      <a:solidFill>
                        <a:srgbClr val="FFFFFF"/>
                      </a:solidFill>
                      <a:ln w="9525">
                        <a:noFill/>
                        <a:miter lim="800000"/>
                        <a:headEnd/>
                        <a:tailEnd/>
                      </a:ln>
                    </wps:spPr>
                    <wps:txbx>
                      <w:txbxContent>
                        <w:p w14:paraId="23A66A21" w14:textId="77777777" w:rsidR="00EE06FC" w:rsidRPr="00F8438E" w:rsidRDefault="00EE06FC" w:rsidP="00B0020B">
                          <w:pPr>
                            <w:jc w:val="center"/>
                            <w:rPr>
                              <w:sz w:val="18"/>
                            </w:rPr>
                          </w:pPr>
                          <w:r w:rsidRPr="00F8438E">
                            <w:rPr>
                              <w:sz w:val="18"/>
                            </w:rPr>
                            <w:t xml:space="preserve">Haya Real Estate, S.L.U </w:t>
                          </w:r>
                          <w:r w:rsidRPr="00225697">
                            <w:rPr>
                              <w:sz w:val="18"/>
                            </w:rPr>
                            <w:t>Calle Medina de Pomar, 27</w:t>
                          </w:r>
                          <w:r>
                            <w:rPr>
                              <w:sz w:val="18"/>
                            </w:rPr>
                            <w:t xml:space="preserve">, </w:t>
                          </w:r>
                          <w:r w:rsidRPr="00225697">
                            <w:rPr>
                              <w:sz w:val="18"/>
                            </w:rPr>
                            <w:t>28042 Madrid</w:t>
                          </w:r>
                        </w:p>
                        <w:p w14:paraId="5181078F" w14:textId="0353C9D4" w:rsidR="00EE06FC" w:rsidRPr="00683346" w:rsidRDefault="00EE06FC" w:rsidP="009F4126">
                          <w:pPr>
                            <w:rPr>
                              <w:sz w:val="16"/>
                            </w:rPr>
                          </w:pPr>
                        </w:p>
                      </w:txbxContent>
                    </wps:txbx>
                    <wps:bodyPr rot="0" vert="vert270" wrap="square" lIns="0" tIns="0" rIns="0" bIns="0" anchor="b" anchorCtr="0">
                      <a:noAutofit/>
                    </wps:bodyPr>
                  </wps:wsp>
                </a:graphicData>
              </a:graphic>
              <wp14:sizeRelH relativeFrom="page">
                <wp14:pctWidth>0</wp14:pctWidth>
              </wp14:sizeRelH>
              <wp14:sizeRelV relativeFrom="page">
                <wp14:pctHeight>0</wp14:pctHeight>
              </wp14:sizeRelV>
            </wp:anchor>
          </w:drawing>
        </mc:Choice>
        <mc:Fallback>
          <w:pict>
            <v:shapetype w14:anchorId="171F75A0" id="_x0000_t202" coordsize="21600,21600" o:spt="202" path="m,l,21600r21600,l21600,xe">
              <v:stroke joinstyle="miter"/>
              <v:path gradientshapeok="t" o:connecttype="rect"/>
            </v:shapetype>
            <v:shape id="Cuadro de texto 2" o:spid="_x0000_s1026" type="#_x0000_t202" style="position:absolute;left:0;text-align:left;margin-left:-59.4pt;margin-top:14.3pt;width:13pt;height:661.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" stroked="f">
              <v:textbox style="layout-flow:vertical;mso-layout-flow-alt:bottom-to-top" inset="0,0,0,0">
                <w:txbxContent>
                  <w:p w14:paraId="23A66A21" w14:textId="77777777" w:rsidR="00EE06FC" w:rsidRPr="00F8438E" w:rsidRDefault="00EE06FC" w:rsidP="00B0020B">
                    <w:pPr>
                      <w:jc w:val="center"/>
                      <w:rPr>
                        <w:sz w:val="18"/>
                      </w:rPr>
                    </w:pPr>
                    <w:r w:rsidRPr="00F8438E">
                      <w:rPr>
                        <w:sz w:val="18"/>
                      </w:rPr>
                      <w:t xml:space="preserve">Haya Real Estate, S.L.U </w:t>
                    </w:r>
                    <w:r w:rsidRPr="00225697">
                      <w:rPr>
                        <w:sz w:val="18"/>
                      </w:rPr>
                      <w:t>Calle Medina de Pomar, 27</w:t>
                    </w:r>
                    <w:r>
                      <w:rPr>
                        <w:sz w:val="18"/>
                      </w:rPr>
                      <w:t xml:space="preserve">, </w:t>
                    </w:r>
                    <w:r w:rsidRPr="00225697">
                      <w:rPr>
                        <w:sz w:val="18"/>
                      </w:rPr>
                      <w:t>28042 Madrid</w:t>
                    </w:r>
                  </w:p>
                  <w:p w14:paraId="5181078F" w14:textId="0353C9D4" w:rsidR="00EE06FC" w:rsidRPr="00683346" w:rsidRDefault="00EE06FC" w:rsidP="009F4126">
                    <w:pPr>
                      <w:rPr>
                        <w:sz w:val="16"/>
                      </w:rPr>
                    </w:pPr>
                  </w:p>
                </w:txbxContent>
              </v:textbox>
              <w10:wrap type="through"/>
            </v:shape>
          </w:pict>
        </mc:Fallback>
      </mc:AlternateContent>
    </w:r>
    <w:r w:rsidR="003B649D">
      <w:rPr>
        <w:noProof/>
      </w:rPr>
      <w:pict w14:anchorId="62D027A0">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9718705" o:spid="_x0000_s2051" type="#_x0000_t136" style="position:absolute;left:0;text-align:left;margin-left:0;margin-top:0;width:479.55pt;height:159.85pt;rotation:315;z-index:-251627520;mso-position-horizontal:center;mso-position-horizontal-relative:margin;mso-position-vertical:center;mso-position-vertical-relative:margin" o:allowincell="f" fillcolor="silver" stroked="f">
          <v:fill opacity=".5"/>
          <v:textpath style="font-family:&quot;Calibri Light&quot;;font-size:1pt" string="PROPUESTA"/>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072" w:type="dxa"/>
      <w:tblLayout w:type="fixed"/>
      <w:tblCellMar>
        <w:left w:w="70" w:type="dxa"/>
        <w:right w:w="70" w:type="dxa"/>
      </w:tblCellMar>
      <w:tblLook w:val="0000" w:firstRow="0" w:lastRow="0" w:firstColumn="0" w:lastColumn="0" w:noHBand="0" w:noVBand="0"/>
    </w:tblPr>
    <w:tblGrid>
      <w:gridCol w:w="6521"/>
      <w:gridCol w:w="709"/>
      <w:gridCol w:w="1842"/>
    </w:tblGrid>
    <w:tr w:rsidR="00EE06FC" w:rsidRPr="006A726B" w14:paraId="3DF664F7" w14:textId="4D3BF753" w:rsidTr="003938C8">
      <w:trPr>
        <w:trHeight w:val="340"/>
      </w:trPr>
      <w:tc>
        <w:tcPr>
          <w:tcW w:w="6521" w:type="dxa"/>
          <w:vMerge w:val="restart"/>
          <w:tcBorders>
            <w:bottom w:val="single" w:sz="2" w:space="0" w:color="808080" w:themeColor="background1" w:themeShade="80"/>
          </w:tcBorders>
          <w:vAlign w:val="center"/>
        </w:tcPr>
        <w:p w14:paraId="0BBF1E34" w14:textId="6B8625CA" w:rsidR="00EE06FC" w:rsidRPr="00F8438E" w:rsidRDefault="00EE06FC" w:rsidP="000836AD">
          <w:pPr>
            <w:pStyle w:val="Piedepgina"/>
            <w:jc w:val="left"/>
            <w:rPr>
              <w:b/>
            </w:rPr>
          </w:pPr>
          <w:r>
            <w:rPr>
              <w:b/>
              <w:color w:val="0A94D6"/>
              <w:sz w:val="36"/>
            </w:rPr>
            <w:t>Ficha de Proceso</w:t>
          </w:r>
        </w:p>
      </w:tc>
      <w:tc>
        <w:tcPr>
          <w:tcW w:w="709" w:type="dxa"/>
          <w:vAlign w:val="center"/>
        </w:tcPr>
        <w:p w14:paraId="06BAF0FD" w14:textId="4AE0DB72" w:rsidR="00EE06FC" w:rsidRPr="00F8438E" w:rsidRDefault="00EE06FC" w:rsidP="000836AD">
          <w:pPr>
            <w:pStyle w:val="Piedepgina"/>
            <w:rPr>
              <w:sz w:val="16"/>
            </w:rPr>
          </w:pPr>
          <w:r w:rsidRPr="00F8438E">
            <w:rPr>
              <w:sz w:val="16"/>
            </w:rPr>
            <w:t xml:space="preserve">Código: </w:t>
          </w:r>
        </w:p>
      </w:tc>
      <w:tc>
        <w:tcPr>
          <w:tcW w:w="1842" w:type="dxa"/>
          <w:vAlign w:val="center"/>
        </w:tcPr>
        <w:p w14:paraId="108C00A6" w14:textId="5EB36CE2" w:rsidR="00EE06FC" w:rsidRPr="00F8438E" w:rsidRDefault="00EE06FC" w:rsidP="000836AD">
          <w:pPr>
            <w:pStyle w:val="Piedepgina"/>
            <w:rPr>
              <w:sz w:val="18"/>
            </w:rPr>
          </w:pPr>
          <w:r>
            <w:rPr>
              <w:sz w:val="18"/>
            </w:rPr>
            <w:t xml:space="preserve">NEG-BBVA-SJU-00 </w:t>
          </w:r>
        </w:p>
      </w:tc>
    </w:tr>
    <w:tr w:rsidR="00EE06FC" w:rsidRPr="006A726B" w14:paraId="18A4CC65" w14:textId="52DF98CD" w:rsidTr="003938C8">
      <w:trPr>
        <w:trHeight w:val="340"/>
      </w:trPr>
      <w:tc>
        <w:tcPr>
          <w:tcW w:w="6521" w:type="dxa"/>
          <w:vMerge/>
          <w:tcBorders>
            <w:bottom w:val="single" w:sz="2" w:space="0" w:color="808080" w:themeColor="background1" w:themeShade="80"/>
          </w:tcBorders>
          <w:vAlign w:val="center"/>
        </w:tcPr>
        <w:p w14:paraId="4643230F" w14:textId="77777777" w:rsidR="00EE06FC" w:rsidRPr="00320C76" w:rsidRDefault="00EE06FC" w:rsidP="000836AD">
          <w:pPr>
            <w:pStyle w:val="Piedepgina"/>
          </w:pPr>
        </w:p>
      </w:tc>
      <w:tc>
        <w:tcPr>
          <w:tcW w:w="709" w:type="dxa"/>
          <w:vAlign w:val="center"/>
        </w:tcPr>
        <w:p w14:paraId="2FEB1A8D" w14:textId="563CFD7F" w:rsidR="00EE06FC" w:rsidRPr="00F8438E" w:rsidRDefault="00EE06FC" w:rsidP="000836AD">
          <w:pPr>
            <w:pStyle w:val="Piedepgina"/>
            <w:rPr>
              <w:sz w:val="16"/>
            </w:rPr>
          </w:pPr>
          <w:r w:rsidRPr="00F8438E">
            <w:rPr>
              <w:sz w:val="16"/>
            </w:rPr>
            <w:t>Versión:</w:t>
          </w:r>
        </w:p>
      </w:tc>
      <w:tc>
        <w:tcPr>
          <w:tcW w:w="1842" w:type="dxa"/>
          <w:vAlign w:val="center"/>
        </w:tcPr>
        <w:p w14:paraId="66F5C8A9" w14:textId="76EA5281" w:rsidR="00EE06FC" w:rsidRPr="00F8438E" w:rsidRDefault="00EE06FC" w:rsidP="000836AD">
          <w:pPr>
            <w:pStyle w:val="Piedepgina"/>
            <w:rPr>
              <w:sz w:val="18"/>
            </w:rPr>
          </w:pPr>
          <w:r>
            <w:rPr>
              <w:sz w:val="18"/>
            </w:rPr>
            <w:t>0.9</w:t>
          </w:r>
        </w:p>
      </w:tc>
    </w:tr>
    <w:tr w:rsidR="00EE06FC" w:rsidRPr="006A726B" w14:paraId="544461EC" w14:textId="1669CAC8" w:rsidTr="003938C8">
      <w:trPr>
        <w:trHeight w:val="340"/>
      </w:trPr>
      <w:tc>
        <w:tcPr>
          <w:tcW w:w="6521" w:type="dxa"/>
          <w:vMerge/>
          <w:tcBorders>
            <w:bottom w:val="single" w:sz="2" w:space="0" w:color="808080" w:themeColor="background1" w:themeShade="80"/>
          </w:tcBorders>
          <w:vAlign w:val="center"/>
        </w:tcPr>
        <w:p w14:paraId="0D9CD281" w14:textId="018EFB43" w:rsidR="00EE06FC" w:rsidRPr="00320C76" w:rsidRDefault="00EE06FC" w:rsidP="000836AD">
          <w:pPr>
            <w:pStyle w:val="Piedepgina"/>
          </w:pPr>
        </w:p>
      </w:tc>
      <w:tc>
        <w:tcPr>
          <w:tcW w:w="709" w:type="dxa"/>
          <w:tcBorders>
            <w:bottom w:val="single" w:sz="2" w:space="0" w:color="808080" w:themeColor="background1" w:themeShade="80"/>
          </w:tcBorders>
          <w:vAlign w:val="center"/>
        </w:tcPr>
        <w:p w14:paraId="5A6D1193" w14:textId="11A9B103" w:rsidR="00EE06FC" w:rsidRPr="00F8438E" w:rsidRDefault="00EE06FC" w:rsidP="000836AD">
          <w:pPr>
            <w:pStyle w:val="Piedepgina"/>
            <w:rPr>
              <w:sz w:val="16"/>
            </w:rPr>
          </w:pPr>
        </w:p>
      </w:tc>
      <w:tc>
        <w:tcPr>
          <w:tcW w:w="1842" w:type="dxa"/>
          <w:tcBorders>
            <w:bottom w:val="single" w:sz="2" w:space="0" w:color="808080" w:themeColor="background1" w:themeShade="80"/>
          </w:tcBorders>
          <w:vAlign w:val="center"/>
        </w:tcPr>
        <w:p w14:paraId="739507C3" w14:textId="265AF449" w:rsidR="00EE06FC" w:rsidRPr="00F8438E" w:rsidRDefault="00EE06FC" w:rsidP="000836AD">
          <w:pPr>
            <w:pStyle w:val="Piedepgina"/>
            <w:rPr>
              <w:sz w:val="18"/>
            </w:rPr>
          </w:pPr>
        </w:p>
      </w:tc>
    </w:tr>
  </w:tbl>
  <w:p w14:paraId="0DE9EB11" w14:textId="2FB6595C" w:rsidR="00EE06FC" w:rsidRPr="00A53D6D" w:rsidRDefault="003B649D" w:rsidP="003878CD">
    <w:pPr>
      <w:pStyle w:val="Encabezado"/>
    </w:pPr>
    <w:r>
      <w:rPr>
        <w:noProof/>
      </w:rPr>
      <w:pict w14:anchorId="06E340E9">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9718703" o:spid="_x0000_s2049" type="#_x0000_t136" style="position:absolute;left:0;text-align:left;margin-left:0;margin-top:0;width:479.55pt;height:159.85pt;rotation:315;z-index:-251631616;mso-position-horizontal:center;mso-position-horizontal-relative:margin;mso-position-vertical:center;mso-position-vertical-relative:margin" o:allowincell="f" fillcolor="silver" stroked="f">
          <v:fill opacity=".5"/>
          <v:textpath style="font-family:&quot;Calibri Light&quot;;font-size:1pt" string="PROPUESTA"/>
          <w10:wrap anchorx="margin" anchory="margin"/>
        </v:shape>
      </w:pict>
    </w:r>
    <w:del w:id="54" w:author="Beatriz Huerta Royuela" w:date="2020-06-15T16:22:00Z">
      <w:r w:rsidR="00EE06FC" w:rsidRPr="00E02E90" w:rsidDel="0097672F">
        <w:rPr>
          <w:noProof/>
          <w:szCs w:val="20"/>
          <w:lang w:eastAsia="es-ES"/>
        </w:rPr>
        <mc:AlternateContent>
          <mc:Choice Requires="wps">
            <w:drawing>
              <wp:anchor distT="0" distB="0" distL="114300" distR="114300" simplePos="0" relativeHeight="251666432" behindDoc="0" locked="0" layoutInCell="1" allowOverlap="1" wp14:anchorId="47DC3F98" wp14:editId="6B9CD828">
                <wp:simplePos x="0" y="0"/>
                <wp:positionH relativeFrom="column">
                  <wp:posOffset>-757555</wp:posOffset>
                </wp:positionH>
                <wp:positionV relativeFrom="page">
                  <wp:posOffset>1240155</wp:posOffset>
                </wp:positionV>
                <wp:extent cx="179705" cy="8594725"/>
                <wp:effectExtent l="0" t="0" r="0" b="0"/>
                <wp:wrapThrough wrapText="bothSides">
                  <wp:wrapPolygon edited="0">
                    <wp:start x="0" y="0"/>
                    <wp:lineTo x="0" y="21544"/>
                    <wp:lineTo x="18318" y="21544"/>
                    <wp:lineTo x="18318" y="0"/>
                    <wp:lineTo x="0" y="0"/>
                  </wp:wrapPolygon>
                </wp:wrapThrough>
                <wp:docPr id="1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705" cy="8594725"/>
                        </a:xfrm>
                        <a:prstGeom prst="rect">
                          <a:avLst/>
                        </a:prstGeom>
                        <a:solidFill>
                          <a:srgbClr val="FFFFFF"/>
                        </a:solidFill>
                        <a:ln w="9525">
                          <a:noFill/>
                          <a:miter lim="800000"/>
                          <a:headEnd/>
                          <a:tailEnd/>
                        </a:ln>
                      </wps:spPr>
                      <wps:txbx>
                        <w:txbxContent>
                          <w:p w14:paraId="22ADD1F6" w14:textId="7C97A05F" w:rsidR="00EE06FC" w:rsidRPr="00F8438E" w:rsidRDefault="00EE06FC" w:rsidP="00F8438E">
                            <w:pPr>
                              <w:jc w:val="center"/>
                              <w:rPr>
                                <w:sz w:val="18"/>
                              </w:rPr>
                            </w:pPr>
                            <w:r w:rsidRPr="00F8438E">
                              <w:rPr>
                                <w:sz w:val="18"/>
                              </w:rPr>
                              <w:t xml:space="preserve">Haya Real </w:t>
                            </w:r>
                            <w:proofErr w:type="gramStart"/>
                            <w:r w:rsidRPr="00F8438E">
                              <w:rPr>
                                <w:sz w:val="18"/>
                              </w:rPr>
                              <w:t>Estate ,</w:t>
                            </w:r>
                            <w:proofErr w:type="gramEnd"/>
                            <w:r w:rsidRPr="00F8438E">
                              <w:rPr>
                                <w:sz w:val="18"/>
                              </w:rPr>
                              <w:t xml:space="preserve"> S.L.U </w:t>
                            </w:r>
                            <w:r>
                              <w:rPr>
                                <w:sz w:val="18"/>
                              </w:rPr>
                              <w:t>Calle Medina de Pomar, 27</w:t>
                            </w:r>
                            <w:r w:rsidRPr="00F8438E">
                              <w:rPr>
                                <w:sz w:val="18"/>
                              </w:rPr>
                              <w:t>, 280</w:t>
                            </w:r>
                            <w:r>
                              <w:rPr>
                                <w:sz w:val="18"/>
                              </w:rPr>
                              <w:t>42</w:t>
                            </w:r>
                            <w:r w:rsidRPr="00F8438E">
                              <w:rPr>
                                <w:sz w:val="18"/>
                              </w:rPr>
                              <w:t>MADRID</w:t>
                            </w:r>
                          </w:p>
                          <w:p w14:paraId="015C9A8B" w14:textId="77777777" w:rsidR="00EE06FC" w:rsidRPr="00F8438E" w:rsidRDefault="00EE06FC" w:rsidP="00F8438E">
                            <w:pPr>
                              <w:jc w:val="center"/>
                              <w:rPr>
                                <w:sz w:val="18"/>
                              </w:rPr>
                            </w:pPr>
                          </w:p>
                        </w:txbxContent>
                      </wps:txbx>
                      <wps:bodyPr rot="0" vert="vert270" wrap="square" lIns="0" tIns="0" rIns="0" bIns="0" anchor="b" anchorCtr="0">
                        <a:noAutofit/>
                      </wps:bodyPr>
                    </wps:wsp>
                  </a:graphicData>
                </a:graphic>
                <wp14:sizeRelH relativeFrom="page">
                  <wp14:pctWidth>0</wp14:pctWidth>
                </wp14:sizeRelH>
                <wp14:sizeRelV relativeFrom="page">
                  <wp14:pctHeight>0</wp14:pctHeight>
                </wp14:sizeRelV>
              </wp:anchor>
            </w:drawing>
          </mc:Choice>
          <mc:Fallback>
            <w:pict>
              <v:shapetype w14:anchorId="47DC3F98" id="_x0000_t202" coordsize="21600,21600" o:spt="202" path="m,l,21600r21600,l21600,xe">
                <v:stroke joinstyle="miter"/>
                <v:path gradientshapeok="t" o:connecttype="rect"/>
              </v:shapetype>
              <v:shape id="_x0000_s1027" type="#_x0000_t202" style="position:absolute;left:0;text-align:left;margin-left:-59.65pt;margin-top:97.65pt;width:14.15pt;height:676.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" stroked="f">
                <v:textbox style="layout-flow:vertical;mso-layout-flow-alt:bottom-to-top" inset="0,0,0,0">
                  <w:txbxContent>
                    <w:p w14:paraId="22ADD1F6" w14:textId="7C97A05F" w:rsidR="00EE06FC" w:rsidRPr="00F8438E" w:rsidRDefault="00EE06FC" w:rsidP="00F8438E">
                      <w:pPr>
                        <w:jc w:val="center"/>
                        <w:rPr>
                          <w:sz w:val="18"/>
                        </w:rPr>
                      </w:pPr>
                      <w:r w:rsidRPr="00F8438E">
                        <w:rPr>
                          <w:sz w:val="18"/>
                        </w:rPr>
                        <w:t xml:space="preserve">Haya Real </w:t>
                      </w:r>
                      <w:proofErr w:type="gramStart"/>
                      <w:r w:rsidRPr="00F8438E">
                        <w:rPr>
                          <w:sz w:val="18"/>
                        </w:rPr>
                        <w:t>Estate ,</w:t>
                      </w:r>
                      <w:proofErr w:type="gramEnd"/>
                      <w:r w:rsidRPr="00F8438E">
                        <w:rPr>
                          <w:sz w:val="18"/>
                        </w:rPr>
                        <w:t xml:space="preserve"> S.L.U </w:t>
                      </w:r>
                      <w:r>
                        <w:rPr>
                          <w:sz w:val="18"/>
                        </w:rPr>
                        <w:t>Calle Medina de Pomar, 27</w:t>
                      </w:r>
                      <w:r w:rsidRPr="00F8438E">
                        <w:rPr>
                          <w:sz w:val="18"/>
                        </w:rPr>
                        <w:t>, 280</w:t>
                      </w:r>
                      <w:r>
                        <w:rPr>
                          <w:sz w:val="18"/>
                        </w:rPr>
                        <w:t>42</w:t>
                      </w:r>
                      <w:r w:rsidRPr="00F8438E">
                        <w:rPr>
                          <w:sz w:val="18"/>
                        </w:rPr>
                        <w:t>MADRID</w:t>
                      </w:r>
                    </w:p>
                    <w:p w14:paraId="015C9A8B" w14:textId="77777777" w:rsidR="00EE06FC" w:rsidRPr="00F8438E" w:rsidRDefault="00EE06FC" w:rsidP="00F8438E">
                      <w:pPr>
                        <w:jc w:val="center"/>
                        <w:rPr>
                          <w:sz w:val="18"/>
                        </w:rPr>
                      </w:pPr>
                    </w:p>
                  </w:txbxContent>
                </v:textbox>
                <w10:wrap type="through" anchory="page"/>
              </v:shape>
            </w:pict>
          </mc:Fallback>
        </mc:AlternateContent>
      </w:r>
    </w:del>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E"/>
    <w:multiLevelType w:val="singleLevel"/>
    <w:tmpl w:val="AC560EAE"/>
    <w:lvl w:ilvl="0">
      <w:start w:val="1"/>
      <w:numFmt w:val="decimal"/>
      <w:pStyle w:val="Listaconnmeros3"/>
      <w:lvlText w:val="%1."/>
      <w:lvlJc w:val="left"/>
      <w:pPr>
        <w:tabs>
          <w:tab w:val="num" w:pos="2693"/>
        </w:tabs>
        <w:ind w:left="2693" w:hanging="360"/>
      </w:pPr>
    </w:lvl>
  </w:abstractNum>
  <w:abstractNum w:abstractNumId="1" w15:restartNumberingAfterBreak="0">
    <w:nsid w:val="FFFFFF7F"/>
    <w:multiLevelType w:val="singleLevel"/>
    <w:tmpl w:val="563EFF9C"/>
    <w:lvl w:ilvl="0">
      <w:start w:val="1"/>
      <w:numFmt w:val="decimal"/>
      <w:pStyle w:val="Listaconnmeros2"/>
      <w:lvlText w:val="%1."/>
      <w:lvlJc w:val="left"/>
      <w:pPr>
        <w:tabs>
          <w:tab w:val="num" w:pos="643"/>
        </w:tabs>
        <w:ind w:left="643" w:hanging="360"/>
      </w:pPr>
    </w:lvl>
  </w:abstractNum>
  <w:abstractNum w:abstractNumId="2" w15:restartNumberingAfterBreak="0">
    <w:nsid w:val="07267691"/>
    <w:multiLevelType w:val="hybridMultilevel"/>
    <w:tmpl w:val="84041B10"/>
    <w:lvl w:ilvl="0" w:tplc="0C0A0001">
      <w:start w:val="1"/>
      <w:numFmt w:val="bullet"/>
      <w:lvlText w:val=""/>
      <w:lvlJc w:val="left"/>
      <w:pPr>
        <w:ind w:left="1288" w:hanging="360"/>
      </w:pPr>
      <w:rPr>
        <w:rFonts w:ascii="Symbol" w:hAnsi="Symbol" w:hint="default"/>
      </w:rPr>
    </w:lvl>
    <w:lvl w:ilvl="1" w:tplc="0C0A0003">
      <w:start w:val="1"/>
      <w:numFmt w:val="bullet"/>
      <w:lvlText w:val="o"/>
      <w:lvlJc w:val="left"/>
      <w:pPr>
        <w:ind w:left="2008" w:hanging="360"/>
      </w:pPr>
      <w:rPr>
        <w:rFonts w:ascii="Courier New" w:hAnsi="Courier New" w:cs="Courier New" w:hint="default"/>
      </w:rPr>
    </w:lvl>
    <w:lvl w:ilvl="2" w:tplc="0C0A0005">
      <w:start w:val="1"/>
      <w:numFmt w:val="bullet"/>
      <w:lvlText w:val=""/>
      <w:lvlJc w:val="left"/>
      <w:pPr>
        <w:ind w:left="2728" w:hanging="360"/>
      </w:pPr>
      <w:rPr>
        <w:rFonts w:ascii="Wingdings" w:hAnsi="Wingdings" w:hint="default"/>
      </w:rPr>
    </w:lvl>
    <w:lvl w:ilvl="3" w:tplc="0C0A0001" w:tentative="1">
      <w:start w:val="1"/>
      <w:numFmt w:val="bullet"/>
      <w:lvlText w:val=""/>
      <w:lvlJc w:val="left"/>
      <w:pPr>
        <w:ind w:left="3448" w:hanging="360"/>
      </w:pPr>
      <w:rPr>
        <w:rFonts w:ascii="Symbol" w:hAnsi="Symbol" w:hint="default"/>
      </w:rPr>
    </w:lvl>
    <w:lvl w:ilvl="4" w:tplc="0C0A0003" w:tentative="1">
      <w:start w:val="1"/>
      <w:numFmt w:val="bullet"/>
      <w:lvlText w:val="o"/>
      <w:lvlJc w:val="left"/>
      <w:pPr>
        <w:ind w:left="4168" w:hanging="360"/>
      </w:pPr>
      <w:rPr>
        <w:rFonts w:ascii="Courier New" w:hAnsi="Courier New" w:cs="Courier New" w:hint="default"/>
      </w:rPr>
    </w:lvl>
    <w:lvl w:ilvl="5" w:tplc="0C0A0005" w:tentative="1">
      <w:start w:val="1"/>
      <w:numFmt w:val="bullet"/>
      <w:lvlText w:val=""/>
      <w:lvlJc w:val="left"/>
      <w:pPr>
        <w:ind w:left="4888" w:hanging="360"/>
      </w:pPr>
      <w:rPr>
        <w:rFonts w:ascii="Wingdings" w:hAnsi="Wingdings" w:hint="default"/>
      </w:rPr>
    </w:lvl>
    <w:lvl w:ilvl="6" w:tplc="0C0A0001" w:tentative="1">
      <w:start w:val="1"/>
      <w:numFmt w:val="bullet"/>
      <w:lvlText w:val=""/>
      <w:lvlJc w:val="left"/>
      <w:pPr>
        <w:ind w:left="5608" w:hanging="360"/>
      </w:pPr>
      <w:rPr>
        <w:rFonts w:ascii="Symbol" w:hAnsi="Symbol" w:hint="default"/>
      </w:rPr>
    </w:lvl>
    <w:lvl w:ilvl="7" w:tplc="0C0A0003" w:tentative="1">
      <w:start w:val="1"/>
      <w:numFmt w:val="bullet"/>
      <w:lvlText w:val="o"/>
      <w:lvlJc w:val="left"/>
      <w:pPr>
        <w:ind w:left="6328" w:hanging="360"/>
      </w:pPr>
      <w:rPr>
        <w:rFonts w:ascii="Courier New" w:hAnsi="Courier New" w:cs="Courier New" w:hint="default"/>
      </w:rPr>
    </w:lvl>
    <w:lvl w:ilvl="8" w:tplc="0C0A0005" w:tentative="1">
      <w:start w:val="1"/>
      <w:numFmt w:val="bullet"/>
      <w:lvlText w:val=""/>
      <w:lvlJc w:val="left"/>
      <w:pPr>
        <w:ind w:left="7048" w:hanging="360"/>
      </w:pPr>
      <w:rPr>
        <w:rFonts w:ascii="Wingdings" w:hAnsi="Wingdings" w:hint="default"/>
      </w:rPr>
    </w:lvl>
  </w:abstractNum>
  <w:abstractNum w:abstractNumId="3" w15:restartNumberingAfterBreak="0">
    <w:nsid w:val="0D4B338A"/>
    <w:multiLevelType w:val="hybridMultilevel"/>
    <w:tmpl w:val="21EE017C"/>
    <w:lvl w:ilvl="0" w:tplc="D87E04C6">
      <w:start w:val="1"/>
      <w:numFmt w:val="bullet"/>
      <w:pStyle w:val="ListaResponsabilidades"/>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FAB47BC"/>
    <w:multiLevelType w:val="hybridMultilevel"/>
    <w:tmpl w:val="071890B0"/>
    <w:lvl w:ilvl="0" w:tplc="49B410FE">
      <w:start w:val="1"/>
      <w:numFmt w:val="lowerLetter"/>
      <w:pStyle w:val="ListaLetra2"/>
      <w:lvlText w:val="%1)"/>
      <w:lvlJc w:val="left"/>
      <w:pPr>
        <w:ind w:left="1068" w:hanging="360"/>
      </w:p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5" w15:restartNumberingAfterBreak="0">
    <w:nsid w:val="11E375C5"/>
    <w:multiLevelType w:val="hybridMultilevel"/>
    <w:tmpl w:val="A63484FE"/>
    <w:lvl w:ilvl="0" w:tplc="64CA2244">
      <w:start w:val="1"/>
      <w:numFmt w:val="upperLetter"/>
      <w:pStyle w:val="ListaLetra1"/>
      <w:lvlText w:val="%1."/>
      <w:lvlJc w:val="left"/>
      <w:pPr>
        <w:ind w:left="928" w:hanging="360"/>
      </w:pPr>
      <w:rPr>
        <w:rFonts w:hint="default"/>
      </w:rPr>
    </w:lvl>
    <w:lvl w:ilvl="1" w:tplc="0C0A0019" w:tentative="1">
      <w:start w:val="1"/>
      <w:numFmt w:val="lowerLetter"/>
      <w:lvlText w:val="%2."/>
      <w:lvlJc w:val="left"/>
      <w:pPr>
        <w:ind w:left="1648" w:hanging="360"/>
      </w:pPr>
    </w:lvl>
    <w:lvl w:ilvl="2" w:tplc="0C0A001B" w:tentative="1">
      <w:start w:val="1"/>
      <w:numFmt w:val="lowerRoman"/>
      <w:lvlText w:val="%3."/>
      <w:lvlJc w:val="right"/>
      <w:pPr>
        <w:ind w:left="2368" w:hanging="180"/>
      </w:pPr>
    </w:lvl>
    <w:lvl w:ilvl="3" w:tplc="0C0A000F" w:tentative="1">
      <w:start w:val="1"/>
      <w:numFmt w:val="decimal"/>
      <w:lvlText w:val="%4."/>
      <w:lvlJc w:val="left"/>
      <w:pPr>
        <w:ind w:left="3088" w:hanging="360"/>
      </w:pPr>
    </w:lvl>
    <w:lvl w:ilvl="4" w:tplc="0C0A0019" w:tentative="1">
      <w:start w:val="1"/>
      <w:numFmt w:val="lowerLetter"/>
      <w:lvlText w:val="%5."/>
      <w:lvlJc w:val="left"/>
      <w:pPr>
        <w:ind w:left="3808" w:hanging="360"/>
      </w:pPr>
    </w:lvl>
    <w:lvl w:ilvl="5" w:tplc="0C0A001B" w:tentative="1">
      <w:start w:val="1"/>
      <w:numFmt w:val="lowerRoman"/>
      <w:lvlText w:val="%6."/>
      <w:lvlJc w:val="right"/>
      <w:pPr>
        <w:ind w:left="4528" w:hanging="180"/>
      </w:pPr>
    </w:lvl>
    <w:lvl w:ilvl="6" w:tplc="0C0A000F" w:tentative="1">
      <w:start w:val="1"/>
      <w:numFmt w:val="decimal"/>
      <w:lvlText w:val="%7."/>
      <w:lvlJc w:val="left"/>
      <w:pPr>
        <w:ind w:left="5248" w:hanging="360"/>
      </w:pPr>
    </w:lvl>
    <w:lvl w:ilvl="7" w:tplc="0C0A0019" w:tentative="1">
      <w:start w:val="1"/>
      <w:numFmt w:val="lowerLetter"/>
      <w:lvlText w:val="%8."/>
      <w:lvlJc w:val="left"/>
      <w:pPr>
        <w:ind w:left="5968" w:hanging="360"/>
      </w:pPr>
    </w:lvl>
    <w:lvl w:ilvl="8" w:tplc="0C0A001B" w:tentative="1">
      <w:start w:val="1"/>
      <w:numFmt w:val="lowerRoman"/>
      <w:lvlText w:val="%9."/>
      <w:lvlJc w:val="right"/>
      <w:pPr>
        <w:ind w:left="6688" w:hanging="180"/>
      </w:pPr>
    </w:lvl>
  </w:abstractNum>
  <w:abstractNum w:abstractNumId="6" w15:restartNumberingAfterBreak="0">
    <w:nsid w:val="18732523"/>
    <w:multiLevelType w:val="hybridMultilevel"/>
    <w:tmpl w:val="6A360474"/>
    <w:lvl w:ilvl="0" w:tplc="C7B2AC16">
      <w:start w:val="1"/>
      <w:numFmt w:val="decimal"/>
      <w:pStyle w:val="ListaNumero1"/>
      <w:lvlText w:val="%1."/>
      <w:lvlJc w:val="left"/>
      <w:pPr>
        <w:ind w:left="1920" w:hanging="360"/>
      </w:pPr>
      <w:rPr>
        <w:rFonts w:ascii="Calibri Light" w:hAnsi="Calibri Light" w:hint="default"/>
        <w:b/>
        <w:i w:val="0"/>
        <w:color w:val="5B9BD5" w:themeColor="accent1"/>
        <w:sz w:val="18"/>
      </w:rPr>
    </w:lvl>
    <w:lvl w:ilvl="1" w:tplc="0C0A0019">
      <w:start w:val="1"/>
      <w:numFmt w:val="lowerLetter"/>
      <w:lvlText w:val="%2."/>
      <w:lvlJc w:val="left"/>
      <w:pPr>
        <w:ind w:left="2716" w:hanging="360"/>
      </w:pPr>
    </w:lvl>
    <w:lvl w:ilvl="2" w:tplc="0C0A001B">
      <w:start w:val="1"/>
      <w:numFmt w:val="lowerRoman"/>
      <w:lvlText w:val="%3."/>
      <w:lvlJc w:val="right"/>
      <w:pPr>
        <w:ind w:left="3436" w:hanging="180"/>
      </w:pPr>
    </w:lvl>
    <w:lvl w:ilvl="3" w:tplc="0C0A000F" w:tentative="1">
      <w:start w:val="1"/>
      <w:numFmt w:val="decimal"/>
      <w:lvlText w:val="%4."/>
      <w:lvlJc w:val="left"/>
      <w:pPr>
        <w:ind w:left="4156" w:hanging="360"/>
      </w:pPr>
    </w:lvl>
    <w:lvl w:ilvl="4" w:tplc="0C0A0019" w:tentative="1">
      <w:start w:val="1"/>
      <w:numFmt w:val="lowerLetter"/>
      <w:lvlText w:val="%5."/>
      <w:lvlJc w:val="left"/>
      <w:pPr>
        <w:ind w:left="4876" w:hanging="360"/>
      </w:pPr>
    </w:lvl>
    <w:lvl w:ilvl="5" w:tplc="0C0A001B" w:tentative="1">
      <w:start w:val="1"/>
      <w:numFmt w:val="lowerRoman"/>
      <w:lvlText w:val="%6."/>
      <w:lvlJc w:val="right"/>
      <w:pPr>
        <w:ind w:left="5596" w:hanging="180"/>
      </w:pPr>
    </w:lvl>
    <w:lvl w:ilvl="6" w:tplc="0C0A000F" w:tentative="1">
      <w:start w:val="1"/>
      <w:numFmt w:val="decimal"/>
      <w:lvlText w:val="%7."/>
      <w:lvlJc w:val="left"/>
      <w:pPr>
        <w:ind w:left="6316" w:hanging="360"/>
      </w:pPr>
    </w:lvl>
    <w:lvl w:ilvl="7" w:tplc="0C0A0019" w:tentative="1">
      <w:start w:val="1"/>
      <w:numFmt w:val="lowerLetter"/>
      <w:lvlText w:val="%8."/>
      <w:lvlJc w:val="left"/>
      <w:pPr>
        <w:ind w:left="7036" w:hanging="360"/>
      </w:pPr>
    </w:lvl>
    <w:lvl w:ilvl="8" w:tplc="0C0A001B" w:tentative="1">
      <w:start w:val="1"/>
      <w:numFmt w:val="lowerRoman"/>
      <w:lvlText w:val="%9."/>
      <w:lvlJc w:val="right"/>
      <w:pPr>
        <w:ind w:left="7756" w:hanging="180"/>
      </w:pPr>
    </w:lvl>
  </w:abstractNum>
  <w:abstractNum w:abstractNumId="7" w15:restartNumberingAfterBreak="0">
    <w:nsid w:val="1FC7495B"/>
    <w:multiLevelType w:val="hybridMultilevel"/>
    <w:tmpl w:val="D2AA743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214917FE"/>
    <w:multiLevelType w:val="multilevel"/>
    <w:tmpl w:val="7146F40A"/>
    <w:lvl w:ilvl="0">
      <w:start w:val="1"/>
      <w:numFmt w:val="decimal"/>
      <w:pStyle w:val="Ttulo1"/>
      <w:lvlText w:val="%1."/>
      <w:lvlJc w:val="left"/>
      <w:pPr>
        <w:ind w:left="357" w:hanging="357"/>
      </w:pPr>
      <w:rPr>
        <w:rFonts w:cs="Times New Roman" w:hint="default"/>
      </w:rPr>
    </w:lvl>
    <w:lvl w:ilvl="1">
      <w:start w:val="1"/>
      <w:numFmt w:val="decimal"/>
      <w:pStyle w:val="Ttulo2"/>
      <w:lvlText w:val="%1.%2."/>
      <w:lvlJc w:val="left"/>
      <w:pPr>
        <w:ind w:left="357" w:hanging="357"/>
      </w:pPr>
      <w:rPr>
        <w:rFonts w:cs="Times New Roman" w:hint="default"/>
      </w:rPr>
    </w:lvl>
    <w:lvl w:ilvl="2">
      <w:start w:val="1"/>
      <w:numFmt w:val="decimal"/>
      <w:pStyle w:val="Ttulo3"/>
      <w:lvlText w:val="%1.%2.%3."/>
      <w:lvlJc w:val="left"/>
      <w:pPr>
        <w:ind w:left="357" w:hanging="357"/>
      </w:pPr>
      <w:rPr>
        <w:rFonts w:cs="Times New Roman" w:hint="default"/>
      </w:rPr>
    </w:lvl>
    <w:lvl w:ilvl="3">
      <w:start w:val="1"/>
      <w:numFmt w:val="decimal"/>
      <w:pStyle w:val="Ttulo4"/>
      <w:lvlText w:val="%1.%2.%3.%4."/>
      <w:lvlJc w:val="left"/>
      <w:pPr>
        <w:ind w:left="357" w:hanging="357"/>
      </w:pPr>
      <w:rPr>
        <w:rFonts w:cs="Times New Roman" w:hint="default"/>
      </w:rPr>
    </w:lvl>
    <w:lvl w:ilvl="4">
      <w:start w:val="1"/>
      <w:numFmt w:val="decimal"/>
      <w:lvlText w:val="%1.%2.%3.%4.%5."/>
      <w:lvlJc w:val="left"/>
      <w:pPr>
        <w:ind w:left="357" w:hanging="357"/>
      </w:pPr>
      <w:rPr>
        <w:rFonts w:cs="Times New Roman" w:hint="default"/>
      </w:rPr>
    </w:lvl>
    <w:lvl w:ilvl="5">
      <w:start w:val="1"/>
      <w:numFmt w:val="decimal"/>
      <w:lvlText w:val="%1.%2.%3.%4.%5.%6."/>
      <w:lvlJc w:val="left"/>
      <w:pPr>
        <w:ind w:left="357" w:hanging="357"/>
      </w:pPr>
      <w:rPr>
        <w:rFonts w:cs="Times New Roman" w:hint="default"/>
      </w:rPr>
    </w:lvl>
    <w:lvl w:ilvl="6">
      <w:start w:val="1"/>
      <w:numFmt w:val="decimal"/>
      <w:lvlText w:val="%1.%2.%3.%4.%5.%6.%7."/>
      <w:lvlJc w:val="left"/>
      <w:pPr>
        <w:ind w:left="357" w:hanging="357"/>
      </w:pPr>
      <w:rPr>
        <w:rFonts w:cs="Times New Roman" w:hint="default"/>
      </w:rPr>
    </w:lvl>
    <w:lvl w:ilvl="7">
      <w:start w:val="1"/>
      <w:numFmt w:val="decimal"/>
      <w:lvlText w:val="%1.%2.%3.%4.%5.%6.%7.%8."/>
      <w:lvlJc w:val="left"/>
      <w:pPr>
        <w:ind w:left="357" w:hanging="357"/>
      </w:pPr>
      <w:rPr>
        <w:rFonts w:cs="Times New Roman" w:hint="default"/>
      </w:rPr>
    </w:lvl>
    <w:lvl w:ilvl="8">
      <w:start w:val="1"/>
      <w:numFmt w:val="decimal"/>
      <w:lvlText w:val="%1.%2.%3.%4.%5.%6.%7.%8.%9."/>
      <w:lvlJc w:val="left"/>
      <w:pPr>
        <w:ind w:left="357" w:hanging="357"/>
      </w:pPr>
      <w:rPr>
        <w:rFonts w:cs="Times New Roman" w:hint="default"/>
      </w:rPr>
    </w:lvl>
  </w:abstractNum>
  <w:abstractNum w:abstractNumId="9" w15:restartNumberingAfterBreak="0">
    <w:nsid w:val="24225281"/>
    <w:multiLevelType w:val="hybridMultilevel"/>
    <w:tmpl w:val="06FAE0AE"/>
    <w:lvl w:ilvl="0" w:tplc="0C0A0015">
      <w:start w:val="1"/>
      <w:numFmt w:val="upperLetter"/>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26315E46"/>
    <w:multiLevelType w:val="hybridMultilevel"/>
    <w:tmpl w:val="3D10E4D0"/>
    <w:lvl w:ilvl="0" w:tplc="7C46F232">
      <w:start w:val="1"/>
      <w:numFmt w:val="decimal"/>
      <w:pStyle w:val="Titulo1"/>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328D1369"/>
    <w:multiLevelType w:val="singleLevel"/>
    <w:tmpl w:val="74B83C86"/>
    <w:lvl w:ilvl="0">
      <w:start w:val="1"/>
      <w:numFmt w:val="bullet"/>
      <w:pStyle w:val="Listaconvietas2"/>
      <w:lvlText w:val=""/>
      <w:lvlJc w:val="left"/>
      <w:pPr>
        <w:tabs>
          <w:tab w:val="num" w:pos="360"/>
        </w:tabs>
        <w:ind w:left="360" w:hanging="360"/>
      </w:pPr>
      <w:rPr>
        <w:rFonts w:ascii="Symbol" w:hAnsi="Symbol" w:hint="default"/>
      </w:rPr>
    </w:lvl>
  </w:abstractNum>
  <w:abstractNum w:abstractNumId="12" w15:restartNumberingAfterBreak="0">
    <w:nsid w:val="390648BB"/>
    <w:multiLevelType w:val="hybridMultilevel"/>
    <w:tmpl w:val="A29CCA60"/>
    <w:lvl w:ilvl="0" w:tplc="8402C0DA">
      <w:start w:val="1"/>
      <w:numFmt w:val="upperLetter"/>
      <w:lvlText w:val="%1."/>
      <w:lvlJc w:val="left"/>
      <w:pPr>
        <w:ind w:left="720" w:hanging="360"/>
      </w:pPr>
      <w:rPr>
        <w:color w:val="0A94D6"/>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4B676145"/>
    <w:multiLevelType w:val="hybridMultilevel"/>
    <w:tmpl w:val="E74CFA06"/>
    <w:lvl w:ilvl="0" w:tplc="6922BABA">
      <w:start w:val="1"/>
      <w:numFmt w:val="bullet"/>
      <w:pStyle w:val="Prrafodelista"/>
      <w:lvlText w:val="u"/>
      <w:lvlJc w:val="left"/>
      <w:pPr>
        <w:ind w:left="360" w:hanging="360"/>
      </w:pPr>
      <w:rPr>
        <w:rFonts w:ascii="Wingdings 3" w:hAnsi="Wingdings 3" w:hint="default"/>
        <w:color w:val="0A94D6"/>
        <w:sz w:val="14"/>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4" w15:restartNumberingAfterBreak="0">
    <w:nsid w:val="4DF31D49"/>
    <w:multiLevelType w:val="hybridMultilevel"/>
    <w:tmpl w:val="7A28CBDC"/>
    <w:lvl w:ilvl="0" w:tplc="D2EC2B2C">
      <w:start w:val="1"/>
      <w:numFmt w:val="upperLetter"/>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615716A4"/>
    <w:multiLevelType w:val="hybridMultilevel"/>
    <w:tmpl w:val="1CF6573E"/>
    <w:lvl w:ilvl="0" w:tplc="84F8927E">
      <w:numFmt w:val="bullet"/>
      <w:lvlText w:val="-"/>
      <w:lvlJc w:val="left"/>
      <w:pPr>
        <w:ind w:left="1068" w:hanging="360"/>
      </w:pPr>
      <w:rPr>
        <w:rFonts w:ascii="Calibri" w:eastAsiaTheme="minorHAnsi" w:hAnsi="Calibri" w:cs="Calibri" w:hint="default"/>
      </w:rPr>
    </w:lvl>
    <w:lvl w:ilvl="1" w:tplc="0C0A0003">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6" w15:restartNumberingAfterBreak="0">
    <w:nsid w:val="652D2C4D"/>
    <w:multiLevelType w:val="hybridMultilevel"/>
    <w:tmpl w:val="F496E9FC"/>
    <w:lvl w:ilvl="0" w:tplc="18FCEB70">
      <w:start w:val="1"/>
      <w:numFmt w:val="decimal"/>
      <w:lvlText w:val="%1."/>
      <w:lvlJc w:val="left"/>
      <w:pPr>
        <w:tabs>
          <w:tab w:val="num" w:pos="438"/>
        </w:tabs>
        <w:ind w:left="438" w:hanging="360"/>
      </w:pPr>
      <w:rPr>
        <w:b/>
        <w:bCs/>
      </w:rPr>
    </w:lvl>
    <w:lvl w:ilvl="1" w:tplc="D4AA1AD2" w:tentative="1">
      <w:start w:val="1"/>
      <w:numFmt w:val="decimal"/>
      <w:lvlText w:val="%2."/>
      <w:lvlJc w:val="left"/>
      <w:pPr>
        <w:tabs>
          <w:tab w:val="num" w:pos="1158"/>
        </w:tabs>
        <w:ind w:left="1158" w:hanging="360"/>
      </w:pPr>
    </w:lvl>
    <w:lvl w:ilvl="2" w:tplc="368CE000" w:tentative="1">
      <w:start w:val="1"/>
      <w:numFmt w:val="decimal"/>
      <w:lvlText w:val="%3."/>
      <w:lvlJc w:val="left"/>
      <w:pPr>
        <w:tabs>
          <w:tab w:val="num" w:pos="1878"/>
        </w:tabs>
        <w:ind w:left="1878" w:hanging="360"/>
      </w:pPr>
    </w:lvl>
    <w:lvl w:ilvl="3" w:tplc="DD941522" w:tentative="1">
      <w:start w:val="1"/>
      <w:numFmt w:val="decimal"/>
      <w:lvlText w:val="%4."/>
      <w:lvlJc w:val="left"/>
      <w:pPr>
        <w:tabs>
          <w:tab w:val="num" w:pos="2598"/>
        </w:tabs>
        <w:ind w:left="2598" w:hanging="360"/>
      </w:pPr>
    </w:lvl>
    <w:lvl w:ilvl="4" w:tplc="16AC020E" w:tentative="1">
      <w:start w:val="1"/>
      <w:numFmt w:val="decimal"/>
      <w:lvlText w:val="%5."/>
      <w:lvlJc w:val="left"/>
      <w:pPr>
        <w:tabs>
          <w:tab w:val="num" w:pos="3318"/>
        </w:tabs>
        <w:ind w:left="3318" w:hanging="360"/>
      </w:pPr>
    </w:lvl>
    <w:lvl w:ilvl="5" w:tplc="51F0C476" w:tentative="1">
      <w:start w:val="1"/>
      <w:numFmt w:val="decimal"/>
      <w:lvlText w:val="%6."/>
      <w:lvlJc w:val="left"/>
      <w:pPr>
        <w:tabs>
          <w:tab w:val="num" w:pos="4038"/>
        </w:tabs>
        <w:ind w:left="4038" w:hanging="360"/>
      </w:pPr>
    </w:lvl>
    <w:lvl w:ilvl="6" w:tplc="6186AC70" w:tentative="1">
      <w:start w:val="1"/>
      <w:numFmt w:val="decimal"/>
      <w:lvlText w:val="%7."/>
      <w:lvlJc w:val="left"/>
      <w:pPr>
        <w:tabs>
          <w:tab w:val="num" w:pos="4758"/>
        </w:tabs>
        <w:ind w:left="4758" w:hanging="360"/>
      </w:pPr>
    </w:lvl>
    <w:lvl w:ilvl="7" w:tplc="DD28FC96" w:tentative="1">
      <w:start w:val="1"/>
      <w:numFmt w:val="decimal"/>
      <w:lvlText w:val="%8."/>
      <w:lvlJc w:val="left"/>
      <w:pPr>
        <w:tabs>
          <w:tab w:val="num" w:pos="5478"/>
        </w:tabs>
        <w:ind w:left="5478" w:hanging="360"/>
      </w:pPr>
    </w:lvl>
    <w:lvl w:ilvl="8" w:tplc="AFA840F8" w:tentative="1">
      <w:start w:val="1"/>
      <w:numFmt w:val="decimal"/>
      <w:lvlText w:val="%9."/>
      <w:lvlJc w:val="left"/>
      <w:pPr>
        <w:tabs>
          <w:tab w:val="num" w:pos="6198"/>
        </w:tabs>
        <w:ind w:left="6198" w:hanging="360"/>
      </w:pPr>
    </w:lvl>
  </w:abstractNum>
  <w:abstractNum w:abstractNumId="17" w15:restartNumberingAfterBreak="0">
    <w:nsid w:val="69303189"/>
    <w:multiLevelType w:val="hybridMultilevel"/>
    <w:tmpl w:val="08D2CC3A"/>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18" w15:restartNumberingAfterBreak="0">
    <w:nsid w:val="6E4C21CA"/>
    <w:multiLevelType w:val="hybridMultilevel"/>
    <w:tmpl w:val="E96EB84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762F36C8"/>
    <w:multiLevelType w:val="hybridMultilevel"/>
    <w:tmpl w:val="73F63DA2"/>
    <w:lvl w:ilvl="0" w:tplc="B7129B26">
      <w:numFmt w:val="bullet"/>
      <w:lvlText w:val="-"/>
      <w:lvlJc w:val="left"/>
      <w:pPr>
        <w:ind w:left="1656" w:hanging="360"/>
      </w:pPr>
      <w:rPr>
        <w:rFonts w:ascii="Calibri Light" w:eastAsiaTheme="minorHAnsi" w:hAnsi="Calibri Light" w:cs="Calibri Light" w:hint="default"/>
      </w:rPr>
    </w:lvl>
    <w:lvl w:ilvl="1" w:tplc="0C0A0003" w:tentative="1">
      <w:start w:val="1"/>
      <w:numFmt w:val="bullet"/>
      <w:lvlText w:val="o"/>
      <w:lvlJc w:val="left"/>
      <w:pPr>
        <w:ind w:left="2376" w:hanging="360"/>
      </w:pPr>
      <w:rPr>
        <w:rFonts w:ascii="Courier New" w:hAnsi="Courier New" w:cs="Courier New" w:hint="default"/>
      </w:rPr>
    </w:lvl>
    <w:lvl w:ilvl="2" w:tplc="0C0A0005" w:tentative="1">
      <w:start w:val="1"/>
      <w:numFmt w:val="bullet"/>
      <w:lvlText w:val=""/>
      <w:lvlJc w:val="left"/>
      <w:pPr>
        <w:ind w:left="3096" w:hanging="360"/>
      </w:pPr>
      <w:rPr>
        <w:rFonts w:ascii="Wingdings" w:hAnsi="Wingdings" w:hint="default"/>
      </w:rPr>
    </w:lvl>
    <w:lvl w:ilvl="3" w:tplc="0C0A0001" w:tentative="1">
      <w:start w:val="1"/>
      <w:numFmt w:val="bullet"/>
      <w:lvlText w:val=""/>
      <w:lvlJc w:val="left"/>
      <w:pPr>
        <w:ind w:left="3816" w:hanging="360"/>
      </w:pPr>
      <w:rPr>
        <w:rFonts w:ascii="Symbol" w:hAnsi="Symbol" w:hint="default"/>
      </w:rPr>
    </w:lvl>
    <w:lvl w:ilvl="4" w:tplc="0C0A0003" w:tentative="1">
      <w:start w:val="1"/>
      <w:numFmt w:val="bullet"/>
      <w:lvlText w:val="o"/>
      <w:lvlJc w:val="left"/>
      <w:pPr>
        <w:ind w:left="4536" w:hanging="360"/>
      </w:pPr>
      <w:rPr>
        <w:rFonts w:ascii="Courier New" w:hAnsi="Courier New" w:cs="Courier New" w:hint="default"/>
      </w:rPr>
    </w:lvl>
    <w:lvl w:ilvl="5" w:tplc="0C0A0005" w:tentative="1">
      <w:start w:val="1"/>
      <w:numFmt w:val="bullet"/>
      <w:lvlText w:val=""/>
      <w:lvlJc w:val="left"/>
      <w:pPr>
        <w:ind w:left="5256" w:hanging="360"/>
      </w:pPr>
      <w:rPr>
        <w:rFonts w:ascii="Wingdings" w:hAnsi="Wingdings" w:hint="default"/>
      </w:rPr>
    </w:lvl>
    <w:lvl w:ilvl="6" w:tplc="0C0A0001" w:tentative="1">
      <w:start w:val="1"/>
      <w:numFmt w:val="bullet"/>
      <w:lvlText w:val=""/>
      <w:lvlJc w:val="left"/>
      <w:pPr>
        <w:ind w:left="5976" w:hanging="360"/>
      </w:pPr>
      <w:rPr>
        <w:rFonts w:ascii="Symbol" w:hAnsi="Symbol" w:hint="default"/>
      </w:rPr>
    </w:lvl>
    <w:lvl w:ilvl="7" w:tplc="0C0A0003" w:tentative="1">
      <w:start w:val="1"/>
      <w:numFmt w:val="bullet"/>
      <w:lvlText w:val="o"/>
      <w:lvlJc w:val="left"/>
      <w:pPr>
        <w:ind w:left="6696" w:hanging="360"/>
      </w:pPr>
      <w:rPr>
        <w:rFonts w:ascii="Courier New" w:hAnsi="Courier New" w:cs="Courier New" w:hint="default"/>
      </w:rPr>
    </w:lvl>
    <w:lvl w:ilvl="8" w:tplc="0C0A0005" w:tentative="1">
      <w:start w:val="1"/>
      <w:numFmt w:val="bullet"/>
      <w:lvlText w:val=""/>
      <w:lvlJc w:val="left"/>
      <w:pPr>
        <w:ind w:left="7416" w:hanging="360"/>
      </w:pPr>
      <w:rPr>
        <w:rFonts w:ascii="Wingdings" w:hAnsi="Wingdings" w:hint="default"/>
      </w:rPr>
    </w:lvl>
  </w:abstractNum>
  <w:abstractNum w:abstractNumId="20" w15:restartNumberingAfterBreak="0">
    <w:nsid w:val="78B63AAD"/>
    <w:multiLevelType w:val="hybridMultilevel"/>
    <w:tmpl w:val="19E0265C"/>
    <w:lvl w:ilvl="0" w:tplc="07E403E0">
      <w:start w:val="1"/>
      <w:numFmt w:val="bullet"/>
      <w:pStyle w:val="Listaconpuntos"/>
      <w:lvlText w:val=""/>
      <w:lvlJc w:val="left"/>
      <w:pPr>
        <w:ind w:left="6732" w:hanging="360"/>
      </w:pPr>
      <w:rPr>
        <w:rFonts w:ascii="Symbol" w:hAnsi="Symbol" w:hint="default"/>
      </w:rPr>
    </w:lvl>
    <w:lvl w:ilvl="1" w:tplc="040A0003">
      <w:start w:val="1"/>
      <w:numFmt w:val="bullet"/>
      <w:lvlText w:val="o"/>
      <w:lvlJc w:val="left"/>
      <w:pPr>
        <w:ind w:left="7452" w:hanging="360"/>
      </w:pPr>
      <w:rPr>
        <w:rFonts w:ascii="Courier New" w:hAnsi="Courier New" w:cs="Courier New" w:hint="default"/>
      </w:rPr>
    </w:lvl>
    <w:lvl w:ilvl="2" w:tplc="040A0005">
      <w:start w:val="1"/>
      <w:numFmt w:val="bullet"/>
      <w:lvlText w:val=""/>
      <w:lvlJc w:val="left"/>
      <w:pPr>
        <w:ind w:left="8172" w:hanging="360"/>
      </w:pPr>
      <w:rPr>
        <w:rFonts w:ascii="Wingdings" w:hAnsi="Wingdings" w:hint="default"/>
      </w:rPr>
    </w:lvl>
    <w:lvl w:ilvl="3" w:tplc="040A0001">
      <w:start w:val="1"/>
      <w:numFmt w:val="bullet"/>
      <w:lvlText w:val=""/>
      <w:lvlJc w:val="left"/>
      <w:pPr>
        <w:ind w:left="8892" w:hanging="360"/>
      </w:pPr>
      <w:rPr>
        <w:rFonts w:ascii="Symbol" w:hAnsi="Symbol" w:hint="default"/>
      </w:rPr>
    </w:lvl>
    <w:lvl w:ilvl="4" w:tplc="040A0003" w:tentative="1">
      <w:start w:val="1"/>
      <w:numFmt w:val="bullet"/>
      <w:lvlText w:val="o"/>
      <w:lvlJc w:val="left"/>
      <w:pPr>
        <w:ind w:left="9612" w:hanging="360"/>
      </w:pPr>
      <w:rPr>
        <w:rFonts w:ascii="Courier New" w:hAnsi="Courier New" w:cs="Courier New" w:hint="default"/>
      </w:rPr>
    </w:lvl>
    <w:lvl w:ilvl="5" w:tplc="040A0005" w:tentative="1">
      <w:start w:val="1"/>
      <w:numFmt w:val="bullet"/>
      <w:lvlText w:val=""/>
      <w:lvlJc w:val="left"/>
      <w:pPr>
        <w:ind w:left="10332" w:hanging="360"/>
      </w:pPr>
      <w:rPr>
        <w:rFonts w:ascii="Wingdings" w:hAnsi="Wingdings" w:hint="default"/>
      </w:rPr>
    </w:lvl>
    <w:lvl w:ilvl="6" w:tplc="040A0001" w:tentative="1">
      <w:start w:val="1"/>
      <w:numFmt w:val="bullet"/>
      <w:lvlText w:val=""/>
      <w:lvlJc w:val="left"/>
      <w:pPr>
        <w:ind w:left="11052" w:hanging="360"/>
      </w:pPr>
      <w:rPr>
        <w:rFonts w:ascii="Symbol" w:hAnsi="Symbol" w:hint="default"/>
      </w:rPr>
    </w:lvl>
    <w:lvl w:ilvl="7" w:tplc="040A0003" w:tentative="1">
      <w:start w:val="1"/>
      <w:numFmt w:val="bullet"/>
      <w:lvlText w:val="o"/>
      <w:lvlJc w:val="left"/>
      <w:pPr>
        <w:ind w:left="11772" w:hanging="360"/>
      </w:pPr>
      <w:rPr>
        <w:rFonts w:ascii="Courier New" w:hAnsi="Courier New" w:cs="Courier New" w:hint="default"/>
      </w:rPr>
    </w:lvl>
    <w:lvl w:ilvl="8" w:tplc="040A0005" w:tentative="1">
      <w:start w:val="1"/>
      <w:numFmt w:val="bullet"/>
      <w:lvlText w:val=""/>
      <w:lvlJc w:val="left"/>
      <w:pPr>
        <w:ind w:left="12492" w:hanging="360"/>
      </w:pPr>
      <w:rPr>
        <w:rFonts w:ascii="Wingdings" w:hAnsi="Wingdings" w:hint="default"/>
      </w:rPr>
    </w:lvl>
  </w:abstractNum>
  <w:num w:numId="1">
    <w:abstractNumId w:val="8"/>
  </w:num>
  <w:num w:numId="2">
    <w:abstractNumId w:val="11"/>
  </w:num>
  <w:num w:numId="3">
    <w:abstractNumId w:val="1"/>
  </w:num>
  <w:num w:numId="4">
    <w:abstractNumId w:val="20"/>
  </w:num>
  <w:num w:numId="5">
    <w:abstractNumId w:val="0"/>
  </w:num>
  <w:num w:numId="6">
    <w:abstractNumId w:val="3"/>
  </w:num>
  <w:num w:numId="7">
    <w:abstractNumId w:val="4"/>
  </w:num>
  <w:num w:numId="8">
    <w:abstractNumId w:val="5"/>
  </w:num>
  <w:num w:numId="9">
    <w:abstractNumId w:val="13"/>
  </w:num>
  <w:num w:numId="10">
    <w:abstractNumId w:val="18"/>
  </w:num>
  <w:num w:numId="11">
    <w:abstractNumId w:val="7"/>
  </w:num>
  <w:num w:numId="12">
    <w:abstractNumId w:val="6"/>
  </w:num>
  <w:num w:numId="13">
    <w:abstractNumId w:val="12"/>
  </w:num>
  <w:num w:numId="14">
    <w:abstractNumId w:val="17"/>
  </w:num>
  <w:num w:numId="15">
    <w:abstractNumId w:val="10"/>
  </w:num>
  <w:num w:numId="16">
    <w:abstractNumId w:val="10"/>
    <w:lvlOverride w:ilvl="0">
      <w:startOverride w:val="1"/>
    </w:lvlOverride>
  </w:num>
  <w:num w:numId="17">
    <w:abstractNumId w:val="15"/>
  </w:num>
  <w:num w:numId="18">
    <w:abstractNumId w:val="2"/>
  </w:num>
  <w:num w:numId="19">
    <w:abstractNumId w:val="9"/>
  </w:num>
  <w:num w:numId="20">
    <w:abstractNumId w:val="19"/>
  </w:num>
  <w:num w:numId="21">
    <w:abstractNumId w:val="16"/>
  </w:num>
  <w:num w:numId="22">
    <w:abstractNumId w:val="14"/>
  </w:num>
  <w:num w:numId="23">
    <w:abstractNumId w:val="6"/>
  </w:num>
  <w:num w:numId="24">
    <w:abstractNumId w:val="6"/>
  </w:num>
  <w:num w:numId="25">
    <w:abstractNumId w:val="6"/>
  </w:num>
  <w:num w:numId="26">
    <w:abstractNumId w:val="6"/>
  </w:num>
  <w:num w:numId="27">
    <w:abstractNumId w:val="5"/>
  </w:num>
  <w:num w:numId="28">
    <w:abstractNumId w:val="5"/>
  </w:num>
  <w:numIdMacAtCleanup w:val="2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Beatriz Huerta Royuela">
    <w15:presenceInfo w15:providerId="AD" w15:userId="S::bhuerta@haya.es::a812f9dc-cb59-457b-8638-fabd444d5445"/>
  </w15:person>
  <w15:person w15:author="Natalia Peñalba Falkenthal">
    <w15:presenceInfo w15:providerId="AD" w15:userId="S::npenalba@haya.es::cc5c57fe-229a-4813-8a21-02e8829e1fe1"/>
  </w15:person>
  <w15:person w15:author="ELVIRA PERDOMO, FERNANDO">
    <w15:presenceInfo w15:providerId="None" w15:userId="ELVIRA PERDOMO, FERNAND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08"/>
  <w:hyphenationZone w:val="425"/>
  <w:characterSpacingControl w:val="doNotCompress"/>
  <w:hdrShapeDefaults>
    <o:shapedefaults v:ext="edit" spidmax="2052"/>
    <o:shapelayout v:ext="edit">
      <o:idmap v:ext="edit" data="2"/>
    </o:shapelayout>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C7BE8"/>
    <w:rsid w:val="000007D3"/>
    <w:rsid w:val="00000A4A"/>
    <w:rsid w:val="00000D91"/>
    <w:rsid w:val="000011FF"/>
    <w:rsid w:val="0000405D"/>
    <w:rsid w:val="000044B3"/>
    <w:rsid w:val="00005DAD"/>
    <w:rsid w:val="0000692C"/>
    <w:rsid w:val="00006E6F"/>
    <w:rsid w:val="00007042"/>
    <w:rsid w:val="00007650"/>
    <w:rsid w:val="00010F51"/>
    <w:rsid w:val="00011FEC"/>
    <w:rsid w:val="00012CD5"/>
    <w:rsid w:val="00013DBF"/>
    <w:rsid w:val="0001426A"/>
    <w:rsid w:val="000144E6"/>
    <w:rsid w:val="00014FD0"/>
    <w:rsid w:val="0001612C"/>
    <w:rsid w:val="0001649C"/>
    <w:rsid w:val="00016DB7"/>
    <w:rsid w:val="0002162E"/>
    <w:rsid w:val="00021814"/>
    <w:rsid w:val="000221E7"/>
    <w:rsid w:val="000224BE"/>
    <w:rsid w:val="00022516"/>
    <w:rsid w:val="00022830"/>
    <w:rsid w:val="000242C1"/>
    <w:rsid w:val="000243D6"/>
    <w:rsid w:val="00024554"/>
    <w:rsid w:val="00024B41"/>
    <w:rsid w:val="00024B7C"/>
    <w:rsid w:val="000253F1"/>
    <w:rsid w:val="000262F2"/>
    <w:rsid w:val="00026752"/>
    <w:rsid w:val="00026D77"/>
    <w:rsid w:val="00027D85"/>
    <w:rsid w:val="00030BD8"/>
    <w:rsid w:val="00030FAD"/>
    <w:rsid w:val="0003148C"/>
    <w:rsid w:val="00032C14"/>
    <w:rsid w:val="0003329C"/>
    <w:rsid w:val="00033A25"/>
    <w:rsid w:val="00033F88"/>
    <w:rsid w:val="000346BD"/>
    <w:rsid w:val="00035496"/>
    <w:rsid w:val="00035727"/>
    <w:rsid w:val="00035E99"/>
    <w:rsid w:val="00036EE8"/>
    <w:rsid w:val="00037472"/>
    <w:rsid w:val="000408DA"/>
    <w:rsid w:val="0004171D"/>
    <w:rsid w:val="000460B7"/>
    <w:rsid w:val="000472BF"/>
    <w:rsid w:val="000475B6"/>
    <w:rsid w:val="00047AAD"/>
    <w:rsid w:val="00051983"/>
    <w:rsid w:val="0005261A"/>
    <w:rsid w:val="00054E32"/>
    <w:rsid w:val="000569F5"/>
    <w:rsid w:val="00056E37"/>
    <w:rsid w:val="00061CC3"/>
    <w:rsid w:val="00062B0A"/>
    <w:rsid w:val="00062BC6"/>
    <w:rsid w:val="00062BD4"/>
    <w:rsid w:val="00063B17"/>
    <w:rsid w:val="00065113"/>
    <w:rsid w:val="00066F1C"/>
    <w:rsid w:val="00071109"/>
    <w:rsid w:val="00071FAA"/>
    <w:rsid w:val="00072694"/>
    <w:rsid w:val="00072F88"/>
    <w:rsid w:val="000736E1"/>
    <w:rsid w:val="000739A9"/>
    <w:rsid w:val="000756C2"/>
    <w:rsid w:val="0007594E"/>
    <w:rsid w:val="00075C1F"/>
    <w:rsid w:val="000767D5"/>
    <w:rsid w:val="00077492"/>
    <w:rsid w:val="00080702"/>
    <w:rsid w:val="00082E28"/>
    <w:rsid w:val="000836AD"/>
    <w:rsid w:val="00084CC0"/>
    <w:rsid w:val="000878F9"/>
    <w:rsid w:val="00090820"/>
    <w:rsid w:val="00090C66"/>
    <w:rsid w:val="00092877"/>
    <w:rsid w:val="000929CC"/>
    <w:rsid w:val="00092B9A"/>
    <w:rsid w:val="0009360E"/>
    <w:rsid w:val="00093699"/>
    <w:rsid w:val="00094E64"/>
    <w:rsid w:val="00095BBE"/>
    <w:rsid w:val="0009655A"/>
    <w:rsid w:val="000968D4"/>
    <w:rsid w:val="00096D8F"/>
    <w:rsid w:val="000970BF"/>
    <w:rsid w:val="000A0002"/>
    <w:rsid w:val="000A09C5"/>
    <w:rsid w:val="000A151D"/>
    <w:rsid w:val="000A1598"/>
    <w:rsid w:val="000A16B3"/>
    <w:rsid w:val="000A3772"/>
    <w:rsid w:val="000A41B3"/>
    <w:rsid w:val="000A4825"/>
    <w:rsid w:val="000A63F2"/>
    <w:rsid w:val="000A75EA"/>
    <w:rsid w:val="000B0740"/>
    <w:rsid w:val="000B0A93"/>
    <w:rsid w:val="000B379D"/>
    <w:rsid w:val="000B5179"/>
    <w:rsid w:val="000B5A8B"/>
    <w:rsid w:val="000B6131"/>
    <w:rsid w:val="000C0214"/>
    <w:rsid w:val="000C05FE"/>
    <w:rsid w:val="000C0A80"/>
    <w:rsid w:val="000C1D6E"/>
    <w:rsid w:val="000C2688"/>
    <w:rsid w:val="000C28F6"/>
    <w:rsid w:val="000C2EC7"/>
    <w:rsid w:val="000C4123"/>
    <w:rsid w:val="000C41C3"/>
    <w:rsid w:val="000C4A09"/>
    <w:rsid w:val="000C55B5"/>
    <w:rsid w:val="000C6B2A"/>
    <w:rsid w:val="000C7DD8"/>
    <w:rsid w:val="000D0834"/>
    <w:rsid w:val="000D0A52"/>
    <w:rsid w:val="000D1EC8"/>
    <w:rsid w:val="000D1EF5"/>
    <w:rsid w:val="000D21B7"/>
    <w:rsid w:val="000D29C9"/>
    <w:rsid w:val="000D432B"/>
    <w:rsid w:val="000D5C6B"/>
    <w:rsid w:val="000D5EF2"/>
    <w:rsid w:val="000D652E"/>
    <w:rsid w:val="000D78B7"/>
    <w:rsid w:val="000E0426"/>
    <w:rsid w:val="000E11C6"/>
    <w:rsid w:val="000E1B00"/>
    <w:rsid w:val="000E27AF"/>
    <w:rsid w:val="000E3312"/>
    <w:rsid w:val="000E3F80"/>
    <w:rsid w:val="000E4DC5"/>
    <w:rsid w:val="000E517E"/>
    <w:rsid w:val="000E5EE7"/>
    <w:rsid w:val="000E71D2"/>
    <w:rsid w:val="000F1108"/>
    <w:rsid w:val="000F14B4"/>
    <w:rsid w:val="000F1D9A"/>
    <w:rsid w:val="000F1F3A"/>
    <w:rsid w:val="000F2306"/>
    <w:rsid w:val="000F27A7"/>
    <w:rsid w:val="000F2DE5"/>
    <w:rsid w:val="000F3449"/>
    <w:rsid w:val="000F3893"/>
    <w:rsid w:val="000F4260"/>
    <w:rsid w:val="000F4322"/>
    <w:rsid w:val="000F4586"/>
    <w:rsid w:val="000F49A6"/>
    <w:rsid w:val="000F6C59"/>
    <w:rsid w:val="000F6E86"/>
    <w:rsid w:val="000F758A"/>
    <w:rsid w:val="000F7E5B"/>
    <w:rsid w:val="001018E0"/>
    <w:rsid w:val="00103834"/>
    <w:rsid w:val="0010407E"/>
    <w:rsid w:val="001056EA"/>
    <w:rsid w:val="001066ED"/>
    <w:rsid w:val="001067F4"/>
    <w:rsid w:val="00106E6B"/>
    <w:rsid w:val="0010767F"/>
    <w:rsid w:val="00107A3D"/>
    <w:rsid w:val="00110113"/>
    <w:rsid w:val="00110318"/>
    <w:rsid w:val="001105E5"/>
    <w:rsid w:val="00110944"/>
    <w:rsid w:val="00111BE4"/>
    <w:rsid w:val="00111F57"/>
    <w:rsid w:val="001136EE"/>
    <w:rsid w:val="001139BC"/>
    <w:rsid w:val="001142D1"/>
    <w:rsid w:val="00114D8E"/>
    <w:rsid w:val="00115DF6"/>
    <w:rsid w:val="00121EF8"/>
    <w:rsid w:val="00122169"/>
    <w:rsid w:val="0012244C"/>
    <w:rsid w:val="00122AE8"/>
    <w:rsid w:val="00122B31"/>
    <w:rsid w:val="00122E80"/>
    <w:rsid w:val="00122FFE"/>
    <w:rsid w:val="0012389E"/>
    <w:rsid w:val="00123B79"/>
    <w:rsid w:val="00124072"/>
    <w:rsid w:val="001258C6"/>
    <w:rsid w:val="00126C70"/>
    <w:rsid w:val="001306CD"/>
    <w:rsid w:val="00130E25"/>
    <w:rsid w:val="00131DA7"/>
    <w:rsid w:val="00133A8E"/>
    <w:rsid w:val="00134918"/>
    <w:rsid w:val="001351AB"/>
    <w:rsid w:val="0013575F"/>
    <w:rsid w:val="001357A1"/>
    <w:rsid w:val="00136280"/>
    <w:rsid w:val="001366EA"/>
    <w:rsid w:val="001367AA"/>
    <w:rsid w:val="00136ABB"/>
    <w:rsid w:val="00136D35"/>
    <w:rsid w:val="00140848"/>
    <w:rsid w:val="00140EFB"/>
    <w:rsid w:val="00141382"/>
    <w:rsid w:val="00141FB1"/>
    <w:rsid w:val="00142B04"/>
    <w:rsid w:val="0014343F"/>
    <w:rsid w:val="00143A60"/>
    <w:rsid w:val="00144C43"/>
    <w:rsid w:val="00145873"/>
    <w:rsid w:val="00146C20"/>
    <w:rsid w:val="00146E18"/>
    <w:rsid w:val="00147488"/>
    <w:rsid w:val="00147672"/>
    <w:rsid w:val="00147A0E"/>
    <w:rsid w:val="00147BE8"/>
    <w:rsid w:val="00150407"/>
    <w:rsid w:val="0015115D"/>
    <w:rsid w:val="00151DDE"/>
    <w:rsid w:val="0015291F"/>
    <w:rsid w:val="0015316D"/>
    <w:rsid w:val="0015447E"/>
    <w:rsid w:val="00154BE7"/>
    <w:rsid w:val="001557FE"/>
    <w:rsid w:val="001570A4"/>
    <w:rsid w:val="001601F4"/>
    <w:rsid w:val="00160B24"/>
    <w:rsid w:val="00160D76"/>
    <w:rsid w:val="00160DE8"/>
    <w:rsid w:val="00161699"/>
    <w:rsid w:val="001622E7"/>
    <w:rsid w:val="00162AE8"/>
    <w:rsid w:val="00163CAA"/>
    <w:rsid w:val="0016589F"/>
    <w:rsid w:val="00165DE0"/>
    <w:rsid w:val="00166895"/>
    <w:rsid w:val="00166934"/>
    <w:rsid w:val="00167BB9"/>
    <w:rsid w:val="00170091"/>
    <w:rsid w:val="00171256"/>
    <w:rsid w:val="00171A04"/>
    <w:rsid w:val="001723E8"/>
    <w:rsid w:val="001731F9"/>
    <w:rsid w:val="00173EC2"/>
    <w:rsid w:val="001755C6"/>
    <w:rsid w:val="00175934"/>
    <w:rsid w:val="00175A55"/>
    <w:rsid w:val="00175BE4"/>
    <w:rsid w:val="001808A7"/>
    <w:rsid w:val="0018112F"/>
    <w:rsid w:val="00181C95"/>
    <w:rsid w:val="001833BA"/>
    <w:rsid w:val="001835A4"/>
    <w:rsid w:val="00183DC5"/>
    <w:rsid w:val="00186766"/>
    <w:rsid w:val="0019005F"/>
    <w:rsid w:val="001905EA"/>
    <w:rsid w:val="00190BFE"/>
    <w:rsid w:val="00190F0A"/>
    <w:rsid w:val="001931BB"/>
    <w:rsid w:val="00193383"/>
    <w:rsid w:val="0019341B"/>
    <w:rsid w:val="00194DA1"/>
    <w:rsid w:val="00195374"/>
    <w:rsid w:val="0019592D"/>
    <w:rsid w:val="001970CF"/>
    <w:rsid w:val="001978D7"/>
    <w:rsid w:val="001A00D0"/>
    <w:rsid w:val="001A0320"/>
    <w:rsid w:val="001A09D8"/>
    <w:rsid w:val="001A172A"/>
    <w:rsid w:val="001A37B9"/>
    <w:rsid w:val="001A5520"/>
    <w:rsid w:val="001A57C0"/>
    <w:rsid w:val="001A57F4"/>
    <w:rsid w:val="001A619F"/>
    <w:rsid w:val="001A67B9"/>
    <w:rsid w:val="001A6EA1"/>
    <w:rsid w:val="001A7235"/>
    <w:rsid w:val="001A7BA4"/>
    <w:rsid w:val="001A7EC9"/>
    <w:rsid w:val="001B0C83"/>
    <w:rsid w:val="001B0C87"/>
    <w:rsid w:val="001B3F9B"/>
    <w:rsid w:val="001B423D"/>
    <w:rsid w:val="001B4940"/>
    <w:rsid w:val="001B4BA9"/>
    <w:rsid w:val="001B4CD5"/>
    <w:rsid w:val="001B4EC5"/>
    <w:rsid w:val="001B621F"/>
    <w:rsid w:val="001B77CA"/>
    <w:rsid w:val="001B7828"/>
    <w:rsid w:val="001C0736"/>
    <w:rsid w:val="001C12DF"/>
    <w:rsid w:val="001C1C57"/>
    <w:rsid w:val="001C20BA"/>
    <w:rsid w:val="001C31A5"/>
    <w:rsid w:val="001C3342"/>
    <w:rsid w:val="001C41E8"/>
    <w:rsid w:val="001C5083"/>
    <w:rsid w:val="001C5609"/>
    <w:rsid w:val="001C5787"/>
    <w:rsid w:val="001C6004"/>
    <w:rsid w:val="001C61FE"/>
    <w:rsid w:val="001C6336"/>
    <w:rsid w:val="001C657C"/>
    <w:rsid w:val="001C7529"/>
    <w:rsid w:val="001C766D"/>
    <w:rsid w:val="001C79E7"/>
    <w:rsid w:val="001D1353"/>
    <w:rsid w:val="001D2AD8"/>
    <w:rsid w:val="001D32A5"/>
    <w:rsid w:val="001D4334"/>
    <w:rsid w:val="001D464D"/>
    <w:rsid w:val="001D4B9A"/>
    <w:rsid w:val="001D55BA"/>
    <w:rsid w:val="001D5B29"/>
    <w:rsid w:val="001D66FE"/>
    <w:rsid w:val="001D787A"/>
    <w:rsid w:val="001E070C"/>
    <w:rsid w:val="001E08A2"/>
    <w:rsid w:val="001E0B0A"/>
    <w:rsid w:val="001E0B19"/>
    <w:rsid w:val="001E0CB5"/>
    <w:rsid w:val="001E1B9C"/>
    <w:rsid w:val="001E2C8C"/>
    <w:rsid w:val="001E419B"/>
    <w:rsid w:val="001E4742"/>
    <w:rsid w:val="001E4B42"/>
    <w:rsid w:val="001E518C"/>
    <w:rsid w:val="001E5CF7"/>
    <w:rsid w:val="001E7C77"/>
    <w:rsid w:val="001F0AC6"/>
    <w:rsid w:val="001F1592"/>
    <w:rsid w:val="001F1AF5"/>
    <w:rsid w:val="001F2593"/>
    <w:rsid w:val="001F3D2E"/>
    <w:rsid w:val="001F3EBB"/>
    <w:rsid w:val="001F4E9E"/>
    <w:rsid w:val="001F5823"/>
    <w:rsid w:val="001F6B76"/>
    <w:rsid w:val="00201739"/>
    <w:rsid w:val="00201DF2"/>
    <w:rsid w:val="00202D62"/>
    <w:rsid w:val="00202E53"/>
    <w:rsid w:val="00203A2E"/>
    <w:rsid w:val="00204980"/>
    <w:rsid w:val="002056B0"/>
    <w:rsid w:val="00205C4A"/>
    <w:rsid w:val="00206CFC"/>
    <w:rsid w:val="0020762E"/>
    <w:rsid w:val="00207AE2"/>
    <w:rsid w:val="002102C8"/>
    <w:rsid w:val="00210A00"/>
    <w:rsid w:val="00211D6B"/>
    <w:rsid w:val="00213816"/>
    <w:rsid w:val="00214304"/>
    <w:rsid w:val="00214405"/>
    <w:rsid w:val="00215C27"/>
    <w:rsid w:val="002161B1"/>
    <w:rsid w:val="00217881"/>
    <w:rsid w:val="002204E4"/>
    <w:rsid w:val="00221383"/>
    <w:rsid w:val="00222BC2"/>
    <w:rsid w:val="002233D6"/>
    <w:rsid w:val="00223B97"/>
    <w:rsid w:val="002240F6"/>
    <w:rsid w:val="00224274"/>
    <w:rsid w:val="00225932"/>
    <w:rsid w:val="00225FAB"/>
    <w:rsid w:val="002301E8"/>
    <w:rsid w:val="0023061D"/>
    <w:rsid w:val="0023122D"/>
    <w:rsid w:val="00231F62"/>
    <w:rsid w:val="00232608"/>
    <w:rsid w:val="00232D1D"/>
    <w:rsid w:val="00232E0F"/>
    <w:rsid w:val="002348A4"/>
    <w:rsid w:val="002356A4"/>
    <w:rsid w:val="00236732"/>
    <w:rsid w:val="00236A0A"/>
    <w:rsid w:val="00236BA9"/>
    <w:rsid w:val="00236CCE"/>
    <w:rsid w:val="002370EE"/>
    <w:rsid w:val="00237D06"/>
    <w:rsid w:val="00237D94"/>
    <w:rsid w:val="00241E6C"/>
    <w:rsid w:val="002449D6"/>
    <w:rsid w:val="0024570A"/>
    <w:rsid w:val="00245AF4"/>
    <w:rsid w:val="002511F3"/>
    <w:rsid w:val="002513A3"/>
    <w:rsid w:val="00251E0A"/>
    <w:rsid w:val="00252AEF"/>
    <w:rsid w:val="0025325F"/>
    <w:rsid w:val="00253644"/>
    <w:rsid w:val="00253CC5"/>
    <w:rsid w:val="00254124"/>
    <w:rsid w:val="0025569E"/>
    <w:rsid w:val="00256994"/>
    <w:rsid w:val="00256CA1"/>
    <w:rsid w:val="00256D85"/>
    <w:rsid w:val="00260551"/>
    <w:rsid w:val="00260C03"/>
    <w:rsid w:val="00262202"/>
    <w:rsid w:val="0026220D"/>
    <w:rsid w:val="00262BFB"/>
    <w:rsid w:val="00262CD5"/>
    <w:rsid w:val="00262F7D"/>
    <w:rsid w:val="002631C4"/>
    <w:rsid w:val="002647AA"/>
    <w:rsid w:val="00264CB3"/>
    <w:rsid w:val="0026540B"/>
    <w:rsid w:val="00266E0E"/>
    <w:rsid w:val="00267817"/>
    <w:rsid w:val="00267BD6"/>
    <w:rsid w:val="00270146"/>
    <w:rsid w:val="002706C4"/>
    <w:rsid w:val="0027105F"/>
    <w:rsid w:val="002728BB"/>
    <w:rsid w:val="00274169"/>
    <w:rsid w:val="002741E3"/>
    <w:rsid w:val="002744D3"/>
    <w:rsid w:val="002748A9"/>
    <w:rsid w:val="0027490E"/>
    <w:rsid w:val="00274C98"/>
    <w:rsid w:val="00275DA3"/>
    <w:rsid w:val="00277D71"/>
    <w:rsid w:val="00281E53"/>
    <w:rsid w:val="00281ED3"/>
    <w:rsid w:val="0028213B"/>
    <w:rsid w:val="002825D8"/>
    <w:rsid w:val="002834D5"/>
    <w:rsid w:val="00283921"/>
    <w:rsid w:val="00283A15"/>
    <w:rsid w:val="00283C8A"/>
    <w:rsid w:val="002840B1"/>
    <w:rsid w:val="002849D1"/>
    <w:rsid w:val="0028574E"/>
    <w:rsid w:val="002859B5"/>
    <w:rsid w:val="00287160"/>
    <w:rsid w:val="002874D1"/>
    <w:rsid w:val="002876F5"/>
    <w:rsid w:val="002902ED"/>
    <w:rsid w:val="002920DD"/>
    <w:rsid w:val="002925F5"/>
    <w:rsid w:val="002926DB"/>
    <w:rsid w:val="002936AC"/>
    <w:rsid w:val="00294136"/>
    <w:rsid w:val="00294204"/>
    <w:rsid w:val="0029481B"/>
    <w:rsid w:val="00296569"/>
    <w:rsid w:val="002967FD"/>
    <w:rsid w:val="0029760C"/>
    <w:rsid w:val="002A0367"/>
    <w:rsid w:val="002A05D6"/>
    <w:rsid w:val="002A22F1"/>
    <w:rsid w:val="002A245E"/>
    <w:rsid w:val="002A2B94"/>
    <w:rsid w:val="002A2F50"/>
    <w:rsid w:val="002A37FB"/>
    <w:rsid w:val="002A4ABC"/>
    <w:rsid w:val="002A520B"/>
    <w:rsid w:val="002A5FCB"/>
    <w:rsid w:val="002A66C7"/>
    <w:rsid w:val="002A716A"/>
    <w:rsid w:val="002A71A4"/>
    <w:rsid w:val="002B072F"/>
    <w:rsid w:val="002B133D"/>
    <w:rsid w:val="002B1861"/>
    <w:rsid w:val="002B1D20"/>
    <w:rsid w:val="002B1FAF"/>
    <w:rsid w:val="002B251F"/>
    <w:rsid w:val="002B2AEA"/>
    <w:rsid w:val="002B3014"/>
    <w:rsid w:val="002B66AD"/>
    <w:rsid w:val="002B6869"/>
    <w:rsid w:val="002B7352"/>
    <w:rsid w:val="002B7C59"/>
    <w:rsid w:val="002C10C8"/>
    <w:rsid w:val="002C154E"/>
    <w:rsid w:val="002C175D"/>
    <w:rsid w:val="002C1CC6"/>
    <w:rsid w:val="002C2CE0"/>
    <w:rsid w:val="002C3A9D"/>
    <w:rsid w:val="002C41C2"/>
    <w:rsid w:val="002C42C0"/>
    <w:rsid w:val="002C436A"/>
    <w:rsid w:val="002C50B3"/>
    <w:rsid w:val="002C54EE"/>
    <w:rsid w:val="002C5EC2"/>
    <w:rsid w:val="002C6EB8"/>
    <w:rsid w:val="002C71F8"/>
    <w:rsid w:val="002D0068"/>
    <w:rsid w:val="002D080C"/>
    <w:rsid w:val="002D0B6D"/>
    <w:rsid w:val="002D2F60"/>
    <w:rsid w:val="002D32A8"/>
    <w:rsid w:val="002D3746"/>
    <w:rsid w:val="002D3964"/>
    <w:rsid w:val="002D4D1E"/>
    <w:rsid w:val="002D5DA1"/>
    <w:rsid w:val="002D7174"/>
    <w:rsid w:val="002E02D5"/>
    <w:rsid w:val="002E052B"/>
    <w:rsid w:val="002E2626"/>
    <w:rsid w:val="002E2E92"/>
    <w:rsid w:val="002E3ADE"/>
    <w:rsid w:val="002E4E91"/>
    <w:rsid w:val="002E4E9C"/>
    <w:rsid w:val="002E5BEC"/>
    <w:rsid w:val="002E60E3"/>
    <w:rsid w:val="002F14A3"/>
    <w:rsid w:val="002F1C59"/>
    <w:rsid w:val="002F2771"/>
    <w:rsid w:val="002F3AD8"/>
    <w:rsid w:val="002F3CEC"/>
    <w:rsid w:val="002F5DBE"/>
    <w:rsid w:val="002F6341"/>
    <w:rsid w:val="002F6F01"/>
    <w:rsid w:val="002F728B"/>
    <w:rsid w:val="002F73D8"/>
    <w:rsid w:val="00301C5C"/>
    <w:rsid w:val="003029E0"/>
    <w:rsid w:val="00303B45"/>
    <w:rsid w:val="00304D70"/>
    <w:rsid w:val="0030560E"/>
    <w:rsid w:val="00306186"/>
    <w:rsid w:val="003067AF"/>
    <w:rsid w:val="00306EAB"/>
    <w:rsid w:val="0031225A"/>
    <w:rsid w:val="00313925"/>
    <w:rsid w:val="00313E71"/>
    <w:rsid w:val="00314CDF"/>
    <w:rsid w:val="00315134"/>
    <w:rsid w:val="003156BF"/>
    <w:rsid w:val="00315FFC"/>
    <w:rsid w:val="00316068"/>
    <w:rsid w:val="003163BB"/>
    <w:rsid w:val="00317DDC"/>
    <w:rsid w:val="00317F7B"/>
    <w:rsid w:val="00320061"/>
    <w:rsid w:val="003203DD"/>
    <w:rsid w:val="00320571"/>
    <w:rsid w:val="00320C76"/>
    <w:rsid w:val="00322E84"/>
    <w:rsid w:val="00322F8C"/>
    <w:rsid w:val="0032427D"/>
    <w:rsid w:val="00324D19"/>
    <w:rsid w:val="00325378"/>
    <w:rsid w:val="00325EAD"/>
    <w:rsid w:val="0032633E"/>
    <w:rsid w:val="00326359"/>
    <w:rsid w:val="003266AA"/>
    <w:rsid w:val="00327EB7"/>
    <w:rsid w:val="00331225"/>
    <w:rsid w:val="00332903"/>
    <w:rsid w:val="00332932"/>
    <w:rsid w:val="00332FC1"/>
    <w:rsid w:val="00333529"/>
    <w:rsid w:val="0033397C"/>
    <w:rsid w:val="00333C89"/>
    <w:rsid w:val="0033431B"/>
    <w:rsid w:val="0033496A"/>
    <w:rsid w:val="00334C75"/>
    <w:rsid w:val="00337535"/>
    <w:rsid w:val="003378E2"/>
    <w:rsid w:val="00337BF2"/>
    <w:rsid w:val="00340F3E"/>
    <w:rsid w:val="0034109E"/>
    <w:rsid w:val="003424C9"/>
    <w:rsid w:val="00343314"/>
    <w:rsid w:val="003436F7"/>
    <w:rsid w:val="00344727"/>
    <w:rsid w:val="00344D5F"/>
    <w:rsid w:val="003451DA"/>
    <w:rsid w:val="00345A90"/>
    <w:rsid w:val="00345CE7"/>
    <w:rsid w:val="00346A98"/>
    <w:rsid w:val="0035012B"/>
    <w:rsid w:val="0035187B"/>
    <w:rsid w:val="003519B3"/>
    <w:rsid w:val="00352097"/>
    <w:rsid w:val="0035532D"/>
    <w:rsid w:val="00356650"/>
    <w:rsid w:val="00356A1D"/>
    <w:rsid w:val="003571EB"/>
    <w:rsid w:val="00357284"/>
    <w:rsid w:val="00360FCF"/>
    <w:rsid w:val="00361247"/>
    <w:rsid w:val="00361A44"/>
    <w:rsid w:val="003620C2"/>
    <w:rsid w:val="003620CC"/>
    <w:rsid w:val="003625B7"/>
    <w:rsid w:val="003628B2"/>
    <w:rsid w:val="00363608"/>
    <w:rsid w:val="00364214"/>
    <w:rsid w:val="003646A9"/>
    <w:rsid w:val="00364B9E"/>
    <w:rsid w:val="0036577A"/>
    <w:rsid w:val="003657D4"/>
    <w:rsid w:val="00366011"/>
    <w:rsid w:val="003671AA"/>
    <w:rsid w:val="0036722A"/>
    <w:rsid w:val="0036724B"/>
    <w:rsid w:val="00367F6A"/>
    <w:rsid w:val="003704E0"/>
    <w:rsid w:val="0037108E"/>
    <w:rsid w:val="00372DE8"/>
    <w:rsid w:val="00373895"/>
    <w:rsid w:val="003738CE"/>
    <w:rsid w:val="00373E4A"/>
    <w:rsid w:val="00374E16"/>
    <w:rsid w:val="00374E39"/>
    <w:rsid w:val="00375E98"/>
    <w:rsid w:val="00376E4E"/>
    <w:rsid w:val="00377336"/>
    <w:rsid w:val="00377C1B"/>
    <w:rsid w:val="00380AB2"/>
    <w:rsid w:val="00382150"/>
    <w:rsid w:val="00382F04"/>
    <w:rsid w:val="00383194"/>
    <w:rsid w:val="003857E2"/>
    <w:rsid w:val="00386748"/>
    <w:rsid w:val="003878CD"/>
    <w:rsid w:val="00390846"/>
    <w:rsid w:val="003910F3"/>
    <w:rsid w:val="00391AFD"/>
    <w:rsid w:val="00391B0C"/>
    <w:rsid w:val="00391E7E"/>
    <w:rsid w:val="00392E13"/>
    <w:rsid w:val="00393649"/>
    <w:rsid w:val="003936D7"/>
    <w:rsid w:val="003938C8"/>
    <w:rsid w:val="00393CA3"/>
    <w:rsid w:val="00394476"/>
    <w:rsid w:val="0039673A"/>
    <w:rsid w:val="00397131"/>
    <w:rsid w:val="00397EAD"/>
    <w:rsid w:val="00397F96"/>
    <w:rsid w:val="00397FBD"/>
    <w:rsid w:val="003A009C"/>
    <w:rsid w:val="003A12AB"/>
    <w:rsid w:val="003A216D"/>
    <w:rsid w:val="003A3435"/>
    <w:rsid w:val="003A39F2"/>
    <w:rsid w:val="003A4284"/>
    <w:rsid w:val="003A564A"/>
    <w:rsid w:val="003A5668"/>
    <w:rsid w:val="003A5817"/>
    <w:rsid w:val="003A6452"/>
    <w:rsid w:val="003A6F10"/>
    <w:rsid w:val="003B01F3"/>
    <w:rsid w:val="003B0834"/>
    <w:rsid w:val="003B11F6"/>
    <w:rsid w:val="003B34A6"/>
    <w:rsid w:val="003B393D"/>
    <w:rsid w:val="003B42DD"/>
    <w:rsid w:val="003B4879"/>
    <w:rsid w:val="003B5255"/>
    <w:rsid w:val="003B5BE2"/>
    <w:rsid w:val="003B5D43"/>
    <w:rsid w:val="003B649D"/>
    <w:rsid w:val="003C0598"/>
    <w:rsid w:val="003C12E5"/>
    <w:rsid w:val="003C3878"/>
    <w:rsid w:val="003C3B15"/>
    <w:rsid w:val="003C3F8B"/>
    <w:rsid w:val="003C4383"/>
    <w:rsid w:val="003C4595"/>
    <w:rsid w:val="003C509C"/>
    <w:rsid w:val="003C55BD"/>
    <w:rsid w:val="003C5FB7"/>
    <w:rsid w:val="003C6B95"/>
    <w:rsid w:val="003C7110"/>
    <w:rsid w:val="003D019F"/>
    <w:rsid w:val="003D05BA"/>
    <w:rsid w:val="003D05FD"/>
    <w:rsid w:val="003D0C39"/>
    <w:rsid w:val="003D3250"/>
    <w:rsid w:val="003D3E46"/>
    <w:rsid w:val="003D3E93"/>
    <w:rsid w:val="003D5033"/>
    <w:rsid w:val="003D577A"/>
    <w:rsid w:val="003D5AC2"/>
    <w:rsid w:val="003D61D4"/>
    <w:rsid w:val="003D63AD"/>
    <w:rsid w:val="003E103D"/>
    <w:rsid w:val="003E11E4"/>
    <w:rsid w:val="003E1B2A"/>
    <w:rsid w:val="003E27C9"/>
    <w:rsid w:val="003E4904"/>
    <w:rsid w:val="003E6093"/>
    <w:rsid w:val="003E65D3"/>
    <w:rsid w:val="003F00DA"/>
    <w:rsid w:val="003F1099"/>
    <w:rsid w:val="003F17E0"/>
    <w:rsid w:val="003F2CC9"/>
    <w:rsid w:val="003F3DE2"/>
    <w:rsid w:val="003F3E0C"/>
    <w:rsid w:val="003F49DB"/>
    <w:rsid w:val="003F4C27"/>
    <w:rsid w:val="003F4D59"/>
    <w:rsid w:val="003F5128"/>
    <w:rsid w:val="003F541B"/>
    <w:rsid w:val="003F655A"/>
    <w:rsid w:val="003F6BB4"/>
    <w:rsid w:val="003F7603"/>
    <w:rsid w:val="00401618"/>
    <w:rsid w:val="00402160"/>
    <w:rsid w:val="004036BF"/>
    <w:rsid w:val="00406582"/>
    <w:rsid w:val="00411391"/>
    <w:rsid w:val="004118D1"/>
    <w:rsid w:val="00411AFF"/>
    <w:rsid w:val="00411D52"/>
    <w:rsid w:val="0041210A"/>
    <w:rsid w:val="004128E0"/>
    <w:rsid w:val="00413F9D"/>
    <w:rsid w:val="004146C0"/>
    <w:rsid w:val="00415C17"/>
    <w:rsid w:val="004164AC"/>
    <w:rsid w:val="004202FC"/>
    <w:rsid w:val="00420C94"/>
    <w:rsid w:val="00420D39"/>
    <w:rsid w:val="00421B51"/>
    <w:rsid w:val="00422024"/>
    <w:rsid w:val="004224F4"/>
    <w:rsid w:val="00423589"/>
    <w:rsid w:val="00424932"/>
    <w:rsid w:val="00426187"/>
    <w:rsid w:val="00426753"/>
    <w:rsid w:val="004300B1"/>
    <w:rsid w:val="004303C4"/>
    <w:rsid w:val="00430DC0"/>
    <w:rsid w:val="0043143C"/>
    <w:rsid w:val="00431908"/>
    <w:rsid w:val="0043248E"/>
    <w:rsid w:val="004326C9"/>
    <w:rsid w:val="004327EB"/>
    <w:rsid w:val="00435614"/>
    <w:rsid w:val="0043585F"/>
    <w:rsid w:val="0043600D"/>
    <w:rsid w:val="00440898"/>
    <w:rsid w:val="00440B6A"/>
    <w:rsid w:val="004417B2"/>
    <w:rsid w:val="0044182E"/>
    <w:rsid w:val="00441BA7"/>
    <w:rsid w:val="00442CB5"/>
    <w:rsid w:val="00443CCA"/>
    <w:rsid w:val="00445388"/>
    <w:rsid w:val="004464CE"/>
    <w:rsid w:val="004470B0"/>
    <w:rsid w:val="00450347"/>
    <w:rsid w:val="00450906"/>
    <w:rsid w:val="00450953"/>
    <w:rsid w:val="00451556"/>
    <w:rsid w:val="00452A1D"/>
    <w:rsid w:val="004557A3"/>
    <w:rsid w:val="00456A9C"/>
    <w:rsid w:val="004578BF"/>
    <w:rsid w:val="0046081B"/>
    <w:rsid w:val="004618C3"/>
    <w:rsid w:val="00461EB4"/>
    <w:rsid w:val="00462009"/>
    <w:rsid w:val="004629EF"/>
    <w:rsid w:val="00463867"/>
    <w:rsid w:val="004641DD"/>
    <w:rsid w:val="00464287"/>
    <w:rsid w:val="00464397"/>
    <w:rsid w:val="00465639"/>
    <w:rsid w:val="0046712E"/>
    <w:rsid w:val="00467FBD"/>
    <w:rsid w:val="00470717"/>
    <w:rsid w:val="00471FA1"/>
    <w:rsid w:val="004727F4"/>
    <w:rsid w:val="00472A9B"/>
    <w:rsid w:val="004734C5"/>
    <w:rsid w:val="004735D1"/>
    <w:rsid w:val="004740C9"/>
    <w:rsid w:val="00474F30"/>
    <w:rsid w:val="0047517B"/>
    <w:rsid w:val="004753C3"/>
    <w:rsid w:val="0047547B"/>
    <w:rsid w:val="00476C09"/>
    <w:rsid w:val="00477A52"/>
    <w:rsid w:val="004803CD"/>
    <w:rsid w:val="004807AD"/>
    <w:rsid w:val="0048099F"/>
    <w:rsid w:val="00480A38"/>
    <w:rsid w:val="00480A66"/>
    <w:rsid w:val="0048237C"/>
    <w:rsid w:val="00483080"/>
    <w:rsid w:val="00483858"/>
    <w:rsid w:val="00483DD6"/>
    <w:rsid w:val="00483FA4"/>
    <w:rsid w:val="0048581B"/>
    <w:rsid w:val="00485EA0"/>
    <w:rsid w:val="00487C5C"/>
    <w:rsid w:val="00490FF1"/>
    <w:rsid w:val="004915AF"/>
    <w:rsid w:val="00491686"/>
    <w:rsid w:val="00491717"/>
    <w:rsid w:val="004919B2"/>
    <w:rsid w:val="00492D7F"/>
    <w:rsid w:val="0049311F"/>
    <w:rsid w:val="00496695"/>
    <w:rsid w:val="004967C8"/>
    <w:rsid w:val="00496C05"/>
    <w:rsid w:val="004A12F5"/>
    <w:rsid w:val="004A179C"/>
    <w:rsid w:val="004A20DA"/>
    <w:rsid w:val="004A34C7"/>
    <w:rsid w:val="004A3842"/>
    <w:rsid w:val="004A3D81"/>
    <w:rsid w:val="004A46C5"/>
    <w:rsid w:val="004A4ACB"/>
    <w:rsid w:val="004A4FC6"/>
    <w:rsid w:val="004A5680"/>
    <w:rsid w:val="004A5C1A"/>
    <w:rsid w:val="004A63C7"/>
    <w:rsid w:val="004A7688"/>
    <w:rsid w:val="004B012A"/>
    <w:rsid w:val="004B04E2"/>
    <w:rsid w:val="004B1C99"/>
    <w:rsid w:val="004B20A9"/>
    <w:rsid w:val="004B2C52"/>
    <w:rsid w:val="004B4BCE"/>
    <w:rsid w:val="004B5633"/>
    <w:rsid w:val="004B5C5E"/>
    <w:rsid w:val="004B61FB"/>
    <w:rsid w:val="004B6875"/>
    <w:rsid w:val="004B7AE9"/>
    <w:rsid w:val="004C0606"/>
    <w:rsid w:val="004C10D8"/>
    <w:rsid w:val="004C12D6"/>
    <w:rsid w:val="004C23B1"/>
    <w:rsid w:val="004C470F"/>
    <w:rsid w:val="004C4BB0"/>
    <w:rsid w:val="004C5300"/>
    <w:rsid w:val="004C5582"/>
    <w:rsid w:val="004C718A"/>
    <w:rsid w:val="004D0326"/>
    <w:rsid w:val="004D43A2"/>
    <w:rsid w:val="004D49D7"/>
    <w:rsid w:val="004D4BB7"/>
    <w:rsid w:val="004D54CF"/>
    <w:rsid w:val="004D62D0"/>
    <w:rsid w:val="004D70AE"/>
    <w:rsid w:val="004D7572"/>
    <w:rsid w:val="004D7E30"/>
    <w:rsid w:val="004D7E60"/>
    <w:rsid w:val="004E03AE"/>
    <w:rsid w:val="004E069B"/>
    <w:rsid w:val="004E0A10"/>
    <w:rsid w:val="004E148F"/>
    <w:rsid w:val="004E1B39"/>
    <w:rsid w:val="004E2BF5"/>
    <w:rsid w:val="004E42BD"/>
    <w:rsid w:val="004E5B20"/>
    <w:rsid w:val="004E5DBF"/>
    <w:rsid w:val="004E67C1"/>
    <w:rsid w:val="004E70B4"/>
    <w:rsid w:val="004E7943"/>
    <w:rsid w:val="004F1457"/>
    <w:rsid w:val="004F1EF9"/>
    <w:rsid w:val="004F2116"/>
    <w:rsid w:val="004F2630"/>
    <w:rsid w:val="004F2B25"/>
    <w:rsid w:val="004F55FD"/>
    <w:rsid w:val="004F6D00"/>
    <w:rsid w:val="004F7028"/>
    <w:rsid w:val="00501141"/>
    <w:rsid w:val="00502188"/>
    <w:rsid w:val="0050388B"/>
    <w:rsid w:val="00504840"/>
    <w:rsid w:val="00505080"/>
    <w:rsid w:val="0050568C"/>
    <w:rsid w:val="0050709D"/>
    <w:rsid w:val="005073FE"/>
    <w:rsid w:val="00507841"/>
    <w:rsid w:val="00507E45"/>
    <w:rsid w:val="00510BE8"/>
    <w:rsid w:val="00510C2C"/>
    <w:rsid w:val="00511B32"/>
    <w:rsid w:val="0051214E"/>
    <w:rsid w:val="0051218B"/>
    <w:rsid w:val="00512868"/>
    <w:rsid w:val="005132C9"/>
    <w:rsid w:val="005133EA"/>
    <w:rsid w:val="005156C9"/>
    <w:rsid w:val="005159E0"/>
    <w:rsid w:val="00516473"/>
    <w:rsid w:val="00516874"/>
    <w:rsid w:val="00517B6E"/>
    <w:rsid w:val="00520B87"/>
    <w:rsid w:val="00521BEF"/>
    <w:rsid w:val="00522288"/>
    <w:rsid w:val="005226DD"/>
    <w:rsid w:val="00522D30"/>
    <w:rsid w:val="00523506"/>
    <w:rsid w:val="005237EC"/>
    <w:rsid w:val="00524464"/>
    <w:rsid w:val="00524C47"/>
    <w:rsid w:val="00524F0A"/>
    <w:rsid w:val="00525635"/>
    <w:rsid w:val="005271E1"/>
    <w:rsid w:val="005278F5"/>
    <w:rsid w:val="00527B71"/>
    <w:rsid w:val="00527CE9"/>
    <w:rsid w:val="0053065E"/>
    <w:rsid w:val="0053087A"/>
    <w:rsid w:val="005317B4"/>
    <w:rsid w:val="00532D65"/>
    <w:rsid w:val="00532EB8"/>
    <w:rsid w:val="005330DA"/>
    <w:rsid w:val="00533352"/>
    <w:rsid w:val="005333D2"/>
    <w:rsid w:val="00535078"/>
    <w:rsid w:val="00535387"/>
    <w:rsid w:val="00535A99"/>
    <w:rsid w:val="00536E46"/>
    <w:rsid w:val="0053722B"/>
    <w:rsid w:val="00540102"/>
    <w:rsid w:val="005405CE"/>
    <w:rsid w:val="0054094A"/>
    <w:rsid w:val="005423C0"/>
    <w:rsid w:val="00542C80"/>
    <w:rsid w:val="00542DE3"/>
    <w:rsid w:val="00542FE9"/>
    <w:rsid w:val="00543796"/>
    <w:rsid w:val="005438F8"/>
    <w:rsid w:val="00543A71"/>
    <w:rsid w:val="00544102"/>
    <w:rsid w:val="0054606F"/>
    <w:rsid w:val="00546DDC"/>
    <w:rsid w:val="00547B89"/>
    <w:rsid w:val="00550083"/>
    <w:rsid w:val="00550200"/>
    <w:rsid w:val="00550869"/>
    <w:rsid w:val="00551E39"/>
    <w:rsid w:val="00552B70"/>
    <w:rsid w:val="00554215"/>
    <w:rsid w:val="00554298"/>
    <w:rsid w:val="005542CB"/>
    <w:rsid w:val="00554E99"/>
    <w:rsid w:val="00555B5E"/>
    <w:rsid w:val="005563D9"/>
    <w:rsid w:val="005570FD"/>
    <w:rsid w:val="0055713F"/>
    <w:rsid w:val="005607B0"/>
    <w:rsid w:val="00561398"/>
    <w:rsid w:val="0056284A"/>
    <w:rsid w:val="005630A7"/>
    <w:rsid w:val="00563537"/>
    <w:rsid w:val="00563907"/>
    <w:rsid w:val="005642A7"/>
    <w:rsid w:val="0056497E"/>
    <w:rsid w:val="00564A07"/>
    <w:rsid w:val="00564A5B"/>
    <w:rsid w:val="005654A9"/>
    <w:rsid w:val="00567BE2"/>
    <w:rsid w:val="00570F1B"/>
    <w:rsid w:val="005712B8"/>
    <w:rsid w:val="005719A0"/>
    <w:rsid w:val="005721DE"/>
    <w:rsid w:val="00573146"/>
    <w:rsid w:val="0057349E"/>
    <w:rsid w:val="0057439D"/>
    <w:rsid w:val="00574B66"/>
    <w:rsid w:val="00575254"/>
    <w:rsid w:val="00576355"/>
    <w:rsid w:val="00576BB8"/>
    <w:rsid w:val="00577037"/>
    <w:rsid w:val="00577AF2"/>
    <w:rsid w:val="0058143B"/>
    <w:rsid w:val="0058222F"/>
    <w:rsid w:val="0058251E"/>
    <w:rsid w:val="005831D2"/>
    <w:rsid w:val="0058441E"/>
    <w:rsid w:val="00584B89"/>
    <w:rsid w:val="005851B9"/>
    <w:rsid w:val="00585AE7"/>
    <w:rsid w:val="0058643E"/>
    <w:rsid w:val="00586AE7"/>
    <w:rsid w:val="0059026A"/>
    <w:rsid w:val="00590620"/>
    <w:rsid w:val="00592D2A"/>
    <w:rsid w:val="00592E99"/>
    <w:rsid w:val="005943E8"/>
    <w:rsid w:val="00594682"/>
    <w:rsid w:val="00595801"/>
    <w:rsid w:val="005958D2"/>
    <w:rsid w:val="00596A8E"/>
    <w:rsid w:val="00596C4B"/>
    <w:rsid w:val="00596EA1"/>
    <w:rsid w:val="005A06B4"/>
    <w:rsid w:val="005A0A42"/>
    <w:rsid w:val="005A11A9"/>
    <w:rsid w:val="005A161E"/>
    <w:rsid w:val="005A2165"/>
    <w:rsid w:val="005A2721"/>
    <w:rsid w:val="005A3A11"/>
    <w:rsid w:val="005A52BF"/>
    <w:rsid w:val="005A593E"/>
    <w:rsid w:val="005A66FB"/>
    <w:rsid w:val="005A7052"/>
    <w:rsid w:val="005A737B"/>
    <w:rsid w:val="005B0355"/>
    <w:rsid w:val="005B198F"/>
    <w:rsid w:val="005B1C15"/>
    <w:rsid w:val="005B2E97"/>
    <w:rsid w:val="005B3D68"/>
    <w:rsid w:val="005B441F"/>
    <w:rsid w:val="005B5636"/>
    <w:rsid w:val="005B6891"/>
    <w:rsid w:val="005C16F3"/>
    <w:rsid w:val="005C183C"/>
    <w:rsid w:val="005C1DAD"/>
    <w:rsid w:val="005C205D"/>
    <w:rsid w:val="005C30A2"/>
    <w:rsid w:val="005C360D"/>
    <w:rsid w:val="005C430B"/>
    <w:rsid w:val="005C46C7"/>
    <w:rsid w:val="005C6864"/>
    <w:rsid w:val="005C76D7"/>
    <w:rsid w:val="005C795D"/>
    <w:rsid w:val="005C7F51"/>
    <w:rsid w:val="005D01D7"/>
    <w:rsid w:val="005D072B"/>
    <w:rsid w:val="005D1F43"/>
    <w:rsid w:val="005D23C2"/>
    <w:rsid w:val="005D2489"/>
    <w:rsid w:val="005D406C"/>
    <w:rsid w:val="005D463A"/>
    <w:rsid w:val="005D4B89"/>
    <w:rsid w:val="005D7D0B"/>
    <w:rsid w:val="005D7D3D"/>
    <w:rsid w:val="005D7F40"/>
    <w:rsid w:val="005E0622"/>
    <w:rsid w:val="005E1EC4"/>
    <w:rsid w:val="005E2461"/>
    <w:rsid w:val="005E289A"/>
    <w:rsid w:val="005E3E04"/>
    <w:rsid w:val="005E664F"/>
    <w:rsid w:val="005E7E9A"/>
    <w:rsid w:val="005F1CE2"/>
    <w:rsid w:val="005F1F92"/>
    <w:rsid w:val="005F3F0F"/>
    <w:rsid w:val="005F4A03"/>
    <w:rsid w:val="005F5C3B"/>
    <w:rsid w:val="005F6874"/>
    <w:rsid w:val="005F7A35"/>
    <w:rsid w:val="006002B8"/>
    <w:rsid w:val="00601B59"/>
    <w:rsid w:val="00601D23"/>
    <w:rsid w:val="00602768"/>
    <w:rsid w:val="00604996"/>
    <w:rsid w:val="00605497"/>
    <w:rsid w:val="00605B7E"/>
    <w:rsid w:val="00606652"/>
    <w:rsid w:val="006069A6"/>
    <w:rsid w:val="00607E11"/>
    <w:rsid w:val="00610690"/>
    <w:rsid w:val="00610BA3"/>
    <w:rsid w:val="0061107E"/>
    <w:rsid w:val="006130F6"/>
    <w:rsid w:val="006134C5"/>
    <w:rsid w:val="00613BDC"/>
    <w:rsid w:val="006140DA"/>
    <w:rsid w:val="00615680"/>
    <w:rsid w:val="006156A9"/>
    <w:rsid w:val="00615825"/>
    <w:rsid w:val="00615BC7"/>
    <w:rsid w:val="00616320"/>
    <w:rsid w:val="00616321"/>
    <w:rsid w:val="00616634"/>
    <w:rsid w:val="00616D9F"/>
    <w:rsid w:val="00616F80"/>
    <w:rsid w:val="00617452"/>
    <w:rsid w:val="00617683"/>
    <w:rsid w:val="006204C6"/>
    <w:rsid w:val="0062096E"/>
    <w:rsid w:val="00620DE5"/>
    <w:rsid w:val="00620E4E"/>
    <w:rsid w:val="00621D9C"/>
    <w:rsid w:val="006228E1"/>
    <w:rsid w:val="00622DD0"/>
    <w:rsid w:val="00623057"/>
    <w:rsid w:val="00624002"/>
    <w:rsid w:val="00624123"/>
    <w:rsid w:val="00624691"/>
    <w:rsid w:val="00625018"/>
    <w:rsid w:val="00625870"/>
    <w:rsid w:val="0062602E"/>
    <w:rsid w:val="00626C21"/>
    <w:rsid w:val="00627012"/>
    <w:rsid w:val="00627BB4"/>
    <w:rsid w:val="0063053A"/>
    <w:rsid w:val="006312FE"/>
    <w:rsid w:val="00631498"/>
    <w:rsid w:val="00632841"/>
    <w:rsid w:val="006340EF"/>
    <w:rsid w:val="00634A72"/>
    <w:rsid w:val="00635A09"/>
    <w:rsid w:val="00636211"/>
    <w:rsid w:val="00636E51"/>
    <w:rsid w:val="006371A6"/>
    <w:rsid w:val="006402CE"/>
    <w:rsid w:val="006411C9"/>
    <w:rsid w:val="00641421"/>
    <w:rsid w:val="0064154B"/>
    <w:rsid w:val="0064235A"/>
    <w:rsid w:val="006424D6"/>
    <w:rsid w:val="0064259F"/>
    <w:rsid w:val="00642DCC"/>
    <w:rsid w:val="00642F26"/>
    <w:rsid w:val="00643847"/>
    <w:rsid w:val="00643AE2"/>
    <w:rsid w:val="006442A0"/>
    <w:rsid w:val="00645497"/>
    <w:rsid w:val="006455C8"/>
    <w:rsid w:val="006456CA"/>
    <w:rsid w:val="00645B25"/>
    <w:rsid w:val="00645FE7"/>
    <w:rsid w:val="006463CF"/>
    <w:rsid w:val="00646AC1"/>
    <w:rsid w:val="00647C29"/>
    <w:rsid w:val="00650943"/>
    <w:rsid w:val="00650AF8"/>
    <w:rsid w:val="00650E91"/>
    <w:rsid w:val="006510F7"/>
    <w:rsid w:val="006513E3"/>
    <w:rsid w:val="006518AE"/>
    <w:rsid w:val="00651A85"/>
    <w:rsid w:val="006524C7"/>
    <w:rsid w:val="00652888"/>
    <w:rsid w:val="00652AFE"/>
    <w:rsid w:val="00652E4A"/>
    <w:rsid w:val="006561A0"/>
    <w:rsid w:val="00656FFC"/>
    <w:rsid w:val="00657304"/>
    <w:rsid w:val="006612C8"/>
    <w:rsid w:val="00661801"/>
    <w:rsid w:val="00662336"/>
    <w:rsid w:val="006631E2"/>
    <w:rsid w:val="006636A6"/>
    <w:rsid w:val="006637D8"/>
    <w:rsid w:val="00664886"/>
    <w:rsid w:val="00664A90"/>
    <w:rsid w:val="006659A0"/>
    <w:rsid w:val="006659F5"/>
    <w:rsid w:val="00666B65"/>
    <w:rsid w:val="00666E91"/>
    <w:rsid w:val="00667110"/>
    <w:rsid w:val="00667385"/>
    <w:rsid w:val="006673E6"/>
    <w:rsid w:val="00667DC6"/>
    <w:rsid w:val="00667FD7"/>
    <w:rsid w:val="0067008D"/>
    <w:rsid w:val="0067110B"/>
    <w:rsid w:val="0067197F"/>
    <w:rsid w:val="00671D81"/>
    <w:rsid w:val="006726A1"/>
    <w:rsid w:val="00673AD5"/>
    <w:rsid w:val="00674086"/>
    <w:rsid w:val="00674D43"/>
    <w:rsid w:val="00675EFF"/>
    <w:rsid w:val="00676A08"/>
    <w:rsid w:val="00677DD3"/>
    <w:rsid w:val="006805F6"/>
    <w:rsid w:val="0068081B"/>
    <w:rsid w:val="0068236A"/>
    <w:rsid w:val="0068273D"/>
    <w:rsid w:val="00683346"/>
    <w:rsid w:val="00683917"/>
    <w:rsid w:val="00683B26"/>
    <w:rsid w:val="00683C09"/>
    <w:rsid w:val="00683FDD"/>
    <w:rsid w:val="00686930"/>
    <w:rsid w:val="00686AA3"/>
    <w:rsid w:val="006874AA"/>
    <w:rsid w:val="00690468"/>
    <w:rsid w:val="00690BAF"/>
    <w:rsid w:val="00691734"/>
    <w:rsid w:val="00692816"/>
    <w:rsid w:val="00692E56"/>
    <w:rsid w:val="00693D9B"/>
    <w:rsid w:val="006959A4"/>
    <w:rsid w:val="00696076"/>
    <w:rsid w:val="00696676"/>
    <w:rsid w:val="006A00AB"/>
    <w:rsid w:val="006A03AE"/>
    <w:rsid w:val="006A0A76"/>
    <w:rsid w:val="006A1D81"/>
    <w:rsid w:val="006A3991"/>
    <w:rsid w:val="006A3C2A"/>
    <w:rsid w:val="006A400F"/>
    <w:rsid w:val="006A57AD"/>
    <w:rsid w:val="006A5C36"/>
    <w:rsid w:val="006A649B"/>
    <w:rsid w:val="006A70FC"/>
    <w:rsid w:val="006A726B"/>
    <w:rsid w:val="006A7B97"/>
    <w:rsid w:val="006B041E"/>
    <w:rsid w:val="006B1665"/>
    <w:rsid w:val="006B27F7"/>
    <w:rsid w:val="006B2F4D"/>
    <w:rsid w:val="006B5466"/>
    <w:rsid w:val="006B643D"/>
    <w:rsid w:val="006B651F"/>
    <w:rsid w:val="006B6960"/>
    <w:rsid w:val="006B69FD"/>
    <w:rsid w:val="006B70F2"/>
    <w:rsid w:val="006C1695"/>
    <w:rsid w:val="006C18C2"/>
    <w:rsid w:val="006C22FA"/>
    <w:rsid w:val="006C29F9"/>
    <w:rsid w:val="006C3521"/>
    <w:rsid w:val="006C366D"/>
    <w:rsid w:val="006C3BF0"/>
    <w:rsid w:val="006C4BBC"/>
    <w:rsid w:val="006C4C9B"/>
    <w:rsid w:val="006C57EC"/>
    <w:rsid w:val="006C5B45"/>
    <w:rsid w:val="006C67F4"/>
    <w:rsid w:val="006C697A"/>
    <w:rsid w:val="006C6C6D"/>
    <w:rsid w:val="006C7873"/>
    <w:rsid w:val="006D0569"/>
    <w:rsid w:val="006D1480"/>
    <w:rsid w:val="006D169D"/>
    <w:rsid w:val="006D1B58"/>
    <w:rsid w:val="006D208D"/>
    <w:rsid w:val="006D2F45"/>
    <w:rsid w:val="006D371A"/>
    <w:rsid w:val="006D42D4"/>
    <w:rsid w:val="006D613F"/>
    <w:rsid w:val="006D6164"/>
    <w:rsid w:val="006D70C8"/>
    <w:rsid w:val="006D7D88"/>
    <w:rsid w:val="006E0047"/>
    <w:rsid w:val="006E00E2"/>
    <w:rsid w:val="006E083B"/>
    <w:rsid w:val="006E1835"/>
    <w:rsid w:val="006E1C53"/>
    <w:rsid w:val="006E20BC"/>
    <w:rsid w:val="006E37C7"/>
    <w:rsid w:val="006E40F1"/>
    <w:rsid w:val="006E4CA6"/>
    <w:rsid w:val="006E52B1"/>
    <w:rsid w:val="006E5BAC"/>
    <w:rsid w:val="006E6607"/>
    <w:rsid w:val="006F1E89"/>
    <w:rsid w:val="006F3307"/>
    <w:rsid w:val="006F415F"/>
    <w:rsid w:val="006F4DE9"/>
    <w:rsid w:val="006F4FA4"/>
    <w:rsid w:val="006F5D89"/>
    <w:rsid w:val="006F5EC5"/>
    <w:rsid w:val="006F6452"/>
    <w:rsid w:val="006F70B2"/>
    <w:rsid w:val="0070054C"/>
    <w:rsid w:val="007009C7"/>
    <w:rsid w:val="00700AFA"/>
    <w:rsid w:val="007026E3"/>
    <w:rsid w:val="007033A5"/>
    <w:rsid w:val="007044B5"/>
    <w:rsid w:val="00705844"/>
    <w:rsid w:val="00705B45"/>
    <w:rsid w:val="00705C02"/>
    <w:rsid w:val="007065E6"/>
    <w:rsid w:val="007065FF"/>
    <w:rsid w:val="00706729"/>
    <w:rsid w:val="0070733B"/>
    <w:rsid w:val="00707ECB"/>
    <w:rsid w:val="007110D6"/>
    <w:rsid w:val="0071342E"/>
    <w:rsid w:val="00714A4A"/>
    <w:rsid w:val="00714B3D"/>
    <w:rsid w:val="00714BAE"/>
    <w:rsid w:val="00715AE7"/>
    <w:rsid w:val="00715E93"/>
    <w:rsid w:val="007179A9"/>
    <w:rsid w:val="007213FD"/>
    <w:rsid w:val="00721D28"/>
    <w:rsid w:val="0072210F"/>
    <w:rsid w:val="007236CD"/>
    <w:rsid w:val="007255BD"/>
    <w:rsid w:val="007264C6"/>
    <w:rsid w:val="007279A1"/>
    <w:rsid w:val="00730C88"/>
    <w:rsid w:val="00730F38"/>
    <w:rsid w:val="00733B25"/>
    <w:rsid w:val="007345AB"/>
    <w:rsid w:val="00734F79"/>
    <w:rsid w:val="00735049"/>
    <w:rsid w:val="007351CC"/>
    <w:rsid w:val="007354B5"/>
    <w:rsid w:val="0073572C"/>
    <w:rsid w:val="00736059"/>
    <w:rsid w:val="00737790"/>
    <w:rsid w:val="00737923"/>
    <w:rsid w:val="00737968"/>
    <w:rsid w:val="00737A52"/>
    <w:rsid w:val="007403AC"/>
    <w:rsid w:val="00741419"/>
    <w:rsid w:val="00741BC0"/>
    <w:rsid w:val="00743499"/>
    <w:rsid w:val="00744C60"/>
    <w:rsid w:val="007450F4"/>
    <w:rsid w:val="00745D09"/>
    <w:rsid w:val="007502D7"/>
    <w:rsid w:val="0075097F"/>
    <w:rsid w:val="00750C09"/>
    <w:rsid w:val="007529C5"/>
    <w:rsid w:val="00753185"/>
    <w:rsid w:val="00755573"/>
    <w:rsid w:val="0075668B"/>
    <w:rsid w:val="007567A3"/>
    <w:rsid w:val="00756805"/>
    <w:rsid w:val="00756B5D"/>
    <w:rsid w:val="007608B1"/>
    <w:rsid w:val="0076116B"/>
    <w:rsid w:val="00761946"/>
    <w:rsid w:val="00762CC8"/>
    <w:rsid w:val="0076397A"/>
    <w:rsid w:val="00763E4B"/>
    <w:rsid w:val="007649B0"/>
    <w:rsid w:val="00765738"/>
    <w:rsid w:val="007678B9"/>
    <w:rsid w:val="00767D2F"/>
    <w:rsid w:val="00767FDC"/>
    <w:rsid w:val="00770CC6"/>
    <w:rsid w:val="00772FBC"/>
    <w:rsid w:val="00773DE9"/>
    <w:rsid w:val="00774A9B"/>
    <w:rsid w:val="00776E04"/>
    <w:rsid w:val="007804D9"/>
    <w:rsid w:val="0078066B"/>
    <w:rsid w:val="00780A60"/>
    <w:rsid w:val="00781791"/>
    <w:rsid w:val="007818F6"/>
    <w:rsid w:val="00783639"/>
    <w:rsid w:val="007837C4"/>
    <w:rsid w:val="007837E9"/>
    <w:rsid w:val="00784192"/>
    <w:rsid w:val="007856FF"/>
    <w:rsid w:val="00785E15"/>
    <w:rsid w:val="00787AE1"/>
    <w:rsid w:val="00787B62"/>
    <w:rsid w:val="0079134B"/>
    <w:rsid w:val="00791A8B"/>
    <w:rsid w:val="00791C6E"/>
    <w:rsid w:val="007920B4"/>
    <w:rsid w:val="00792155"/>
    <w:rsid w:val="0079222F"/>
    <w:rsid w:val="00792519"/>
    <w:rsid w:val="00792B24"/>
    <w:rsid w:val="00794846"/>
    <w:rsid w:val="00795746"/>
    <w:rsid w:val="007969DC"/>
    <w:rsid w:val="00797DB8"/>
    <w:rsid w:val="007A11EC"/>
    <w:rsid w:val="007A139A"/>
    <w:rsid w:val="007A153A"/>
    <w:rsid w:val="007A384A"/>
    <w:rsid w:val="007A3936"/>
    <w:rsid w:val="007A3C87"/>
    <w:rsid w:val="007A472F"/>
    <w:rsid w:val="007A6685"/>
    <w:rsid w:val="007A66E5"/>
    <w:rsid w:val="007A6863"/>
    <w:rsid w:val="007A6ACA"/>
    <w:rsid w:val="007A7942"/>
    <w:rsid w:val="007B031A"/>
    <w:rsid w:val="007B1B87"/>
    <w:rsid w:val="007B22D4"/>
    <w:rsid w:val="007B2A8E"/>
    <w:rsid w:val="007B2D60"/>
    <w:rsid w:val="007B33B5"/>
    <w:rsid w:val="007B3F06"/>
    <w:rsid w:val="007B5023"/>
    <w:rsid w:val="007C12C6"/>
    <w:rsid w:val="007C2B9B"/>
    <w:rsid w:val="007C45EC"/>
    <w:rsid w:val="007C476D"/>
    <w:rsid w:val="007C4D75"/>
    <w:rsid w:val="007C5220"/>
    <w:rsid w:val="007C5453"/>
    <w:rsid w:val="007C64B1"/>
    <w:rsid w:val="007C6FD9"/>
    <w:rsid w:val="007C7315"/>
    <w:rsid w:val="007C7DB7"/>
    <w:rsid w:val="007D17D1"/>
    <w:rsid w:val="007D28CC"/>
    <w:rsid w:val="007D2A0B"/>
    <w:rsid w:val="007D3307"/>
    <w:rsid w:val="007D3D25"/>
    <w:rsid w:val="007D4335"/>
    <w:rsid w:val="007D61BB"/>
    <w:rsid w:val="007D6755"/>
    <w:rsid w:val="007D6EAF"/>
    <w:rsid w:val="007E0B91"/>
    <w:rsid w:val="007E1003"/>
    <w:rsid w:val="007E20ED"/>
    <w:rsid w:val="007E2491"/>
    <w:rsid w:val="007E3815"/>
    <w:rsid w:val="007E4227"/>
    <w:rsid w:val="007E456C"/>
    <w:rsid w:val="007E5483"/>
    <w:rsid w:val="007E5A74"/>
    <w:rsid w:val="007E6210"/>
    <w:rsid w:val="007E67D0"/>
    <w:rsid w:val="007E6996"/>
    <w:rsid w:val="007E7516"/>
    <w:rsid w:val="007E7B3F"/>
    <w:rsid w:val="007E7F5E"/>
    <w:rsid w:val="007F0EC3"/>
    <w:rsid w:val="007F1E47"/>
    <w:rsid w:val="007F3D55"/>
    <w:rsid w:val="007F4D13"/>
    <w:rsid w:val="007F5267"/>
    <w:rsid w:val="007F572E"/>
    <w:rsid w:val="007F6DA2"/>
    <w:rsid w:val="007F72F5"/>
    <w:rsid w:val="00801760"/>
    <w:rsid w:val="00801C8C"/>
    <w:rsid w:val="00802051"/>
    <w:rsid w:val="00802C64"/>
    <w:rsid w:val="00802DB1"/>
    <w:rsid w:val="0080371C"/>
    <w:rsid w:val="00804EA3"/>
    <w:rsid w:val="008052C5"/>
    <w:rsid w:val="00805C3B"/>
    <w:rsid w:val="00805E9E"/>
    <w:rsid w:val="00806751"/>
    <w:rsid w:val="00807223"/>
    <w:rsid w:val="0081005D"/>
    <w:rsid w:val="008105CD"/>
    <w:rsid w:val="0081159F"/>
    <w:rsid w:val="0081196A"/>
    <w:rsid w:val="00812632"/>
    <w:rsid w:val="00812817"/>
    <w:rsid w:val="00814866"/>
    <w:rsid w:val="0081634C"/>
    <w:rsid w:val="00816490"/>
    <w:rsid w:val="00816685"/>
    <w:rsid w:val="008166B4"/>
    <w:rsid w:val="00816702"/>
    <w:rsid w:val="0082126A"/>
    <w:rsid w:val="00821606"/>
    <w:rsid w:val="008218AD"/>
    <w:rsid w:val="008234DB"/>
    <w:rsid w:val="00823955"/>
    <w:rsid w:val="00824101"/>
    <w:rsid w:val="008247A1"/>
    <w:rsid w:val="00824A98"/>
    <w:rsid w:val="008258B2"/>
    <w:rsid w:val="0082599D"/>
    <w:rsid w:val="00826316"/>
    <w:rsid w:val="00830743"/>
    <w:rsid w:val="00830E69"/>
    <w:rsid w:val="00831387"/>
    <w:rsid w:val="00832AEE"/>
    <w:rsid w:val="00833AF8"/>
    <w:rsid w:val="00833F98"/>
    <w:rsid w:val="00834BC8"/>
    <w:rsid w:val="00834D96"/>
    <w:rsid w:val="00834DC3"/>
    <w:rsid w:val="0083507E"/>
    <w:rsid w:val="00835D55"/>
    <w:rsid w:val="00837B42"/>
    <w:rsid w:val="00840027"/>
    <w:rsid w:val="00841403"/>
    <w:rsid w:val="00841945"/>
    <w:rsid w:val="00841B6B"/>
    <w:rsid w:val="008423F4"/>
    <w:rsid w:val="0084306B"/>
    <w:rsid w:val="00843761"/>
    <w:rsid w:val="00844A50"/>
    <w:rsid w:val="008457C5"/>
    <w:rsid w:val="00845F01"/>
    <w:rsid w:val="008477AC"/>
    <w:rsid w:val="008517CC"/>
    <w:rsid w:val="008527B3"/>
    <w:rsid w:val="00854C1A"/>
    <w:rsid w:val="00857DA1"/>
    <w:rsid w:val="00860754"/>
    <w:rsid w:val="00860B84"/>
    <w:rsid w:val="0086221F"/>
    <w:rsid w:val="00862890"/>
    <w:rsid w:val="008666C2"/>
    <w:rsid w:val="00866851"/>
    <w:rsid w:val="0086690E"/>
    <w:rsid w:val="00867A89"/>
    <w:rsid w:val="008704C4"/>
    <w:rsid w:val="008715ED"/>
    <w:rsid w:val="00872E6F"/>
    <w:rsid w:val="00873031"/>
    <w:rsid w:val="008739A6"/>
    <w:rsid w:val="00875A2B"/>
    <w:rsid w:val="00875F27"/>
    <w:rsid w:val="00876330"/>
    <w:rsid w:val="00876B76"/>
    <w:rsid w:val="00877A37"/>
    <w:rsid w:val="008801B3"/>
    <w:rsid w:val="008817B0"/>
    <w:rsid w:val="00883AA2"/>
    <w:rsid w:val="008844E8"/>
    <w:rsid w:val="008847D1"/>
    <w:rsid w:val="008849A9"/>
    <w:rsid w:val="00885483"/>
    <w:rsid w:val="00885A48"/>
    <w:rsid w:val="00885C06"/>
    <w:rsid w:val="0088703E"/>
    <w:rsid w:val="008872BA"/>
    <w:rsid w:val="00887CA0"/>
    <w:rsid w:val="0089248C"/>
    <w:rsid w:val="00893221"/>
    <w:rsid w:val="0089374A"/>
    <w:rsid w:val="00893EE3"/>
    <w:rsid w:val="00894D6B"/>
    <w:rsid w:val="00894FCC"/>
    <w:rsid w:val="008952B6"/>
    <w:rsid w:val="0089595C"/>
    <w:rsid w:val="00895FAD"/>
    <w:rsid w:val="00896FB2"/>
    <w:rsid w:val="00897A6D"/>
    <w:rsid w:val="008A0CB6"/>
    <w:rsid w:val="008A0DBE"/>
    <w:rsid w:val="008A1F30"/>
    <w:rsid w:val="008A2D66"/>
    <w:rsid w:val="008A32E5"/>
    <w:rsid w:val="008A4415"/>
    <w:rsid w:val="008A636A"/>
    <w:rsid w:val="008A6F14"/>
    <w:rsid w:val="008A790F"/>
    <w:rsid w:val="008A7C4A"/>
    <w:rsid w:val="008B1598"/>
    <w:rsid w:val="008B18D9"/>
    <w:rsid w:val="008B1DC9"/>
    <w:rsid w:val="008B2CB4"/>
    <w:rsid w:val="008B3F28"/>
    <w:rsid w:val="008B432A"/>
    <w:rsid w:val="008B4E0C"/>
    <w:rsid w:val="008B5661"/>
    <w:rsid w:val="008B56BB"/>
    <w:rsid w:val="008B5BDD"/>
    <w:rsid w:val="008B636B"/>
    <w:rsid w:val="008B6B66"/>
    <w:rsid w:val="008B738F"/>
    <w:rsid w:val="008B7A14"/>
    <w:rsid w:val="008B7BCB"/>
    <w:rsid w:val="008B7EB7"/>
    <w:rsid w:val="008C134D"/>
    <w:rsid w:val="008C1BA2"/>
    <w:rsid w:val="008C2332"/>
    <w:rsid w:val="008C254A"/>
    <w:rsid w:val="008C3E43"/>
    <w:rsid w:val="008C42F8"/>
    <w:rsid w:val="008C4CBD"/>
    <w:rsid w:val="008C5177"/>
    <w:rsid w:val="008C68E3"/>
    <w:rsid w:val="008C6E90"/>
    <w:rsid w:val="008C767F"/>
    <w:rsid w:val="008C76C4"/>
    <w:rsid w:val="008C7FD9"/>
    <w:rsid w:val="008D1675"/>
    <w:rsid w:val="008D19E3"/>
    <w:rsid w:val="008D205B"/>
    <w:rsid w:val="008D4F91"/>
    <w:rsid w:val="008D58FF"/>
    <w:rsid w:val="008D66A2"/>
    <w:rsid w:val="008D6781"/>
    <w:rsid w:val="008D6FA7"/>
    <w:rsid w:val="008D7233"/>
    <w:rsid w:val="008E3CAB"/>
    <w:rsid w:val="008E51F9"/>
    <w:rsid w:val="008E5778"/>
    <w:rsid w:val="008E6A81"/>
    <w:rsid w:val="008E6EF8"/>
    <w:rsid w:val="008E74E3"/>
    <w:rsid w:val="008E7886"/>
    <w:rsid w:val="008F01AE"/>
    <w:rsid w:val="008F1627"/>
    <w:rsid w:val="008F2329"/>
    <w:rsid w:val="008F3EE0"/>
    <w:rsid w:val="008F4163"/>
    <w:rsid w:val="008F6219"/>
    <w:rsid w:val="008F6E88"/>
    <w:rsid w:val="008F713F"/>
    <w:rsid w:val="0090132C"/>
    <w:rsid w:val="00903021"/>
    <w:rsid w:val="00904755"/>
    <w:rsid w:val="009047BC"/>
    <w:rsid w:val="00906750"/>
    <w:rsid w:val="00906953"/>
    <w:rsid w:val="009069A7"/>
    <w:rsid w:val="00907444"/>
    <w:rsid w:val="00910998"/>
    <w:rsid w:val="00911007"/>
    <w:rsid w:val="00911461"/>
    <w:rsid w:val="00911C97"/>
    <w:rsid w:val="009120A0"/>
    <w:rsid w:val="009120A1"/>
    <w:rsid w:val="00913195"/>
    <w:rsid w:val="009146E9"/>
    <w:rsid w:val="00915C69"/>
    <w:rsid w:val="00916DCD"/>
    <w:rsid w:val="009173BD"/>
    <w:rsid w:val="0091796C"/>
    <w:rsid w:val="00920690"/>
    <w:rsid w:val="00920FCB"/>
    <w:rsid w:val="00920FE2"/>
    <w:rsid w:val="00922895"/>
    <w:rsid w:val="0092367B"/>
    <w:rsid w:val="009248D3"/>
    <w:rsid w:val="009262E3"/>
    <w:rsid w:val="009266C0"/>
    <w:rsid w:val="00927140"/>
    <w:rsid w:val="00927458"/>
    <w:rsid w:val="00927AB5"/>
    <w:rsid w:val="00927EC4"/>
    <w:rsid w:val="00930DAE"/>
    <w:rsid w:val="00931506"/>
    <w:rsid w:val="00932DBE"/>
    <w:rsid w:val="009339DD"/>
    <w:rsid w:val="00934C35"/>
    <w:rsid w:val="0093529F"/>
    <w:rsid w:val="009352D4"/>
    <w:rsid w:val="00936D73"/>
    <w:rsid w:val="00937204"/>
    <w:rsid w:val="00941A94"/>
    <w:rsid w:val="00942960"/>
    <w:rsid w:val="00942D40"/>
    <w:rsid w:val="0094465D"/>
    <w:rsid w:val="009454D3"/>
    <w:rsid w:val="0094589C"/>
    <w:rsid w:val="0094697B"/>
    <w:rsid w:val="00946C14"/>
    <w:rsid w:val="00946F70"/>
    <w:rsid w:val="00947931"/>
    <w:rsid w:val="00947FB4"/>
    <w:rsid w:val="009508E4"/>
    <w:rsid w:val="009510E5"/>
    <w:rsid w:val="009517BD"/>
    <w:rsid w:val="00951A9B"/>
    <w:rsid w:val="00953415"/>
    <w:rsid w:val="009537DA"/>
    <w:rsid w:val="00954CEA"/>
    <w:rsid w:val="009563D3"/>
    <w:rsid w:val="0095727C"/>
    <w:rsid w:val="00957629"/>
    <w:rsid w:val="00957AFF"/>
    <w:rsid w:val="00957D1F"/>
    <w:rsid w:val="00960D8F"/>
    <w:rsid w:val="00961C51"/>
    <w:rsid w:val="009632F7"/>
    <w:rsid w:val="00963EE2"/>
    <w:rsid w:val="009659D7"/>
    <w:rsid w:val="00965FBD"/>
    <w:rsid w:val="00967007"/>
    <w:rsid w:val="009670CA"/>
    <w:rsid w:val="00967DFE"/>
    <w:rsid w:val="00967E14"/>
    <w:rsid w:val="009708AC"/>
    <w:rsid w:val="00971A8F"/>
    <w:rsid w:val="00971E8F"/>
    <w:rsid w:val="009728F9"/>
    <w:rsid w:val="00973171"/>
    <w:rsid w:val="00973F01"/>
    <w:rsid w:val="0097672F"/>
    <w:rsid w:val="009812C5"/>
    <w:rsid w:val="009813E3"/>
    <w:rsid w:val="00983839"/>
    <w:rsid w:val="00983B5D"/>
    <w:rsid w:val="009846A3"/>
    <w:rsid w:val="009860EE"/>
    <w:rsid w:val="0098715C"/>
    <w:rsid w:val="009874A9"/>
    <w:rsid w:val="009905FA"/>
    <w:rsid w:val="009916F5"/>
    <w:rsid w:val="009928CA"/>
    <w:rsid w:val="00993F4A"/>
    <w:rsid w:val="009949D5"/>
    <w:rsid w:val="00994EFE"/>
    <w:rsid w:val="00995E91"/>
    <w:rsid w:val="00997143"/>
    <w:rsid w:val="00997257"/>
    <w:rsid w:val="00997F49"/>
    <w:rsid w:val="009A0214"/>
    <w:rsid w:val="009A0419"/>
    <w:rsid w:val="009A1384"/>
    <w:rsid w:val="009A1E73"/>
    <w:rsid w:val="009A3057"/>
    <w:rsid w:val="009A3BE4"/>
    <w:rsid w:val="009A5387"/>
    <w:rsid w:val="009A6E8C"/>
    <w:rsid w:val="009A79D1"/>
    <w:rsid w:val="009B11DD"/>
    <w:rsid w:val="009B2A4C"/>
    <w:rsid w:val="009B41BD"/>
    <w:rsid w:val="009B4F28"/>
    <w:rsid w:val="009B578B"/>
    <w:rsid w:val="009B599D"/>
    <w:rsid w:val="009B5DD5"/>
    <w:rsid w:val="009B5EF5"/>
    <w:rsid w:val="009B6628"/>
    <w:rsid w:val="009B7562"/>
    <w:rsid w:val="009B7612"/>
    <w:rsid w:val="009B770E"/>
    <w:rsid w:val="009B7CDB"/>
    <w:rsid w:val="009C09BB"/>
    <w:rsid w:val="009C0DAE"/>
    <w:rsid w:val="009C0DE8"/>
    <w:rsid w:val="009C1E12"/>
    <w:rsid w:val="009C1F8B"/>
    <w:rsid w:val="009C3090"/>
    <w:rsid w:val="009C362A"/>
    <w:rsid w:val="009C3786"/>
    <w:rsid w:val="009C474C"/>
    <w:rsid w:val="009C4DD8"/>
    <w:rsid w:val="009C55A0"/>
    <w:rsid w:val="009C5673"/>
    <w:rsid w:val="009C586D"/>
    <w:rsid w:val="009C59D2"/>
    <w:rsid w:val="009C69C9"/>
    <w:rsid w:val="009C6C3E"/>
    <w:rsid w:val="009D138B"/>
    <w:rsid w:val="009D14F0"/>
    <w:rsid w:val="009D1D49"/>
    <w:rsid w:val="009D28DA"/>
    <w:rsid w:val="009D2AFC"/>
    <w:rsid w:val="009D36CE"/>
    <w:rsid w:val="009D5071"/>
    <w:rsid w:val="009D5312"/>
    <w:rsid w:val="009D6019"/>
    <w:rsid w:val="009E1310"/>
    <w:rsid w:val="009E4BF3"/>
    <w:rsid w:val="009E5033"/>
    <w:rsid w:val="009E56ED"/>
    <w:rsid w:val="009E6702"/>
    <w:rsid w:val="009E747B"/>
    <w:rsid w:val="009F1620"/>
    <w:rsid w:val="009F1624"/>
    <w:rsid w:val="009F1B38"/>
    <w:rsid w:val="009F1DC1"/>
    <w:rsid w:val="009F1DEB"/>
    <w:rsid w:val="009F312B"/>
    <w:rsid w:val="009F3AC2"/>
    <w:rsid w:val="009F4126"/>
    <w:rsid w:val="009F541C"/>
    <w:rsid w:val="009F5EE8"/>
    <w:rsid w:val="009F611C"/>
    <w:rsid w:val="009F6968"/>
    <w:rsid w:val="009F6CE9"/>
    <w:rsid w:val="009F7287"/>
    <w:rsid w:val="009F7C1A"/>
    <w:rsid w:val="00A010B4"/>
    <w:rsid w:val="00A015F3"/>
    <w:rsid w:val="00A01D24"/>
    <w:rsid w:val="00A02B5B"/>
    <w:rsid w:val="00A03F4F"/>
    <w:rsid w:val="00A04E3E"/>
    <w:rsid w:val="00A05074"/>
    <w:rsid w:val="00A06037"/>
    <w:rsid w:val="00A062A3"/>
    <w:rsid w:val="00A06D71"/>
    <w:rsid w:val="00A06DFB"/>
    <w:rsid w:val="00A07924"/>
    <w:rsid w:val="00A07D65"/>
    <w:rsid w:val="00A10449"/>
    <w:rsid w:val="00A10C39"/>
    <w:rsid w:val="00A10F38"/>
    <w:rsid w:val="00A114A3"/>
    <w:rsid w:val="00A1158A"/>
    <w:rsid w:val="00A1326E"/>
    <w:rsid w:val="00A141AA"/>
    <w:rsid w:val="00A15DD2"/>
    <w:rsid w:val="00A15EBD"/>
    <w:rsid w:val="00A22141"/>
    <w:rsid w:val="00A228DF"/>
    <w:rsid w:val="00A232ED"/>
    <w:rsid w:val="00A23B16"/>
    <w:rsid w:val="00A23F46"/>
    <w:rsid w:val="00A24819"/>
    <w:rsid w:val="00A24CEA"/>
    <w:rsid w:val="00A25159"/>
    <w:rsid w:val="00A2574B"/>
    <w:rsid w:val="00A260C9"/>
    <w:rsid w:val="00A274AF"/>
    <w:rsid w:val="00A27577"/>
    <w:rsid w:val="00A305BE"/>
    <w:rsid w:val="00A3062D"/>
    <w:rsid w:val="00A30F59"/>
    <w:rsid w:val="00A320B5"/>
    <w:rsid w:val="00A337F9"/>
    <w:rsid w:val="00A34739"/>
    <w:rsid w:val="00A34841"/>
    <w:rsid w:val="00A34D9F"/>
    <w:rsid w:val="00A35245"/>
    <w:rsid w:val="00A35F17"/>
    <w:rsid w:val="00A40A79"/>
    <w:rsid w:val="00A40B1B"/>
    <w:rsid w:val="00A410B1"/>
    <w:rsid w:val="00A422A7"/>
    <w:rsid w:val="00A43039"/>
    <w:rsid w:val="00A43C10"/>
    <w:rsid w:val="00A4400D"/>
    <w:rsid w:val="00A449EB"/>
    <w:rsid w:val="00A4555B"/>
    <w:rsid w:val="00A50084"/>
    <w:rsid w:val="00A50A35"/>
    <w:rsid w:val="00A5189F"/>
    <w:rsid w:val="00A51EEF"/>
    <w:rsid w:val="00A52179"/>
    <w:rsid w:val="00A52233"/>
    <w:rsid w:val="00A5308E"/>
    <w:rsid w:val="00A53D6D"/>
    <w:rsid w:val="00A5584C"/>
    <w:rsid w:val="00A56374"/>
    <w:rsid w:val="00A56F83"/>
    <w:rsid w:val="00A57ECE"/>
    <w:rsid w:val="00A61992"/>
    <w:rsid w:val="00A61A14"/>
    <w:rsid w:val="00A61C04"/>
    <w:rsid w:val="00A62722"/>
    <w:rsid w:val="00A62F27"/>
    <w:rsid w:val="00A632E6"/>
    <w:rsid w:val="00A6372D"/>
    <w:rsid w:val="00A642D4"/>
    <w:rsid w:val="00A6531A"/>
    <w:rsid w:val="00A673D9"/>
    <w:rsid w:val="00A7040C"/>
    <w:rsid w:val="00A70681"/>
    <w:rsid w:val="00A71260"/>
    <w:rsid w:val="00A71DB3"/>
    <w:rsid w:val="00A723D3"/>
    <w:rsid w:val="00A73014"/>
    <w:rsid w:val="00A73597"/>
    <w:rsid w:val="00A7482E"/>
    <w:rsid w:val="00A74C2E"/>
    <w:rsid w:val="00A755D4"/>
    <w:rsid w:val="00A75ADD"/>
    <w:rsid w:val="00A75CDF"/>
    <w:rsid w:val="00A77529"/>
    <w:rsid w:val="00A80680"/>
    <w:rsid w:val="00A80993"/>
    <w:rsid w:val="00A823FF"/>
    <w:rsid w:val="00A83A78"/>
    <w:rsid w:val="00A84BED"/>
    <w:rsid w:val="00A851FD"/>
    <w:rsid w:val="00A862A6"/>
    <w:rsid w:val="00A8657B"/>
    <w:rsid w:val="00A87B5F"/>
    <w:rsid w:val="00A92394"/>
    <w:rsid w:val="00A92E07"/>
    <w:rsid w:val="00A94052"/>
    <w:rsid w:val="00A95DB8"/>
    <w:rsid w:val="00A97043"/>
    <w:rsid w:val="00A97837"/>
    <w:rsid w:val="00AA1A97"/>
    <w:rsid w:val="00AA1D3A"/>
    <w:rsid w:val="00AA2CE5"/>
    <w:rsid w:val="00AA2D3B"/>
    <w:rsid w:val="00AA3134"/>
    <w:rsid w:val="00AA34E6"/>
    <w:rsid w:val="00AA3C2E"/>
    <w:rsid w:val="00AA3DBF"/>
    <w:rsid w:val="00AA5A9D"/>
    <w:rsid w:val="00AA5C87"/>
    <w:rsid w:val="00AB04ED"/>
    <w:rsid w:val="00AB0C78"/>
    <w:rsid w:val="00AB1D96"/>
    <w:rsid w:val="00AB2639"/>
    <w:rsid w:val="00AB2AFC"/>
    <w:rsid w:val="00AB41BF"/>
    <w:rsid w:val="00AB4A2C"/>
    <w:rsid w:val="00AB596B"/>
    <w:rsid w:val="00AB6FA0"/>
    <w:rsid w:val="00AB6FFF"/>
    <w:rsid w:val="00AB70CF"/>
    <w:rsid w:val="00AC0D9A"/>
    <w:rsid w:val="00AC1A96"/>
    <w:rsid w:val="00AC25B3"/>
    <w:rsid w:val="00AC3CBE"/>
    <w:rsid w:val="00AC496C"/>
    <w:rsid w:val="00AC54E0"/>
    <w:rsid w:val="00AC5E7D"/>
    <w:rsid w:val="00AC7338"/>
    <w:rsid w:val="00AC74CB"/>
    <w:rsid w:val="00AD0697"/>
    <w:rsid w:val="00AD1F73"/>
    <w:rsid w:val="00AD23C8"/>
    <w:rsid w:val="00AD3539"/>
    <w:rsid w:val="00AD39DE"/>
    <w:rsid w:val="00AD43C3"/>
    <w:rsid w:val="00AD5CA3"/>
    <w:rsid w:val="00AD7590"/>
    <w:rsid w:val="00AE1304"/>
    <w:rsid w:val="00AE350D"/>
    <w:rsid w:val="00AE4AFD"/>
    <w:rsid w:val="00AE7600"/>
    <w:rsid w:val="00AE7C45"/>
    <w:rsid w:val="00AF0083"/>
    <w:rsid w:val="00AF036B"/>
    <w:rsid w:val="00AF2256"/>
    <w:rsid w:val="00AF2386"/>
    <w:rsid w:val="00AF2835"/>
    <w:rsid w:val="00AF2D35"/>
    <w:rsid w:val="00AF41A4"/>
    <w:rsid w:val="00AF4644"/>
    <w:rsid w:val="00AF4B88"/>
    <w:rsid w:val="00AF4F24"/>
    <w:rsid w:val="00AF5E15"/>
    <w:rsid w:val="00AF719C"/>
    <w:rsid w:val="00B0018D"/>
    <w:rsid w:val="00B0020B"/>
    <w:rsid w:val="00B016F3"/>
    <w:rsid w:val="00B03353"/>
    <w:rsid w:val="00B0365F"/>
    <w:rsid w:val="00B03EAD"/>
    <w:rsid w:val="00B05B84"/>
    <w:rsid w:val="00B05ED5"/>
    <w:rsid w:val="00B05F99"/>
    <w:rsid w:val="00B067F1"/>
    <w:rsid w:val="00B07845"/>
    <w:rsid w:val="00B079FD"/>
    <w:rsid w:val="00B10BA1"/>
    <w:rsid w:val="00B12063"/>
    <w:rsid w:val="00B12100"/>
    <w:rsid w:val="00B1292B"/>
    <w:rsid w:val="00B12A98"/>
    <w:rsid w:val="00B12AC8"/>
    <w:rsid w:val="00B13FCC"/>
    <w:rsid w:val="00B1627F"/>
    <w:rsid w:val="00B16E09"/>
    <w:rsid w:val="00B20F28"/>
    <w:rsid w:val="00B21453"/>
    <w:rsid w:val="00B21FA2"/>
    <w:rsid w:val="00B23EB7"/>
    <w:rsid w:val="00B25B09"/>
    <w:rsid w:val="00B25D2D"/>
    <w:rsid w:val="00B3060F"/>
    <w:rsid w:val="00B30ADF"/>
    <w:rsid w:val="00B30CCB"/>
    <w:rsid w:val="00B3155E"/>
    <w:rsid w:val="00B31979"/>
    <w:rsid w:val="00B31BF6"/>
    <w:rsid w:val="00B33975"/>
    <w:rsid w:val="00B351AB"/>
    <w:rsid w:val="00B362C8"/>
    <w:rsid w:val="00B36610"/>
    <w:rsid w:val="00B366F1"/>
    <w:rsid w:val="00B378D1"/>
    <w:rsid w:val="00B37960"/>
    <w:rsid w:val="00B37C42"/>
    <w:rsid w:val="00B41F24"/>
    <w:rsid w:val="00B433AB"/>
    <w:rsid w:val="00B450D9"/>
    <w:rsid w:val="00B46C28"/>
    <w:rsid w:val="00B50C96"/>
    <w:rsid w:val="00B50D06"/>
    <w:rsid w:val="00B5192B"/>
    <w:rsid w:val="00B51B48"/>
    <w:rsid w:val="00B51DC8"/>
    <w:rsid w:val="00B52A1F"/>
    <w:rsid w:val="00B52B74"/>
    <w:rsid w:val="00B52C64"/>
    <w:rsid w:val="00B52C7C"/>
    <w:rsid w:val="00B539D6"/>
    <w:rsid w:val="00B54D65"/>
    <w:rsid w:val="00B5512B"/>
    <w:rsid w:val="00B557C9"/>
    <w:rsid w:val="00B55E0B"/>
    <w:rsid w:val="00B56CFD"/>
    <w:rsid w:val="00B57274"/>
    <w:rsid w:val="00B57EC6"/>
    <w:rsid w:val="00B6007D"/>
    <w:rsid w:val="00B621D1"/>
    <w:rsid w:val="00B62547"/>
    <w:rsid w:val="00B626CF"/>
    <w:rsid w:val="00B626EC"/>
    <w:rsid w:val="00B62CF5"/>
    <w:rsid w:val="00B62CF8"/>
    <w:rsid w:val="00B660C7"/>
    <w:rsid w:val="00B66130"/>
    <w:rsid w:val="00B6634D"/>
    <w:rsid w:val="00B66713"/>
    <w:rsid w:val="00B66A4C"/>
    <w:rsid w:val="00B66AFB"/>
    <w:rsid w:val="00B66E2E"/>
    <w:rsid w:val="00B66F13"/>
    <w:rsid w:val="00B67A75"/>
    <w:rsid w:val="00B701EA"/>
    <w:rsid w:val="00B70F25"/>
    <w:rsid w:val="00B71203"/>
    <w:rsid w:val="00B72059"/>
    <w:rsid w:val="00B726C8"/>
    <w:rsid w:val="00B72EBD"/>
    <w:rsid w:val="00B7327A"/>
    <w:rsid w:val="00B732B4"/>
    <w:rsid w:val="00B7360B"/>
    <w:rsid w:val="00B769B5"/>
    <w:rsid w:val="00B775F6"/>
    <w:rsid w:val="00B77C8E"/>
    <w:rsid w:val="00B77EDB"/>
    <w:rsid w:val="00B80143"/>
    <w:rsid w:val="00B80A70"/>
    <w:rsid w:val="00B80EE7"/>
    <w:rsid w:val="00B8165E"/>
    <w:rsid w:val="00B831C1"/>
    <w:rsid w:val="00B839A9"/>
    <w:rsid w:val="00B83EEE"/>
    <w:rsid w:val="00B843AC"/>
    <w:rsid w:val="00B84904"/>
    <w:rsid w:val="00B85BEA"/>
    <w:rsid w:val="00B869D6"/>
    <w:rsid w:val="00B90D42"/>
    <w:rsid w:val="00B91380"/>
    <w:rsid w:val="00B917C9"/>
    <w:rsid w:val="00B92092"/>
    <w:rsid w:val="00B92378"/>
    <w:rsid w:val="00B93B4D"/>
    <w:rsid w:val="00B9484B"/>
    <w:rsid w:val="00B95B84"/>
    <w:rsid w:val="00B95D4B"/>
    <w:rsid w:val="00B976A8"/>
    <w:rsid w:val="00B97EFF"/>
    <w:rsid w:val="00BA05BC"/>
    <w:rsid w:val="00BA0E16"/>
    <w:rsid w:val="00BA1C4A"/>
    <w:rsid w:val="00BA1F13"/>
    <w:rsid w:val="00BA2BE6"/>
    <w:rsid w:val="00BA31A5"/>
    <w:rsid w:val="00BA4931"/>
    <w:rsid w:val="00BA4DAA"/>
    <w:rsid w:val="00BB1105"/>
    <w:rsid w:val="00BB1A48"/>
    <w:rsid w:val="00BB247A"/>
    <w:rsid w:val="00BB284A"/>
    <w:rsid w:val="00BB34BF"/>
    <w:rsid w:val="00BB3D8E"/>
    <w:rsid w:val="00BB5740"/>
    <w:rsid w:val="00BB5FEF"/>
    <w:rsid w:val="00BB6C51"/>
    <w:rsid w:val="00BB72D6"/>
    <w:rsid w:val="00BC01AC"/>
    <w:rsid w:val="00BC0A4B"/>
    <w:rsid w:val="00BC1A01"/>
    <w:rsid w:val="00BC20AF"/>
    <w:rsid w:val="00BC29CF"/>
    <w:rsid w:val="00BC2DEE"/>
    <w:rsid w:val="00BC2ED7"/>
    <w:rsid w:val="00BC3CAC"/>
    <w:rsid w:val="00BC4177"/>
    <w:rsid w:val="00BC6F73"/>
    <w:rsid w:val="00BC748C"/>
    <w:rsid w:val="00BD01E3"/>
    <w:rsid w:val="00BD06EE"/>
    <w:rsid w:val="00BD1513"/>
    <w:rsid w:val="00BD1DBB"/>
    <w:rsid w:val="00BD2079"/>
    <w:rsid w:val="00BD3EA7"/>
    <w:rsid w:val="00BD4FB5"/>
    <w:rsid w:val="00BD5008"/>
    <w:rsid w:val="00BD56A7"/>
    <w:rsid w:val="00BD6299"/>
    <w:rsid w:val="00BD685F"/>
    <w:rsid w:val="00BD75AE"/>
    <w:rsid w:val="00BE13EB"/>
    <w:rsid w:val="00BE2D2B"/>
    <w:rsid w:val="00BE2E2F"/>
    <w:rsid w:val="00BE3247"/>
    <w:rsid w:val="00BE54BC"/>
    <w:rsid w:val="00BE5DD6"/>
    <w:rsid w:val="00BE60F9"/>
    <w:rsid w:val="00BE642F"/>
    <w:rsid w:val="00BE67C0"/>
    <w:rsid w:val="00BE68C3"/>
    <w:rsid w:val="00BE7A9B"/>
    <w:rsid w:val="00BE7E1B"/>
    <w:rsid w:val="00BF0FAA"/>
    <w:rsid w:val="00BF159C"/>
    <w:rsid w:val="00BF27DF"/>
    <w:rsid w:val="00BF2CCE"/>
    <w:rsid w:val="00BF2FA3"/>
    <w:rsid w:val="00BF4530"/>
    <w:rsid w:val="00BF4AE3"/>
    <w:rsid w:val="00BF5056"/>
    <w:rsid w:val="00BF577C"/>
    <w:rsid w:val="00BF734C"/>
    <w:rsid w:val="00C01738"/>
    <w:rsid w:val="00C020F1"/>
    <w:rsid w:val="00C03DE9"/>
    <w:rsid w:val="00C05534"/>
    <w:rsid w:val="00C05540"/>
    <w:rsid w:val="00C0671A"/>
    <w:rsid w:val="00C06824"/>
    <w:rsid w:val="00C06BA0"/>
    <w:rsid w:val="00C06FC8"/>
    <w:rsid w:val="00C10B96"/>
    <w:rsid w:val="00C12E56"/>
    <w:rsid w:val="00C1301B"/>
    <w:rsid w:val="00C13209"/>
    <w:rsid w:val="00C13D9E"/>
    <w:rsid w:val="00C146B9"/>
    <w:rsid w:val="00C15C41"/>
    <w:rsid w:val="00C16B55"/>
    <w:rsid w:val="00C17201"/>
    <w:rsid w:val="00C2004D"/>
    <w:rsid w:val="00C20555"/>
    <w:rsid w:val="00C20D4F"/>
    <w:rsid w:val="00C22226"/>
    <w:rsid w:val="00C23BDB"/>
    <w:rsid w:val="00C24BF5"/>
    <w:rsid w:val="00C25CB9"/>
    <w:rsid w:val="00C26C0B"/>
    <w:rsid w:val="00C26C4E"/>
    <w:rsid w:val="00C271B8"/>
    <w:rsid w:val="00C31453"/>
    <w:rsid w:val="00C31A63"/>
    <w:rsid w:val="00C31B22"/>
    <w:rsid w:val="00C31C0A"/>
    <w:rsid w:val="00C32167"/>
    <w:rsid w:val="00C346DE"/>
    <w:rsid w:val="00C365EC"/>
    <w:rsid w:val="00C36A90"/>
    <w:rsid w:val="00C412B4"/>
    <w:rsid w:val="00C41471"/>
    <w:rsid w:val="00C416B1"/>
    <w:rsid w:val="00C419DF"/>
    <w:rsid w:val="00C4204C"/>
    <w:rsid w:val="00C4265E"/>
    <w:rsid w:val="00C42CAF"/>
    <w:rsid w:val="00C43DB5"/>
    <w:rsid w:val="00C45192"/>
    <w:rsid w:val="00C458BF"/>
    <w:rsid w:val="00C46162"/>
    <w:rsid w:val="00C469B1"/>
    <w:rsid w:val="00C47A21"/>
    <w:rsid w:val="00C5171B"/>
    <w:rsid w:val="00C51D6D"/>
    <w:rsid w:val="00C51ECC"/>
    <w:rsid w:val="00C520DE"/>
    <w:rsid w:val="00C5265C"/>
    <w:rsid w:val="00C52A2B"/>
    <w:rsid w:val="00C52F86"/>
    <w:rsid w:val="00C55105"/>
    <w:rsid w:val="00C55355"/>
    <w:rsid w:val="00C556CA"/>
    <w:rsid w:val="00C57B28"/>
    <w:rsid w:val="00C61167"/>
    <w:rsid w:val="00C61246"/>
    <w:rsid w:val="00C623E3"/>
    <w:rsid w:val="00C632CF"/>
    <w:rsid w:val="00C63B08"/>
    <w:rsid w:val="00C658B7"/>
    <w:rsid w:val="00C659B0"/>
    <w:rsid w:val="00C6618A"/>
    <w:rsid w:val="00C676E4"/>
    <w:rsid w:val="00C70480"/>
    <w:rsid w:val="00C723E6"/>
    <w:rsid w:val="00C74351"/>
    <w:rsid w:val="00C751B0"/>
    <w:rsid w:val="00C756E9"/>
    <w:rsid w:val="00C804BF"/>
    <w:rsid w:val="00C80C58"/>
    <w:rsid w:val="00C81472"/>
    <w:rsid w:val="00C8157A"/>
    <w:rsid w:val="00C8159D"/>
    <w:rsid w:val="00C81E5C"/>
    <w:rsid w:val="00C8206A"/>
    <w:rsid w:val="00C837F0"/>
    <w:rsid w:val="00C84A5F"/>
    <w:rsid w:val="00C858E5"/>
    <w:rsid w:val="00C85F53"/>
    <w:rsid w:val="00C86719"/>
    <w:rsid w:val="00C86977"/>
    <w:rsid w:val="00C8702E"/>
    <w:rsid w:val="00C877C1"/>
    <w:rsid w:val="00C91327"/>
    <w:rsid w:val="00C92081"/>
    <w:rsid w:val="00C921EF"/>
    <w:rsid w:val="00C923CE"/>
    <w:rsid w:val="00C931AF"/>
    <w:rsid w:val="00C943E4"/>
    <w:rsid w:val="00C9681A"/>
    <w:rsid w:val="00C972E5"/>
    <w:rsid w:val="00C97E0D"/>
    <w:rsid w:val="00CA0363"/>
    <w:rsid w:val="00CA05EF"/>
    <w:rsid w:val="00CA0BE1"/>
    <w:rsid w:val="00CA0C94"/>
    <w:rsid w:val="00CA0E8E"/>
    <w:rsid w:val="00CA0EA6"/>
    <w:rsid w:val="00CA2343"/>
    <w:rsid w:val="00CA2FE3"/>
    <w:rsid w:val="00CA4211"/>
    <w:rsid w:val="00CA58D8"/>
    <w:rsid w:val="00CA670E"/>
    <w:rsid w:val="00CA6BDC"/>
    <w:rsid w:val="00CA75D3"/>
    <w:rsid w:val="00CB0B81"/>
    <w:rsid w:val="00CB0F8F"/>
    <w:rsid w:val="00CB325D"/>
    <w:rsid w:val="00CB3442"/>
    <w:rsid w:val="00CB4806"/>
    <w:rsid w:val="00CB5757"/>
    <w:rsid w:val="00CB74E3"/>
    <w:rsid w:val="00CC0F83"/>
    <w:rsid w:val="00CC2BAC"/>
    <w:rsid w:val="00CC2E7B"/>
    <w:rsid w:val="00CC411A"/>
    <w:rsid w:val="00CC460A"/>
    <w:rsid w:val="00CC4B37"/>
    <w:rsid w:val="00CC55A5"/>
    <w:rsid w:val="00CC6D61"/>
    <w:rsid w:val="00CC6EB8"/>
    <w:rsid w:val="00CC7DEF"/>
    <w:rsid w:val="00CD0B2C"/>
    <w:rsid w:val="00CD2443"/>
    <w:rsid w:val="00CD41AE"/>
    <w:rsid w:val="00CD4D98"/>
    <w:rsid w:val="00CD5E98"/>
    <w:rsid w:val="00CE0203"/>
    <w:rsid w:val="00CE0D00"/>
    <w:rsid w:val="00CE1B07"/>
    <w:rsid w:val="00CE1D4D"/>
    <w:rsid w:val="00CE29E7"/>
    <w:rsid w:val="00CE3A1F"/>
    <w:rsid w:val="00CE698A"/>
    <w:rsid w:val="00CE6C9D"/>
    <w:rsid w:val="00CE744D"/>
    <w:rsid w:val="00CF0D5C"/>
    <w:rsid w:val="00CF2D28"/>
    <w:rsid w:val="00CF39AE"/>
    <w:rsid w:val="00CF5355"/>
    <w:rsid w:val="00CF59BF"/>
    <w:rsid w:val="00CF5C37"/>
    <w:rsid w:val="00CF6857"/>
    <w:rsid w:val="00CF6F0D"/>
    <w:rsid w:val="00CF7941"/>
    <w:rsid w:val="00D00075"/>
    <w:rsid w:val="00D00448"/>
    <w:rsid w:val="00D00BA7"/>
    <w:rsid w:val="00D0101E"/>
    <w:rsid w:val="00D012F0"/>
    <w:rsid w:val="00D01625"/>
    <w:rsid w:val="00D02B72"/>
    <w:rsid w:val="00D02D14"/>
    <w:rsid w:val="00D03769"/>
    <w:rsid w:val="00D0395C"/>
    <w:rsid w:val="00D0476E"/>
    <w:rsid w:val="00D06F67"/>
    <w:rsid w:val="00D07931"/>
    <w:rsid w:val="00D11382"/>
    <w:rsid w:val="00D117EA"/>
    <w:rsid w:val="00D13E0C"/>
    <w:rsid w:val="00D160EC"/>
    <w:rsid w:val="00D17505"/>
    <w:rsid w:val="00D20CC3"/>
    <w:rsid w:val="00D20F76"/>
    <w:rsid w:val="00D21059"/>
    <w:rsid w:val="00D21D5C"/>
    <w:rsid w:val="00D221F4"/>
    <w:rsid w:val="00D252E6"/>
    <w:rsid w:val="00D2534E"/>
    <w:rsid w:val="00D2570A"/>
    <w:rsid w:val="00D26047"/>
    <w:rsid w:val="00D2657D"/>
    <w:rsid w:val="00D30409"/>
    <w:rsid w:val="00D30D84"/>
    <w:rsid w:val="00D31401"/>
    <w:rsid w:val="00D3176A"/>
    <w:rsid w:val="00D32C66"/>
    <w:rsid w:val="00D33A6B"/>
    <w:rsid w:val="00D33D17"/>
    <w:rsid w:val="00D34329"/>
    <w:rsid w:val="00D343E0"/>
    <w:rsid w:val="00D3466A"/>
    <w:rsid w:val="00D36425"/>
    <w:rsid w:val="00D37A09"/>
    <w:rsid w:val="00D40421"/>
    <w:rsid w:val="00D40534"/>
    <w:rsid w:val="00D405E9"/>
    <w:rsid w:val="00D4095D"/>
    <w:rsid w:val="00D41015"/>
    <w:rsid w:val="00D41EF9"/>
    <w:rsid w:val="00D421D5"/>
    <w:rsid w:val="00D422CD"/>
    <w:rsid w:val="00D4234B"/>
    <w:rsid w:val="00D42575"/>
    <w:rsid w:val="00D4350B"/>
    <w:rsid w:val="00D4608F"/>
    <w:rsid w:val="00D4678F"/>
    <w:rsid w:val="00D4690B"/>
    <w:rsid w:val="00D46AC2"/>
    <w:rsid w:val="00D47EE8"/>
    <w:rsid w:val="00D53824"/>
    <w:rsid w:val="00D5418A"/>
    <w:rsid w:val="00D54A8E"/>
    <w:rsid w:val="00D54B1C"/>
    <w:rsid w:val="00D551D3"/>
    <w:rsid w:val="00D56164"/>
    <w:rsid w:val="00D5633C"/>
    <w:rsid w:val="00D569F0"/>
    <w:rsid w:val="00D56AF8"/>
    <w:rsid w:val="00D56C29"/>
    <w:rsid w:val="00D56E51"/>
    <w:rsid w:val="00D57E4C"/>
    <w:rsid w:val="00D61AC4"/>
    <w:rsid w:val="00D626D6"/>
    <w:rsid w:val="00D63710"/>
    <w:rsid w:val="00D653C0"/>
    <w:rsid w:val="00D65BDB"/>
    <w:rsid w:val="00D66483"/>
    <w:rsid w:val="00D664CE"/>
    <w:rsid w:val="00D676D4"/>
    <w:rsid w:val="00D67F5C"/>
    <w:rsid w:val="00D71492"/>
    <w:rsid w:val="00D73FFD"/>
    <w:rsid w:val="00D75C48"/>
    <w:rsid w:val="00D76F68"/>
    <w:rsid w:val="00D77B80"/>
    <w:rsid w:val="00D81090"/>
    <w:rsid w:val="00D81854"/>
    <w:rsid w:val="00D8242A"/>
    <w:rsid w:val="00D83E40"/>
    <w:rsid w:val="00D85345"/>
    <w:rsid w:val="00D85C74"/>
    <w:rsid w:val="00D87069"/>
    <w:rsid w:val="00D8708D"/>
    <w:rsid w:val="00D872A4"/>
    <w:rsid w:val="00D87438"/>
    <w:rsid w:val="00D90658"/>
    <w:rsid w:val="00D919B4"/>
    <w:rsid w:val="00D9354F"/>
    <w:rsid w:val="00D93A07"/>
    <w:rsid w:val="00D94312"/>
    <w:rsid w:val="00D94F77"/>
    <w:rsid w:val="00D95425"/>
    <w:rsid w:val="00D9599B"/>
    <w:rsid w:val="00D962EE"/>
    <w:rsid w:val="00D96C3B"/>
    <w:rsid w:val="00D96D58"/>
    <w:rsid w:val="00DA217C"/>
    <w:rsid w:val="00DA26E5"/>
    <w:rsid w:val="00DA30D7"/>
    <w:rsid w:val="00DA48C4"/>
    <w:rsid w:val="00DA5268"/>
    <w:rsid w:val="00DA5D17"/>
    <w:rsid w:val="00DA6037"/>
    <w:rsid w:val="00DA62C8"/>
    <w:rsid w:val="00DA6FDD"/>
    <w:rsid w:val="00DA7B4B"/>
    <w:rsid w:val="00DB0968"/>
    <w:rsid w:val="00DB0B60"/>
    <w:rsid w:val="00DB23AF"/>
    <w:rsid w:val="00DB2E7C"/>
    <w:rsid w:val="00DB35A0"/>
    <w:rsid w:val="00DB43F9"/>
    <w:rsid w:val="00DB5CA4"/>
    <w:rsid w:val="00DB69EE"/>
    <w:rsid w:val="00DB7D7F"/>
    <w:rsid w:val="00DB7D95"/>
    <w:rsid w:val="00DC09E2"/>
    <w:rsid w:val="00DC0BDC"/>
    <w:rsid w:val="00DC0D90"/>
    <w:rsid w:val="00DC1D94"/>
    <w:rsid w:val="00DC23A2"/>
    <w:rsid w:val="00DC4110"/>
    <w:rsid w:val="00DC4EA0"/>
    <w:rsid w:val="00DC4FA5"/>
    <w:rsid w:val="00DC54BD"/>
    <w:rsid w:val="00DC574D"/>
    <w:rsid w:val="00DC594B"/>
    <w:rsid w:val="00DC73EC"/>
    <w:rsid w:val="00DC791A"/>
    <w:rsid w:val="00DC7B8F"/>
    <w:rsid w:val="00DC7CC5"/>
    <w:rsid w:val="00DD0163"/>
    <w:rsid w:val="00DD07D2"/>
    <w:rsid w:val="00DD07DE"/>
    <w:rsid w:val="00DD0E1B"/>
    <w:rsid w:val="00DD111C"/>
    <w:rsid w:val="00DD170E"/>
    <w:rsid w:val="00DD260D"/>
    <w:rsid w:val="00DD31E3"/>
    <w:rsid w:val="00DD49BC"/>
    <w:rsid w:val="00DD6226"/>
    <w:rsid w:val="00DD7A9D"/>
    <w:rsid w:val="00DE158E"/>
    <w:rsid w:val="00DE232D"/>
    <w:rsid w:val="00DE3947"/>
    <w:rsid w:val="00DE3B0D"/>
    <w:rsid w:val="00DE4AEC"/>
    <w:rsid w:val="00DE5CEB"/>
    <w:rsid w:val="00DE6172"/>
    <w:rsid w:val="00DE6706"/>
    <w:rsid w:val="00DF03EF"/>
    <w:rsid w:val="00DF05BE"/>
    <w:rsid w:val="00DF0DFB"/>
    <w:rsid w:val="00DF0E3C"/>
    <w:rsid w:val="00DF14EC"/>
    <w:rsid w:val="00DF199A"/>
    <w:rsid w:val="00DF20A8"/>
    <w:rsid w:val="00DF2771"/>
    <w:rsid w:val="00DF4016"/>
    <w:rsid w:val="00DF57CF"/>
    <w:rsid w:val="00DF6528"/>
    <w:rsid w:val="00DF6605"/>
    <w:rsid w:val="00E00919"/>
    <w:rsid w:val="00E01988"/>
    <w:rsid w:val="00E019DA"/>
    <w:rsid w:val="00E02E90"/>
    <w:rsid w:val="00E032E7"/>
    <w:rsid w:val="00E0411D"/>
    <w:rsid w:val="00E04567"/>
    <w:rsid w:val="00E05995"/>
    <w:rsid w:val="00E05D7E"/>
    <w:rsid w:val="00E05EAD"/>
    <w:rsid w:val="00E06592"/>
    <w:rsid w:val="00E06836"/>
    <w:rsid w:val="00E06B3D"/>
    <w:rsid w:val="00E118FB"/>
    <w:rsid w:val="00E11DE9"/>
    <w:rsid w:val="00E1416E"/>
    <w:rsid w:val="00E142B9"/>
    <w:rsid w:val="00E1433B"/>
    <w:rsid w:val="00E144DF"/>
    <w:rsid w:val="00E157E1"/>
    <w:rsid w:val="00E15B51"/>
    <w:rsid w:val="00E16375"/>
    <w:rsid w:val="00E1692D"/>
    <w:rsid w:val="00E173FB"/>
    <w:rsid w:val="00E2088E"/>
    <w:rsid w:val="00E21BF7"/>
    <w:rsid w:val="00E21CE5"/>
    <w:rsid w:val="00E22ABA"/>
    <w:rsid w:val="00E23421"/>
    <w:rsid w:val="00E23877"/>
    <w:rsid w:val="00E23B1B"/>
    <w:rsid w:val="00E244E7"/>
    <w:rsid w:val="00E252BD"/>
    <w:rsid w:val="00E25D14"/>
    <w:rsid w:val="00E2650D"/>
    <w:rsid w:val="00E27670"/>
    <w:rsid w:val="00E30265"/>
    <w:rsid w:val="00E30348"/>
    <w:rsid w:val="00E30993"/>
    <w:rsid w:val="00E313C4"/>
    <w:rsid w:val="00E31A0E"/>
    <w:rsid w:val="00E31EA6"/>
    <w:rsid w:val="00E31EDA"/>
    <w:rsid w:val="00E3270F"/>
    <w:rsid w:val="00E345A2"/>
    <w:rsid w:val="00E35A45"/>
    <w:rsid w:val="00E35A47"/>
    <w:rsid w:val="00E35A4A"/>
    <w:rsid w:val="00E35CD8"/>
    <w:rsid w:val="00E366C4"/>
    <w:rsid w:val="00E40EAB"/>
    <w:rsid w:val="00E41356"/>
    <w:rsid w:val="00E417BC"/>
    <w:rsid w:val="00E41931"/>
    <w:rsid w:val="00E41C64"/>
    <w:rsid w:val="00E43B6B"/>
    <w:rsid w:val="00E440E9"/>
    <w:rsid w:val="00E468C6"/>
    <w:rsid w:val="00E500CD"/>
    <w:rsid w:val="00E50716"/>
    <w:rsid w:val="00E5147B"/>
    <w:rsid w:val="00E53D98"/>
    <w:rsid w:val="00E541B5"/>
    <w:rsid w:val="00E541F4"/>
    <w:rsid w:val="00E542CA"/>
    <w:rsid w:val="00E54C5C"/>
    <w:rsid w:val="00E54C61"/>
    <w:rsid w:val="00E563A7"/>
    <w:rsid w:val="00E5703D"/>
    <w:rsid w:val="00E57DE6"/>
    <w:rsid w:val="00E61936"/>
    <w:rsid w:val="00E62152"/>
    <w:rsid w:val="00E6253B"/>
    <w:rsid w:val="00E64153"/>
    <w:rsid w:val="00E64312"/>
    <w:rsid w:val="00E66655"/>
    <w:rsid w:val="00E6697F"/>
    <w:rsid w:val="00E70413"/>
    <w:rsid w:val="00E70F47"/>
    <w:rsid w:val="00E7231F"/>
    <w:rsid w:val="00E7413E"/>
    <w:rsid w:val="00E748DA"/>
    <w:rsid w:val="00E76456"/>
    <w:rsid w:val="00E76474"/>
    <w:rsid w:val="00E766C6"/>
    <w:rsid w:val="00E76D45"/>
    <w:rsid w:val="00E77727"/>
    <w:rsid w:val="00E80977"/>
    <w:rsid w:val="00E81C63"/>
    <w:rsid w:val="00E831A2"/>
    <w:rsid w:val="00E838F8"/>
    <w:rsid w:val="00E85D14"/>
    <w:rsid w:val="00E85F5E"/>
    <w:rsid w:val="00E86CC0"/>
    <w:rsid w:val="00E86DFE"/>
    <w:rsid w:val="00E87F27"/>
    <w:rsid w:val="00E90967"/>
    <w:rsid w:val="00E90F88"/>
    <w:rsid w:val="00E92681"/>
    <w:rsid w:val="00E9401F"/>
    <w:rsid w:val="00E94F92"/>
    <w:rsid w:val="00E966D6"/>
    <w:rsid w:val="00E972B3"/>
    <w:rsid w:val="00E97C30"/>
    <w:rsid w:val="00EA006D"/>
    <w:rsid w:val="00EA1D05"/>
    <w:rsid w:val="00EA23FF"/>
    <w:rsid w:val="00EA476B"/>
    <w:rsid w:val="00EA4C16"/>
    <w:rsid w:val="00EA4D67"/>
    <w:rsid w:val="00EA546B"/>
    <w:rsid w:val="00EA6401"/>
    <w:rsid w:val="00EA6F7B"/>
    <w:rsid w:val="00EB140A"/>
    <w:rsid w:val="00EB18FF"/>
    <w:rsid w:val="00EB4672"/>
    <w:rsid w:val="00EB593E"/>
    <w:rsid w:val="00EB62EF"/>
    <w:rsid w:val="00EB6312"/>
    <w:rsid w:val="00EB65E3"/>
    <w:rsid w:val="00EB7438"/>
    <w:rsid w:val="00EB7C73"/>
    <w:rsid w:val="00EB7D2C"/>
    <w:rsid w:val="00EB7FCC"/>
    <w:rsid w:val="00EC01E0"/>
    <w:rsid w:val="00EC0FE8"/>
    <w:rsid w:val="00EC1103"/>
    <w:rsid w:val="00EC1473"/>
    <w:rsid w:val="00EC1978"/>
    <w:rsid w:val="00EC3F0D"/>
    <w:rsid w:val="00EC613F"/>
    <w:rsid w:val="00EC6181"/>
    <w:rsid w:val="00EC7213"/>
    <w:rsid w:val="00ED1C75"/>
    <w:rsid w:val="00ED221F"/>
    <w:rsid w:val="00ED3C05"/>
    <w:rsid w:val="00ED41F3"/>
    <w:rsid w:val="00ED4F58"/>
    <w:rsid w:val="00ED5402"/>
    <w:rsid w:val="00ED62D6"/>
    <w:rsid w:val="00ED7F57"/>
    <w:rsid w:val="00EE06FC"/>
    <w:rsid w:val="00EE134B"/>
    <w:rsid w:val="00EE34E2"/>
    <w:rsid w:val="00EE4855"/>
    <w:rsid w:val="00EE49BE"/>
    <w:rsid w:val="00EE521D"/>
    <w:rsid w:val="00EE55AB"/>
    <w:rsid w:val="00EE55C0"/>
    <w:rsid w:val="00EE6271"/>
    <w:rsid w:val="00EE63E7"/>
    <w:rsid w:val="00EE65A2"/>
    <w:rsid w:val="00EF0013"/>
    <w:rsid w:val="00EF0F1F"/>
    <w:rsid w:val="00EF1EE9"/>
    <w:rsid w:val="00EF28FE"/>
    <w:rsid w:val="00EF2B38"/>
    <w:rsid w:val="00EF2C9D"/>
    <w:rsid w:val="00EF34C8"/>
    <w:rsid w:val="00EF34E2"/>
    <w:rsid w:val="00EF4370"/>
    <w:rsid w:val="00EF4E0E"/>
    <w:rsid w:val="00EF6630"/>
    <w:rsid w:val="00EF67F6"/>
    <w:rsid w:val="00EF6992"/>
    <w:rsid w:val="00EF716F"/>
    <w:rsid w:val="00EF7823"/>
    <w:rsid w:val="00F00169"/>
    <w:rsid w:val="00F00641"/>
    <w:rsid w:val="00F00A11"/>
    <w:rsid w:val="00F00FDA"/>
    <w:rsid w:val="00F01C72"/>
    <w:rsid w:val="00F02E7C"/>
    <w:rsid w:val="00F0356C"/>
    <w:rsid w:val="00F038DB"/>
    <w:rsid w:val="00F0446D"/>
    <w:rsid w:val="00F048A4"/>
    <w:rsid w:val="00F04C1D"/>
    <w:rsid w:val="00F05162"/>
    <w:rsid w:val="00F05CC6"/>
    <w:rsid w:val="00F05FD0"/>
    <w:rsid w:val="00F072F1"/>
    <w:rsid w:val="00F07C52"/>
    <w:rsid w:val="00F11806"/>
    <w:rsid w:val="00F11C1B"/>
    <w:rsid w:val="00F13A64"/>
    <w:rsid w:val="00F140E1"/>
    <w:rsid w:val="00F1460D"/>
    <w:rsid w:val="00F146F1"/>
    <w:rsid w:val="00F14DFD"/>
    <w:rsid w:val="00F16673"/>
    <w:rsid w:val="00F17A8B"/>
    <w:rsid w:val="00F20BBC"/>
    <w:rsid w:val="00F2131D"/>
    <w:rsid w:val="00F2138F"/>
    <w:rsid w:val="00F22202"/>
    <w:rsid w:val="00F236FC"/>
    <w:rsid w:val="00F23CB6"/>
    <w:rsid w:val="00F24077"/>
    <w:rsid w:val="00F2444A"/>
    <w:rsid w:val="00F247FC"/>
    <w:rsid w:val="00F25D5C"/>
    <w:rsid w:val="00F26961"/>
    <w:rsid w:val="00F26C51"/>
    <w:rsid w:val="00F26E7D"/>
    <w:rsid w:val="00F30758"/>
    <w:rsid w:val="00F31097"/>
    <w:rsid w:val="00F31CE0"/>
    <w:rsid w:val="00F320F6"/>
    <w:rsid w:val="00F32B99"/>
    <w:rsid w:val="00F32D03"/>
    <w:rsid w:val="00F3378E"/>
    <w:rsid w:val="00F338FF"/>
    <w:rsid w:val="00F34271"/>
    <w:rsid w:val="00F363FF"/>
    <w:rsid w:val="00F36D13"/>
    <w:rsid w:val="00F37F17"/>
    <w:rsid w:val="00F403AF"/>
    <w:rsid w:val="00F40847"/>
    <w:rsid w:val="00F41072"/>
    <w:rsid w:val="00F4138F"/>
    <w:rsid w:val="00F41B26"/>
    <w:rsid w:val="00F43093"/>
    <w:rsid w:val="00F43B68"/>
    <w:rsid w:val="00F44062"/>
    <w:rsid w:val="00F440D7"/>
    <w:rsid w:val="00F44756"/>
    <w:rsid w:val="00F4498B"/>
    <w:rsid w:val="00F44AE4"/>
    <w:rsid w:val="00F44FE0"/>
    <w:rsid w:val="00F45B77"/>
    <w:rsid w:val="00F45C28"/>
    <w:rsid w:val="00F46568"/>
    <w:rsid w:val="00F46B87"/>
    <w:rsid w:val="00F475FF"/>
    <w:rsid w:val="00F5047C"/>
    <w:rsid w:val="00F5209B"/>
    <w:rsid w:val="00F5242C"/>
    <w:rsid w:val="00F525D6"/>
    <w:rsid w:val="00F529D6"/>
    <w:rsid w:val="00F5300E"/>
    <w:rsid w:val="00F5399A"/>
    <w:rsid w:val="00F539C9"/>
    <w:rsid w:val="00F53AE6"/>
    <w:rsid w:val="00F608A5"/>
    <w:rsid w:val="00F61350"/>
    <w:rsid w:val="00F6160B"/>
    <w:rsid w:val="00F61EDB"/>
    <w:rsid w:val="00F63D12"/>
    <w:rsid w:val="00F6483A"/>
    <w:rsid w:val="00F66150"/>
    <w:rsid w:val="00F662FE"/>
    <w:rsid w:val="00F66676"/>
    <w:rsid w:val="00F66FEF"/>
    <w:rsid w:val="00F671BF"/>
    <w:rsid w:val="00F673DA"/>
    <w:rsid w:val="00F67C39"/>
    <w:rsid w:val="00F71DF6"/>
    <w:rsid w:val="00F723B2"/>
    <w:rsid w:val="00F7280D"/>
    <w:rsid w:val="00F731FC"/>
    <w:rsid w:val="00F75C40"/>
    <w:rsid w:val="00F7634B"/>
    <w:rsid w:val="00F765B8"/>
    <w:rsid w:val="00F82286"/>
    <w:rsid w:val="00F82BF3"/>
    <w:rsid w:val="00F8438E"/>
    <w:rsid w:val="00F854E7"/>
    <w:rsid w:val="00F87605"/>
    <w:rsid w:val="00F902B6"/>
    <w:rsid w:val="00F910BA"/>
    <w:rsid w:val="00F912B0"/>
    <w:rsid w:val="00F921F9"/>
    <w:rsid w:val="00F9270F"/>
    <w:rsid w:val="00F94939"/>
    <w:rsid w:val="00F94E02"/>
    <w:rsid w:val="00F9510E"/>
    <w:rsid w:val="00F95A55"/>
    <w:rsid w:val="00F97133"/>
    <w:rsid w:val="00FA08B8"/>
    <w:rsid w:val="00FA0AD1"/>
    <w:rsid w:val="00FA15B1"/>
    <w:rsid w:val="00FA25C2"/>
    <w:rsid w:val="00FA2999"/>
    <w:rsid w:val="00FA3A73"/>
    <w:rsid w:val="00FA40E7"/>
    <w:rsid w:val="00FA67EE"/>
    <w:rsid w:val="00FB049C"/>
    <w:rsid w:val="00FB1854"/>
    <w:rsid w:val="00FB407C"/>
    <w:rsid w:val="00FB4305"/>
    <w:rsid w:val="00FB43DE"/>
    <w:rsid w:val="00FB4870"/>
    <w:rsid w:val="00FB4C49"/>
    <w:rsid w:val="00FB5426"/>
    <w:rsid w:val="00FB5618"/>
    <w:rsid w:val="00FB7F5E"/>
    <w:rsid w:val="00FC0E65"/>
    <w:rsid w:val="00FC1CEF"/>
    <w:rsid w:val="00FC1E15"/>
    <w:rsid w:val="00FC1FAA"/>
    <w:rsid w:val="00FC2919"/>
    <w:rsid w:val="00FC49DF"/>
    <w:rsid w:val="00FC4C40"/>
    <w:rsid w:val="00FC4F68"/>
    <w:rsid w:val="00FC5073"/>
    <w:rsid w:val="00FC5940"/>
    <w:rsid w:val="00FC5D36"/>
    <w:rsid w:val="00FC663E"/>
    <w:rsid w:val="00FC748E"/>
    <w:rsid w:val="00FC7BE8"/>
    <w:rsid w:val="00FC7CB6"/>
    <w:rsid w:val="00FC7D0D"/>
    <w:rsid w:val="00FD0ADE"/>
    <w:rsid w:val="00FD10B0"/>
    <w:rsid w:val="00FD21C4"/>
    <w:rsid w:val="00FD2F72"/>
    <w:rsid w:val="00FD384B"/>
    <w:rsid w:val="00FD3E21"/>
    <w:rsid w:val="00FD4094"/>
    <w:rsid w:val="00FD5564"/>
    <w:rsid w:val="00FD6185"/>
    <w:rsid w:val="00FD7D1E"/>
    <w:rsid w:val="00FD7D9F"/>
    <w:rsid w:val="00FE06E1"/>
    <w:rsid w:val="00FE1012"/>
    <w:rsid w:val="00FE26C0"/>
    <w:rsid w:val="00FE53C2"/>
    <w:rsid w:val="00FE59ED"/>
    <w:rsid w:val="00FE62C7"/>
    <w:rsid w:val="00FE78A1"/>
    <w:rsid w:val="00FE7A8E"/>
    <w:rsid w:val="00FF0362"/>
    <w:rsid w:val="00FF0920"/>
    <w:rsid w:val="00FF1347"/>
    <w:rsid w:val="00FF194C"/>
    <w:rsid w:val="00FF2A2A"/>
    <w:rsid w:val="00FF3E32"/>
    <w:rsid w:val="00FF552B"/>
    <w:rsid w:val="00FF5B95"/>
    <w:rsid w:val="00FF7447"/>
    <w:rsid w:val="00FF7A0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259A79DA"/>
  <w15:chartTrackingRefBased/>
  <w15:docId w15:val="{D0F842A7-B0E9-4987-A147-73F4A2B3F6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878CD"/>
    <w:pPr>
      <w:spacing w:after="120" w:line="240" w:lineRule="auto"/>
      <w:jc w:val="both"/>
    </w:pPr>
    <w:rPr>
      <w:rFonts w:ascii="Calibri Light" w:hAnsi="Calibri Light"/>
      <w:sz w:val="20"/>
    </w:rPr>
  </w:style>
  <w:style w:type="paragraph" w:styleId="Ttulo1">
    <w:name w:val="heading 1"/>
    <w:aliases w:val="ASAPHeading 1 Car,stydde Car,Titre fiche Car,h1 Car,Titre 1-1 Car,1titre Car,1titre1 Car,1titre2 Car,1titre3 Car,1titre4 Car,1titre5 Car,1titre6 Car,Titre 11 Car,t1.T1.Titre 1 Car,t1 Car,t1.T1 Car,H1 Car,II+ Car,I Car"/>
    <w:basedOn w:val="Normal"/>
    <w:next w:val="Normal"/>
    <w:link w:val="Ttulo1Car"/>
    <w:uiPriority w:val="9"/>
    <w:qFormat/>
    <w:rsid w:val="004915AF"/>
    <w:pPr>
      <w:keepNext/>
      <w:keepLines/>
      <w:numPr>
        <w:numId w:val="1"/>
      </w:numPr>
      <w:spacing w:before="480" w:after="0"/>
      <w:outlineLvl w:val="0"/>
    </w:pPr>
    <w:rPr>
      <w:rFonts w:ascii="Calibri" w:eastAsia="Times New Roman" w:hAnsi="Calibri" w:cs="Times New Roman"/>
      <w:b/>
      <w:bCs/>
      <w:color w:val="365F91"/>
      <w:sz w:val="32"/>
      <w:szCs w:val="28"/>
    </w:rPr>
  </w:style>
  <w:style w:type="paragraph" w:styleId="Ttulo2">
    <w:name w:val="heading 2"/>
    <w:basedOn w:val="Normal"/>
    <w:next w:val="Normal"/>
    <w:link w:val="Ttulo2Car"/>
    <w:uiPriority w:val="9"/>
    <w:qFormat/>
    <w:rsid w:val="004915AF"/>
    <w:pPr>
      <w:keepNext/>
      <w:keepLines/>
      <w:numPr>
        <w:ilvl w:val="1"/>
        <w:numId w:val="1"/>
      </w:numPr>
      <w:spacing w:before="360" w:after="0"/>
      <w:outlineLvl w:val="1"/>
    </w:pPr>
    <w:rPr>
      <w:rFonts w:ascii="Calibri" w:eastAsia="Times New Roman" w:hAnsi="Calibri" w:cs="Times New Roman"/>
      <w:b/>
      <w:bCs/>
      <w:sz w:val="28"/>
      <w:szCs w:val="26"/>
    </w:rPr>
  </w:style>
  <w:style w:type="paragraph" w:styleId="Ttulo3">
    <w:name w:val="heading 3"/>
    <w:aliases w:val="Nota,Car3, Car3"/>
    <w:basedOn w:val="Normal"/>
    <w:next w:val="Normal"/>
    <w:link w:val="Ttulo3Car"/>
    <w:uiPriority w:val="9"/>
    <w:qFormat/>
    <w:rsid w:val="004915AF"/>
    <w:pPr>
      <w:keepNext/>
      <w:keepLines/>
      <w:numPr>
        <w:ilvl w:val="2"/>
        <w:numId w:val="1"/>
      </w:numPr>
      <w:spacing w:before="240" w:after="0"/>
      <w:outlineLvl w:val="2"/>
    </w:pPr>
    <w:rPr>
      <w:rFonts w:ascii="Calibri" w:eastAsia="Times New Roman" w:hAnsi="Calibri" w:cs="Times New Roman"/>
      <w:b/>
      <w:bCs/>
      <w:color w:val="000000" w:themeColor="text1"/>
      <w:sz w:val="24"/>
      <w:lang w:val="es-ES_tradnl"/>
    </w:rPr>
  </w:style>
  <w:style w:type="paragraph" w:styleId="Ttulo4">
    <w:name w:val="heading 4"/>
    <w:basedOn w:val="Normal"/>
    <w:next w:val="Normal"/>
    <w:link w:val="Ttulo4Car"/>
    <w:qFormat/>
    <w:rsid w:val="00C2004D"/>
    <w:pPr>
      <w:keepNext/>
      <w:keepLines/>
      <w:numPr>
        <w:ilvl w:val="3"/>
        <w:numId w:val="1"/>
      </w:numPr>
      <w:spacing w:before="120" w:after="0"/>
      <w:ind w:left="907" w:hanging="907"/>
      <w:outlineLvl w:val="3"/>
    </w:pPr>
    <w:rPr>
      <w:rFonts w:ascii="Calibri" w:eastAsia="Times New Roman" w:hAnsi="Calibri" w:cs="Times New Roman"/>
      <w:b/>
      <w:bCs/>
      <w:iCs/>
    </w:rPr>
  </w:style>
  <w:style w:type="paragraph" w:styleId="Ttulo7">
    <w:name w:val="heading 7"/>
    <w:basedOn w:val="Normal"/>
    <w:next w:val="Normal"/>
    <w:link w:val="Ttulo7Car"/>
    <w:uiPriority w:val="9"/>
    <w:unhideWhenUsed/>
    <w:qFormat/>
    <w:rsid w:val="00322E84"/>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4915AF"/>
    <w:pPr>
      <w:tabs>
        <w:tab w:val="center" w:pos="4252"/>
        <w:tab w:val="right" w:pos="8504"/>
      </w:tabs>
      <w:spacing w:after="0"/>
    </w:pPr>
  </w:style>
  <w:style w:type="character" w:customStyle="1" w:styleId="EncabezadoCar">
    <w:name w:val="Encabezado Car"/>
    <w:basedOn w:val="Fuentedeprrafopredeter"/>
    <w:link w:val="Encabezado"/>
    <w:uiPriority w:val="99"/>
    <w:rsid w:val="00FC7BE8"/>
  </w:style>
  <w:style w:type="paragraph" w:styleId="Piedepgina">
    <w:name w:val="footer"/>
    <w:basedOn w:val="Normal"/>
    <w:link w:val="PiedepginaCar"/>
    <w:uiPriority w:val="99"/>
    <w:unhideWhenUsed/>
    <w:rsid w:val="004915AF"/>
    <w:pPr>
      <w:tabs>
        <w:tab w:val="center" w:pos="4252"/>
        <w:tab w:val="right" w:pos="8504"/>
      </w:tabs>
      <w:spacing w:after="0"/>
    </w:pPr>
  </w:style>
  <w:style w:type="character" w:customStyle="1" w:styleId="PiedepginaCar">
    <w:name w:val="Pie de página Car"/>
    <w:basedOn w:val="Fuentedeprrafopredeter"/>
    <w:link w:val="Piedepgina"/>
    <w:uiPriority w:val="99"/>
    <w:rsid w:val="00FC7BE8"/>
  </w:style>
  <w:style w:type="character" w:styleId="Nmerodepgina">
    <w:name w:val="page number"/>
    <w:basedOn w:val="Fuentedeprrafopredeter"/>
    <w:rsid w:val="00EB62EF"/>
  </w:style>
  <w:style w:type="paragraph" w:styleId="Prrafodelista">
    <w:name w:val="List Paragraph"/>
    <w:aliases w:val="Lista numerada"/>
    <w:basedOn w:val="Normal"/>
    <w:link w:val="PrrafodelistaCar"/>
    <w:uiPriority w:val="34"/>
    <w:qFormat/>
    <w:rsid w:val="004118D1"/>
    <w:pPr>
      <w:numPr>
        <w:numId w:val="9"/>
      </w:numPr>
      <w:contextualSpacing/>
    </w:pPr>
    <w:rPr>
      <w:rFonts w:eastAsia="Calibri" w:cs="Times New Roman"/>
      <w:szCs w:val="20"/>
      <w:lang w:eastAsia="es-ES"/>
    </w:rPr>
  </w:style>
  <w:style w:type="character" w:customStyle="1" w:styleId="Ttulo1Car">
    <w:name w:val="Título 1 Car"/>
    <w:aliases w:val="ASAPHeading 1 Car Car,stydde Car Car,Titre fiche Car Car,h1 Car Car,Titre 1-1 Car Car,1titre Car Car,1titre1 Car Car,1titre2 Car Car,1titre3 Car Car,1titre4 Car Car,1titre5 Car Car,1titre6 Car Car,Titre 11 Car Car,t1.T1.Titre 1 Car Car"/>
    <w:basedOn w:val="Fuentedeprrafopredeter"/>
    <w:link w:val="Ttulo1"/>
    <w:uiPriority w:val="9"/>
    <w:rsid w:val="00834DC3"/>
    <w:rPr>
      <w:rFonts w:ascii="Calibri" w:eastAsia="Times New Roman" w:hAnsi="Calibri" w:cs="Times New Roman"/>
      <w:b/>
      <w:bCs/>
      <w:color w:val="365F91"/>
      <w:sz w:val="32"/>
      <w:szCs w:val="28"/>
    </w:rPr>
  </w:style>
  <w:style w:type="character" w:customStyle="1" w:styleId="Ttulo2Car">
    <w:name w:val="Título 2 Car"/>
    <w:basedOn w:val="Fuentedeprrafopredeter"/>
    <w:link w:val="Ttulo2"/>
    <w:uiPriority w:val="9"/>
    <w:rsid w:val="00EA546B"/>
    <w:rPr>
      <w:rFonts w:ascii="Calibri" w:eastAsia="Times New Roman" w:hAnsi="Calibri" w:cs="Times New Roman"/>
      <w:b/>
      <w:bCs/>
      <w:sz w:val="28"/>
      <w:szCs w:val="26"/>
    </w:rPr>
  </w:style>
  <w:style w:type="character" w:customStyle="1" w:styleId="Ttulo3Car">
    <w:name w:val="Título 3 Car"/>
    <w:aliases w:val="Nota Car,Car3 Car, Car3 Car"/>
    <w:basedOn w:val="Fuentedeprrafopredeter"/>
    <w:link w:val="Ttulo3"/>
    <w:uiPriority w:val="9"/>
    <w:rsid w:val="0019005F"/>
    <w:rPr>
      <w:rFonts w:ascii="Calibri" w:eastAsia="Times New Roman" w:hAnsi="Calibri" w:cs="Times New Roman"/>
      <w:b/>
      <w:bCs/>
      <w:color w:val="000000" w:themeColor="text1"/>
      <w:sz w:val="24"/>
      <w:lang w:val="es-ES_tradnl"/>
    </w:rPr>
  </w:style>
  <w:style w:type="character" w:customStyle="1" w:styleId="Ttulo4Car">
    <w:name w:val="Título 4 Car"/>
    <w:basedOn w:val="Fuentedeprrafopredeter"/>
    <w:link w:val="Ttulo4"/>
    <w:rsid w:val="00C2004D"/>
    <w:rPr>
      <w:rFonts w:ascii="Calibri" w:eastAsia="Times New Roman" w:hAnsi="Calibri" w:cs="Times New Roman"/>
      <w:b/>
      <w:bCs/>
      <w:iCs/>
      <w:sz w:val="20"/>
    </w:rPr>
  </w:style>
  <w:style w:type="table" w:styleId="Tablaconcuadrcula">
    <w:name w:val="Table Grid"/>
    <w:basedOn w:val="Tablanormal"/>
    <w:uiPriority w:val="59"/>
    <w:rsid w:val="00834DC3"/>
    <w:pPr>
      <w:spacing w:after="0" w:line="240" w:lineRule="auto"/>
    </w:pPr>
    <w:rPr>
      <w:rFonts w:ascii="Calibri" w:eastAsia="Calibri" w:hAnsi="Calibri" w:cs="Times New Roman"/>
      <w:sz w:val="20"/>
      <w:szCs w:val="20"/>
      <w:lang w:eastAsia="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rsid w:val="004915AF"/>
    <w:pPr>
      <w:spacing w:before="100" w:beforeAutospacing="1" w:after="100" w:afterAutospacing="1"/>
    </w:pPr>
    <w:rPr>
      <w:rFonts w:ascii="Times New Roman" w:eastAsia="Times New Roman" w:hAnsi="Times New Roman" w:cs="Times New Roman"/>
      <w:sz w:val="24"/>
      <w:szCs w:val="24"/>
      <w:lang w:eastAsia="es-ES"/>
    </w:rPr>
  </w:style>
  <w:style w:type="paragraph" w:styleId="TtuloTDC">
    <w:name w:val="TOC Heading"/>
    <w:basedOn w:val="Ttulo1"/>
    <w:next w:val="Normal"/>
    <w:uiPriority w:val="39"/>
    <w:qFormat/>
    <w:rsid w:val="00ED1C75"/>
    <w:pPr>
      <w:numPr>
        <w:numId w:val="0"/>
      </w:numPr>
      <w:outlineLvl w:val="9"/>
    </w:pPr>
    <w:rPr>
      <w:b w:val="0"/>
      <w:color w:val="0A94D6"/>
    </w:rPr>
  </w:style>
  <w:style w:type="paragraph" w:styleId="TDC1">
    <w:name w:val="toc 1"/>
    <w:basedOn w:val="Titulo1"/>
    <w:next w:val="Normal"/>
    <w:autoRedefine/>
    <w:uiPriority w:val="39"/>
    <w:qFormat/>
    <w:rsid w:val="00222BC2"/>
    <w:pPr>
      <w:numPr>
        <w:numId w:val="0"/>
      </w:numPr>
      <w:tabs>
        <w:tab w:val="left" w:pos="567"/>
        <w:tab w:val="right" w:leader="dot" w:pos="9061"/>
      </w:tabs>
      <w:spacing w:before="120" w:after="0"/>
      <w:ind w:left="66"/>
      <w:contextualSpacing/>
    </w:pPr>
    <w:rPr>
      <w:rFonts w:eastAsia="Calibri"/>
      <w:noProof/>
      <w:color w:val="auto"/>
      <w:sz w:val="24"/>
    </w:rPr>
  </w:style>
  <w:style w:type="paragraph" w:styleId="TDC2">
    <w:name w:val="toc 2"/>
    <w:basedOn w:val="ListaLetra1"/>
    <w:next w:val="Normal"/>
    <w:autoRedefine/>
    <w:uiPriority w:val="39"/>
    <w:qFormat/>
    <w:rsid w:val="001B4BA9"/>
    <w:pPr>
      <w:numPr>
        <w:numId w:val="0"/>
      </w:numPr>
      <w:tabs>
        <w:tab w:val="left" w:pos="993"/>
        <w:tab w:val="right" w:leader="dot" w:pos="9060"/>
      </w:tabs>
      <w:spacing w:before="120" w:after="100"/>
      <w:ind w:left="567"/>
    </w:pPr>
    <w:rPr>
      <w:noProof/>
      <w:color w:val="auto"/>
      <w:sz w:val="24"/>
      <w:szCs w:val="22"/>
      <w:u w:val="none"/>
      <w:lang w:eastAsia="en-US"/>
    </w:rPr>
  </w:style>
  <w:style w:type="paragraph" w:styleId="TDC3">
    <w:name w:val="toc 3"/>
    <w:basedOn w:val="Normal"/>
    <w:next w:val="Normal"/>
    <w:autoRedefine/>
    <w:uiPriority w:val="39"/>
    <w:qFormat/>
    <w:rsid w:val="004915AF"/>
    <w:pPr>
      <w:spacing w:before="120" w:after="100"/>
      <w:ind w:left="440"/>
    </w:pPr>
    <w:rPr>
      <w:rFonts w:ascii="Calibri" w:eastAsia="Calibri" w:hAnsi="Calibri" w:cs="Times New Roman"/>
    </w:rPr>
  </w:style>
  <w:style w:type="character" w:styleId="Hipervnculo">
    <w:name w:val="Hyperlink"/>
    <w:uiPriority w:val="99"/>
    <w:rsid w:val="004915AF"/>
    <w:rPr>
      <w:rFonts w:cs="Times New Roman"/>
      <w:color w:val="0000FF"/>
      <w:u w:val="single"/>
    </w:rPr>
  </w:style>
  <w:style w:type="paragraph" w:styleId="Listaconvietas2">
    <w:name w:val="List Bullet 2"/>
    <w:basedOn w:val="Normal"/>
    <w:rsid w:val="00834DC3"/>
    <w:pPr>
      <w:numPr>
        <w:numId w:val="2"/>
      </w:numPr>
      <w:spacing w:after="0"/>
    </w:pPr>
    <w:rPr>
      <w:rFonts w:ascii="Arial" w:eastAsia="Times New Roman" w:hAnsi="Arial" w:cs="Times New Roman"/>
      <w:szCs w:val="20"/>
      <w:lang w:val="es-ES_tradnl" w:eastAsia="es-ES"/>
    </w:rPr>
  </w:style>
  <w:style w:type="paragraph" w:styleId="Sinespaciado">
    <w:name w:val="No Spacing"/>
    <w:link w:val="SinespaciadoCar"/>
    <w:uiPriority w:val="1"/>
    <w:qFormat/>
    <w:rsid w:val="00834DC3"/>
    <w:pPr>
      <w:spacing w:after="0" w:line="240" w:lineRule="auto"/>
    </w:pPr>
    <w:rPr>
      <w:rFonts w:ascii="Calibri" w:eastAsia="Calibri" w:hAnsi="Calibri" w:cs="Times New Roman"/>
    </w:rPr>
  </w:style>
  <w:style w:type="character" w:customStyle="1" w:styleId="ListaconpuntosCar">
    <w:name w:val="Lista con puntos Car"/>
    <w:link w:val="Listaconpuntos"/>
    <w:locked/>
    <w:rsid w:val="00834DC3"/>
    <w:rPr>
      <w:rFonts w:ascii="Calibri Light" w:eastAsia="Calibri" w:hAnsi="Calibri Light" w:cstheme="minorHAnsi"/>
      <w:sz w:val="20"/>
      <w:szCs w:val="20"/>
      <w:lang w:eastAsia="es-ES"/>
    </w:rPr>
  </w:style>
  <w:style w:type="paragraph" w:customStyle="1" w:styleId="Listaconpuntos">
    <w:name w:val="Lista con puntos"/>
    <w:basedOn w:val="Prrafodelista"/>
    <w:link w:val="ListaconpuntosCar"/>
    <w:qFormat/>
    <w:rsid w:val="00834DC3"/>
    <w:pPr>
      <w:numPr>
        <w:numId w:val="4"/>
      </w:numPr>
      <w:spacing w:before="120" w:after="0"/>
      <w:contextualSpacing w:val="0"/>
    </w:pPr>
    <w:rPr>
      <w:rFonts w:cstheme="minorHAnsi"/>
    </w:rPr>
  </w:style>
  <w:style w:type="paragraph" w:styleId="Listaconnmeros2">
    <w:name w:val="List Number 2"/>
    <w:basedOn w:val="Normal"/>
    <w:uiPriority w:val="99"/>
    <w:semiHidden/>
    <w:unhideWhenUsed/>
    <w:rsid w:val="00834DC3"/>
    <w:pPr>
      <w:numPr>
        <w:numId w:val="3"/>
      </w:numPr>
      <w:spacing w:before="120" w:after="0"/>
      <w:contextualSpacing/>
    </w:pPr>
    <w:rPr>
      <w:rFonts w:ascii="Calibri" w:eastAsia="Calibri" w:hAnsi="Calibri" w:cs="Times New Roman"/>
    </w:rPr>
  </w:style>
  <w:style w:type="paragraph" w:styleId="Listaconnmeros3">
    <w:name w:val="List Number 3"/>
    <w:basedOn w:val="Normal"/>
    <w:uiPriority w:val="99"/>
    <w:semiHidden/>
    <w:unhideWhenUsed/>
    <w:rsid w:val="00834DC3"/>
    <w:pPr>
      <w:numPr>
        <w:numId w:val="5"/>
      </w:numPr>
      <w:contextualSpacing/>
    </w:pPr>
  </w:style>
  <w:style w:type="character" w:styleId="Ttulodellibro">
    <w:name w:val="Book Title"/>
    <w:basedOn w:val="Fuentedeprrafopredeter"/>
    <w:uiPriority w:val="33"/>
    <w:qFormat/>
    <w:rsid w:val="00834DC3"/>
    <w:rPr>
      <w:b/>
      <w:bCs/>
      <w:smallCaps/>
      <w:spacing w:val="5"/>
    </w:rPr>
  </w:style>
  <w:style w:type="paragraph" w:styleId="Continuarlista2">
    <w:name w:val="List Continue 2"/>
    <w:basedOn w:val="Normal"/>
    <w:uiPriority w:val="99"/>
    <w:unhideWhenUsed/>
    <w:rsid w:val="00AA3C2E"/>
    <w:pPr>
      <w:ind w:left="566"/>
      <w:contextualSpacing/>
    </w:pPr>
  </w:style>
  <w:style w:type="paragraph" w:styleId="Sangradetextonormal">
    <w:name w:val="Body Text Indent"/>
    <w:basedOn w:val="Normal"/>
    <w:link w:val="SangradetextonormalCar"/>
    <w:uiPriority w:val="99"/>
    <w:unhideWhenUsed/>
    <w:rsid w:val="0019005F"/>
    <w:pPr>
      <w:spacing w:before="120"/>
      <w:ind w:left="283"/>
    </w:pPr>
    <w:rPr>
      <w:rFonts w:ascii="Calibri" w:eastAsia="Calibri" w:hAnsi="Calibri" w:cs="Times New Roman"/>
    </w:rPr>
  </w:style>
  <w:style w:type="character" w:customStyle="1" w:styleId="SangradetextonormalCar">
    <w:name w:val="Sangría de texto normal Car"/>
    <w:basedOn w:val="Fuentedeprrafopredeter"/>
    <w:link w:val="Sangradetextonormal"/>
    <w:uiPriority w:val="99"/>
    <w:rsid w:val="0019005F"/>
    <w:rPr>
      <w:rFonts w:ascii="Calibri" w:eastAsia="Calibri" w:hAnsi="Calibri" w:cs="Times New Roman"/>
    </w:rPr>
  </w:style>
  <w:style w:type="character" w:styleId="Refdecomentario">
    <w:name w:val="annotation reference"/>
    <w:basedOn w:val="Fuentedeprrafopredeter"/>
    <w:unhideWhenUsed/>
    <w:rsid w:val="00B6634D"/>
    <w:rPr>
      <w:sz w:val="16"/>
      <w:szCs w:val="16"/>
    </w:rPr>
  </w:style>
  <w:style w:type="paragraph" w:styleId="Textocomentario">
    <w:name w:val="annotation text"/>
    <w:basedOn w:val="Normal"/>
    <w:link w:val="TextocomentarioCar"/>
    <w:unhideWhenUsed/>
    <w:rsid w:val="004915AF"/>
    <w:rPr>
      <w:szCs w:val="20"/>
    </w:rPr>
  </w:style>
  <w:style w:type="character" w:customStyle="1" w:styleId="TextocomentarioCar">
    <w:name w:val="Texto comentario Car"/>
    <w:basedOn w:val="Fuentedeprrafopredeter"/>
    <w:link w:val="Textocomentario"/>
    <w:rsid w:val="00B6634D"/>
    <w:rPr>
      <w:sz w:val="20"/>
      <w:szCs w:val="20"/>
    </w:rPr>
  </w:style>
  <w:style w:type="paragraph" w:styleId="Asuntodelcomentario">
    <w:name w:val="annotation subject"/>
    <w:basedOn w:val="Textocomentario"/>
    <w:next w:val="Textocomentario"/>
    <w:link w:val="AsuntodelcomentarioCar"/>
    <w:uiPriority w:val="99"/>
    <w:semiHidden/>
    <w:unhideWhenUsed/>
    <w:rsid w:val="00B6634D"/>
    <w:rPr>
      <w:b/>
      <w:bCs/>
    </w:rPr>
  </w:style>
  <w:style w:type="character" w:customStyle="1" w:styleId="AsuntodelcomentarioCar">
    <w:name w:val="Asunto del comentario Car"/>
    <w:basedOn w:val="TextocomentarioCar"/>
    <w:link w:val="Asuntodelcomentario"/>
    <w:uiPriority w:val="99"/>
    <w:semiHidden/>
    <w:rsid w:val="00B6634D"/>
    <w:rPr>
      <w:b/>
      <w:bCs/>
      <w:sz w:val="20"/>
      <w:szCs w:val="20"/>
    </w:rPr>
  </w:style>
  <w:style w:type="paragraph" w:styleId="Textodeglobo">
    <w:name w:val="Balloon Text"/>
    <w:basedOn w:val="Normal"/>
    <w:link w:val="TextodegloboCar"/>
    <w:uiPriority w:val="99"/>
    <w:semiHidden/>
    <w:unhideWhenUsed/>
    <w:rsid w:val="004915AF"/>
    <w:pPr>
      <w:spacing w:after="0"/>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B6634D"/>
    <w:rPr>
      <w:rFonts w:ascii="Segoe UI" w:hAnsi="Segoe UI" w:cs="Segoe UI"/>
      <w:sz w:val="18"/>
      <w:szCs w:val="18"/>
    </w:rPr>
  </w:style>
  <w:style w:type="paragraph" w:customStyle="1" w:styleId="Default">
    <w:name w:val="Default"/>
    <w:rsid w:val="004915AF"/>
    <w:pPr>
      <w:autoSpaceDE w:val="0"/>
      <w:autoSpaceDN w:val="0"/>
      <w:adjustRightInd w:val="0"/>
      <w:spacing w:after="0" w:line="240" w:lineRule="auto"/>
    </w:pPr>
    <w:rPr>
      <w:rFonts w:ascii="Arial" w:hAnsi="Arial" w:cs="Arial"/>
      <w:color w:val="000000"/>
      <w:sz w:val="24"/>
      <w:szCs w:val="24"/>
    </w:rPr>
  </w:style>
  <w:style w:type="paragraph" w:styleId="Textoindependiente">
    <w:name w:val="Body Text"/>
    <w:basedOn w:val="Normal"/>
    <w:link w:val="TextoindependienteCar"/>
    <w:uiPriority w:val="99"/>
    <w:semiHidden/>
    <w:unhideWhenUsed/>
    <w:rsid w:val="00671D81"/>
  </w:style>
  <w:style w:type="character" w:customStyle="1" w:styleId="TextoindependienteCar">
    <w:name w:val="Texto independiente Car"/>
    <w:basedOn w:val="Fuentedeprrafopredeter"/>
    <w:link w:val="Textoindependiente"/>
    <w:uiPriority w:val="99"/>
    <w:semiHidden/>
    <w:rsid w:val="00671D81"/>
  </w:style>
  <w:style w:type="paragraph" w:customStyle="1" w:styleId="Encabezado2">
    <w:name w:val="Encabezado 2"/>
    <w:basedOn w:val="Encabezado"/>
    <w:autoRedefine/>
    <w:rsid w:val="00802C64"/>
    <w:pPr>
      <w:spacing w:before="60"/>
      <w:suppressOverlap/>
    </w:pPr>
    <w:rPr>
      <w:rFonts w:eastAsia="Times New Roman" w:cs="Helvetica"/>
      <w:szCs w:val="18"/>
      <w:lang w:val="es-ES_tradnl" w:eastAsia="es-ES"/>
    </w:rPr>
  </w:style>
  <w:style w:type="paragraph" w:customStyle="1" w:styleId="Normal8Car">
    <w:name w:val="Normal 8 Car"/>
    <w:basedOn w:val="Normal"/>
    <w:uiPriority w:val="99"/>
    <w:rsid w:val="005D463A"/>
    <w:pPr>
      <w:keepLines/>
      <w:spacing w:before="60" w:after="60"/>
    </w:pPr>
    <w:rPr>
      <w:rFonts w:ascii="Verdana" w:eastAsia="Times New Roman" w:hAnsi="Verdana" w:cs="Arial"/>
      <w:iCs/>
      <w:noProof/>
      <w:sz w:val="16"/>
      <w:szCs w:val="16"/>
      <w:lang w:eastAsia="es-ES"/>
    </w:rPr>
  </w:style>
  <w:style w:type="paragraph" w:customStyle="1" w:styleId="TitolNormalCentradoCar">
    <w:name w:val="Titol Normal Centrado Car"/>
    <w:basedOn w:val="Normal"/>
    <w:next w:val="Normal"/>
    <w:uiPriority w:val="99"/>
    <w:rsid w:val="005D463A"/>
    <w:pPr>
      <w:keepLines/>
      <w:spacing w:before="60" w:after="60"/>
      <w:jc w:val="center"/>
    </w:pPr>
    <w:rPr>
      <w:rFonts w:ascii="Verdana" w:eastAsia="Times New Roman" w:hAnsi="Verdana" w:cs="Times New Roman"/>
      <w:noProof/>
      <w:color w:val="011A33"/>
      <w:sz w:val="16"/>
      <w:szCs w:val="16"/>
      <w:lang w:eastAsia="es-ES"/>
    </w:rPr>
  </w:style>
  <w:style w:type="character" w:customStyle="1" w:styleId="SinespaciadoCar">
    <w:name w:val="Sin espaciado Car"/>
    <w:basedOn w:val="Fuentedeprrafopredeter"/>
    <w:link w:val="Sinespaciado"/>
    <w:uiPriority w:val="1"/>
    <w:rsid w:val="00705B45"/>
    <w:rPr>
      <w:rFonts w:ascii="Calibri" w:eastAsia="Calibri" w:hAnsi="Calibri" w:cs="Times New Roman"/>
    </w:rPr>
  </w:style>
  <w:style w:type="paragraph" w:styleId="Ttulo">
    <w:name w:val="Title"/>
    <w:basedOn w:val="Normal"/>
    <w:next w:val="Normal"/>
    <w:link w:val="TtuloCar"/>
    <w:uiPriority w:val="10"/>
    <w:qFormat/>
    <w:rsid w:val="00470717"/>
    <w:pPr>
      <w:spacing w:after="0"/>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470717"/>
    <w:rPr>
      <w:rFonts w:asciiTheme="majorHAnsi" w:eastAsiaTheme="majorEastAsia" w:hAnsiTheme="majorHAnsi" w:cstheme="majorBidi"/>
      <w:spacing w:val="-10"/>
      <w:kern w:val="28"/>
      <w:sz w:val="56"/>
      <w:szCs w:val="56"/>
    </w:rPr>
  </w:style>
  <w:style w:type="paragraph" w:customStyle="1" w:styleId="Titulo1">
    <w:name w:val="Titulo 1"/>
    <w:basedOn w:val="Ttulo"/>
    <w:link w:val="Titulo1Car"/>
    <w:autoRedefine/>
    <w:qFormat/>
    <w:rsid w:val="004753C3"/>
    <w:pPr>
      <w:numPr>
        <w:numId w:val="15"/>
      </w:numPr>
      <w:tabs>
        <w:tab w:val="left" w:pos="1134"/>
      </w:tabs>
      <w:spacing w:before="240" w:after="240"/>
      <w:contextualSpacing w:val="0"/>
      <w:outlineLvl w:val="0"/>
    </w:pPr>
    <w:rPr>
      <w:rFonts w:ascii="Calibri Light" w:hAnsi="Calibri Light" w:cs="Helvetica"/>
      <w:color w:val="0A94D6"/>
      <w:sz w:val="28"/>
      <w:szCs w:val="28"/>
    </w:rPr>
  </w:style>
  <w:style w:type="character" w:customStyle="1" w:styleId="Titulo1Car">
    <w:name w:val="Titulo 1 Car"/>
    <w:basedOn w:val="TtuloCar"/>
    <w:link w:val="Titulo1"/>
    <w:rsid w:val="004753C3"/>
    <w:rPr>
      <w:rFonts w:ascii="Calibri Light" w:eastAsiaTheme="majorEastAsia" w:hAnsi="Calibri Light" w:cs="Helvetica"/>
      <w:color w:val="0A94D6"/>
      <w:spacing w:val="-10"/>
      <w:kern w:val="28"/>
      <w:sz w:val="28"/>
      <w:szCs w:val="28"/>
    </w:rPr>
  </w:style>
  <w:style w:type="character" w:customStyle="1" w:styleId="Ttulo7Car">
    <w:name w:val="Título 7 Car"/>
    <w:basedOn w:val="Fuentedeprrafopredeter"/>
    <w:link w:val="Ttulo7"/>
    <w:uiPriority w:val="9"/>
    <w:rsid w:val="00322E84"/>
    <w:rPr>
      <w:rFonts w:asciiTheme="majorHAnsi" w:eastAsiaTheme="majorEastAsia" w:hAnsiTheme="majorHAnsi" w:cstheme="majorBidi"/>
      <w:i/>
      <w:iCs/>
      <w:color w:val="1F4D78" w:themeColor="accent1" w:themeShade="7F"/>
      <w:sz w:val="20"/>
    </w:rPr>
  </w:style>
  <w:style w:type="paragraph" w:customStyle="1" w:styleId="Tabla1">
    <w:name w:val="Tabla 1"/>
    <w:basedOn w:val="Ttulo1"/>
    <w:rsid w:val="00322E84"/>
    <w:pPr>
      <w:keepLines w:val="0"/>
      <w:numPr>
        <w:numId w:val="0"/>
      </w:numPr>
      <w:spacing w:before="120" w:after="120"/>
      <w:jc w:val="right"/>
    </w:pPr>
    <w:rPr>
      <w:rFonts w:ascii="Tahoma" w:hAnsi="Tahoma"/>
      <w:b w:val="0"/>
      <w:bCs w:val="0"/>
      <w:color w:val="auto"/>
      <w:sz w:val="20"/>
      <w:szCs w:val="20"/>
      <w:lang w:eastAsia="es-ES"/>
    </w:rPr>
  </w:style>
  <w:style w:type="character" w:styleId="Textodelmarcadordeposicin">
    <w:name w:val="Placeholder Text"/>
    <w:basedOn w:val="Fuentedeprrafopredeter"/>
    <w:uiPriority w:val="99"/>
    <w:semiHidden/>
    <w:rsid w:val="005C430B"/>
    <w:rPr>
      <w:color w:val="808080"/>
    </w:rPr>
  </w:style>
  <w:style w:type="paragraph" w:customStyle="1" w:styleId="Responsabilidades">
    <w:name w:val="Responsabilidades"/>
    <w:basedOn w:val="Normal"/>
    <w:link w:val="ResponsabilidadesCar"/>
    <w:qFormat/>
    <w:rsid w:val="004118D1"/>
    <w:pPr>
      <w:spacing w:before="60" w:after="60"/>
      <w:jc w:val="left"/>
    </w:pPr>
    <w:rPr>
      <w:rFonts w:eastAsia="Calibri" w:cs="Times New Roman"/>
      <w:szCs w:val="20"/>
      <w:lang w:eastAsia="es-ES"/>
    </w:rPr>
  </w:style>
  <w:style w:type="paragraph" w:customStyle="1" w:styleId="Subproceso">
    <w:name w:val="Subproceso"/>
    <w:basedOn w:val="Normal"/>
    <w:link w:val="SubprocesoCar"/>
    <w:qFormat/>
    <w:rsid w:val="00461EB4"/>
    <w:rPr>
      <w:b/>
      <w:color w:val="0A94D6"/>
    </w:rPr>
  </w:style>
  <w:style w:type="character" w:customStyle="1" w:styleId="ResponsabilidadesCar">
    <w:name w:val="Responsabilidades Car"/>
    <w:basedOn w:val="Fuentedeprrafopredeter"/>
    <w:link w:val="Responsabilidades"/>
    <w:rsid w:val="004118D1"/>
    <w:rPr>
      <w:rFonts w:ascii="Calibri Light" w:eastAsia="Calibri" w:hAnsi="Calibri Light" w:cs="Times New Roman"/>
      <w:sz w:val="20"/>
      <w:szCs w:val="20"/>
      <w:lang w:eastAsia="es-ES"/>
    </w:rPr>
  </w:style>
  <w:style w:type="paragraph" w:customStyle="1" w:styleId="ListaResponsabilidades">
    <w:name w:val="Lista Responsabilidades"/>
    <w:basedOn w:val="Prrafodelista"/>
    <w:link w:val="ListaResponsabilidadesCar"/>
    <w:qFormat/>
    <w:rsid w:val="00461EB4"/>
    <w:pPr>
      <w:numPr>
        <w:numId w:val="6"/>
      </w:numPr>
      <w:ind w:left="313" w:hanging="266"/>
    </w:pPr>
  </w:style>
  <w:style w:type="character" w:customStyle="1" w:styleId="SubprocesoCar">
    <w:name w:val="Subproceso Car"/>
    <w:basedOn w:val="Fuentedeprrafopredeter"/>
    <w:link w:val="Subproceso"/>
    <w:rsid w:val="00461EB4"/>
    <w:rPr>
      <w:rFonts w:ascii="Calibri Light" w:hAnsi="Calibri Light"/>
      <w:b/>
      <w:color w:val="0A94D6"/>
      <w:sz w:val="20"/>
    </w:rPr>
  </w:style>
  <w:style w:type="paragraph" w:customStyle="1" w:styleId="ListaLetra1">
    <w:name w:val="Lista Letra 1"/>
    <w:basedOn w:val="Prrafodelista"/>
    <w:link w:val="ListaLetra1Car"/>
    <w:qFormat/>
    <w:rsid w:val="00461EB4"/>
    <w:pPr>
      <w:numPr>
        <w:numId w:val="8"/>
      </w:numPr>
      <w:contextualSpacing w:val="0"/>
    </w:pPr>
    <w:rPr>
      <w:color w:val="0A94D6"/>
      <w:sz w:val="22"/>
      <w:u w:val="single"/>
    </w:rPr>
  </w:style>
  <w:style w:type="character" w:customStyle="1" w:styleId="PrrafodelistaCar">
    <w:name w:val="Párrafo de lista Car"/>
    <w:aliases w:val="Lista numerada Car"/>
    <w:basedOn w:val="Fuentedeprrafopredeter"/>
    <w:link w:val="Prrafodelista"/>
    <w:uiPriority w:val="34"/>
    <w:rsid w:val="00461EB4"/>
    <w:rPr>
      <w:rFonts w:ascii="Calibri Light" w:eastAsia="Calibri" w:hAnsi="Calibri Light" w:cs="Times New Roman"/>
      <w:sz w:val="20"/>
      <w:szCs w:val="20"/>
      <w:lang w:eastAsia="es-ES"/>
    </w:rPr>
  </w:style>
  <w:style w:type="character" w:customStyle="1" w:styleId="ListaResponsabilidadesCar">
    <w:name w:val="Lista Responsabilidades Car"/>
    <w:basedOn w:val="PrrafodelistaCar"/>
    <w:link w:val="ListaResponsabilidades"/>
    <w:rsid w:val="00461EB4"/>
    <w:rPr>
      <w:rFonts w:ascii="Calibri Light" w:eastAsia="Calibri" w:hAnsi="Calibri Light" w:cs="Times New Roman"/>
      <w:sz w:val="20"/>
      <w:szCs w:val="20"/>
      <w:lang w:eastAsia="es-ES"/>
    </w:rPr>
  </w:style>
  <w:style w:type="paragraph" w:customStyle="1" w:styleId="ListaNumero1">
    <w:name w:val="Lista Numero 1"/>
    <w:basedOn w:val="Prrafodelista"/>
    <w:link w:val="ListaNumero1Car"/>
    <w:qFormat/>
    <w:rsid w:val="00461EB4"/>
    <w:pPr>
      <w:numPr>
        <w:numId w:val="12"/>
      </w:numPr>
      <w:contextualSpacing w:val="0"/>
    </w:pPr>
  </w:style>
  <w:style w:type="character" w:customStyle="1" w:styleId="ListaLetra1Car">
    <w:name w:val="Lista Letra 1 Car"/>
    <w:basedOn w:val="PrrafodelistaCar"/>
    <w:link w:val="ListaLetra1"/>
    <w:rsid w:val="00461EB4"/>
    <w:rPr>
      <w:rFonts w:ascii="Calibri Light" w:eastAsia="Calibri" w:hAnsi="Calibri Light" w:cs="Times New Roman"/>
      <w:color w:val="0A94D6"/>
      <w:sz w:val="20"/>
      <w:szCs w:val="20"/>
      <w:u w:val="single"/>
      <w:lang w:eastAsia="es-ES"/>
    </w:rPr>
  </w:style>
  <w:style w:type="paragraph" w:customStyle="1" w:styleId="ParrafoListaNumero1">
    <w:name w:val="Parrafo Lista Numero 1"/>
    <w:basedOn w:val="Normal"/>
    <w:link w:val="ParrafoListaNumero1Car"/>
    <w:qFormat/>
    <w:rsid w:val="00461EB4"/>
    <w:pPr>
      <w:ind w:left="567"/>
    </w:pPr>
  </w:style>
  <w:style w:type="character" w:customStyle="1" w:styleId="ListaNumero1Car">
    <w:name w:val="Lista Numero 1 Car"/>
    <w:basedOn w:val="PrrafodelistaCar"/>
    <w:link w:val="ListaNumero1"/>
    <w:rsid w:val="00461EB4"/>
    <w:rPr>
      <w:rFonts w:ascii="Calibri Light" w:eastAsia="Calibri" w:hAnsi="Calibri Light" w:cs="Times New Roman"/>
      <w:sz w:val="20"/>
      <w:szCs w:val="20"/>
      <w:lang w:eastAsia="es-ES"/>
    </w:rPr>
  </w:style>
  <w:style w:type="paragraph" w:customStyle="1" w:styleId="ListaSimbolo2">
    <w:name w:val="Lista Simbolo 2"/>
    <w:basedOn w:val="Prrafodelista"/>
    <w:link w:val="ListaSimbolo2Car"/>
    <w:qFormat/>
    <w:rsid w:val="00461EB4"/>
    <w:pPr>
      <w:ind w:left="851" w:hanging="284"/>
    </w:pPr>
  </w:style>
  <w:style w:type="character" w:customStyle="1" w:styleId="ParrafoListaNumero1Car">
    <w:name w:val="Parrafo Lista Numero 1 Car"/>
    <w:basedOn w:val="Fuentedeprrafopredeter"/>
    <w:link w:val="ParrafoListaNumero1"/>
    <w:rsid w:val="00461EB4"/>
    <w:rPr>
      <w:rFonts w:ascii="Calibri Light" w:hAnsi="Calibri Light"/>
      <w:sz w:val="20"/>
    </w:rPr>
  </w:style>
  <w:style w:type="paragraph" w:customStyle="1" w:styleId="ListaLetra2">
    <w:name w:val="Lista Letra 2"/>
    <w:basedOn w:val="Prrafodelista"/>
    <w:link w:val="ListaLetra2Car"/>
    <w:qFormat/>
    <w:rsid w:val="00EB6312"/>
    <w:pPr>
      <w:numPr>
        <w:numId w:val="7"/>
      </w:numPr>
      <w:spacing w:after="60"/>
      <w:contextualSpacing w:val="0"/>
    </w:pPr>
  </w:style>
  <w:style w:type="character" w:customStyle="1" w:styleId="ListaSimbolo2Car">
    <w:name w:val="Lista Simbolo 2 Car"/>
    <w:basedOn w:val="PrrafodelistaCar"/>
    <w:link w:val="ListaSimbolo2"/>
    <w:rsid w:val="00461EB4"/>
    <w:rPr>
      <w:rFonts w:ascii="Calibri Light" w:eastAsia="Calibri" w:hAnsi="Calibri Light" w:cs="Times New Roman"/>
      <w:sz w:val="20"/>
      <w:szCs w:val="20"/>
      <w:lang w:eastAsia="es-ES"/>
    </w:rPr>
  </w:style>
  <w:style w:type="character" w:customStyle="1" w:styleId="ListaLetra2Car">
    <w:name w:val="Lista Letra 2 Car"/>
    <w:basedOn w:val="PrrafodelistaCar"/>
    <w:link w:val="ListaLetra2"/>
    <w:rsid w:val="00EB6312"/>
    <w:rPr>
      <w:rFonts w:ascii="Calibri Light" w:eastAsia="Calibri" w:hAnsi="Calibri Light" w:cs="Times New Roman"/>
      <w:sz w:val="20"/>
      <w:szCs w:val="20"/>
      <w:lang w:eastAsia="es-ES"/>
    </w:rPr>
  </w:style>
  <w:style w:type="paragraph" w:customStyle="1" w:styleId="ListaSimbolo1">
    <w:name w:val="Lista Simbolo 1"/>
    <w:basedOn w:val="Prrafodelista"/>
    <w:link w:val="ListaSimbolo1Car"/>
    <w:qFormat/>
    <w:rsid w:val="0036577A"/>
    <w:pPr>
      <w:ind w:left="311" w:hanging="311"/>
    </w:pPr>
  </w:style>
  <w:style w:type="paragraph" w:customStyle="1" w:styleId="ListaLetra2Sinletra">
    <w:name w:val="Lista Letra 2 Sin letra"/>
    <w:basedOn w:val="Normal"/>
    <w:link w:val="ListaLetra2SinletraCar"/>
    <w:qFormat/>
    <w:rsid w:val="002B1D20"/>
    <w:pPr>
      <w:ind w:left="851"/>
    </w:pPr>
  </w:style>
  <w:style w:type="character" w:customStyle="1" w:styleId="ListaSimbolo1Car">
    <w:name w:val="Lista Simbolo 1 Car"/>
    <w:basedOn w:val="PrrafodelistaCar"/>
    <w:link w:val="ListaSimbolo1"/>
    <w:rsid w:val="0036577A"/>
    <w:rPr>
      <w:rFonts w:ascii="Calibri Light" w:eastAsia="Calibri" w:hAnsi="Calibri Light" w:cs="Times New Roman"/>
      <w:sz w:val="20"/>
      <w:szCs w:val="20"/>
      <w:lang w:eastAsia="es-ES"/>
    </w:rPr>
  </w:style>
  <w:style w:type="paragraph" w:customStyle="1" w:styleId="ListaNumero1Sinnumero">
    <w:name w:val="Lista Numero 1 Sin numero"/>
    <w:basedOn w:val="ListaNumero1"/>
    <w:link w:val="ListaNumero1SinnumeroCar"/>
    <w:qFormat/>
    <w:rsid w:val="00807223"/>
    <w:pPr>
      <w:numPr>
        <w:numId w:val="0"/>
      </w:numPr>
      <w:ind w:left="568"/>
    </w:pPr>
  </w:style>
  <w:style w:type="character" w:customStyle="1" w:styleId="ListaLetra2SinletraCar">
    <w:name w:val="Lista Letra 2 Sin letra Car"/>
    <w:basedOn w:val="Fuentedeprrafopredeter"/>
    <w:link w:val="ListaLetra2Sinletra"/>
    <w:rsid w:val="002B1D20"/>
    <w:rPr>
      <w:rFonts w:ascii="Calibri Light" w:hAnsi="Calibri Light"/>
      <w:sz w:val="20"/>
    </w:rPr>
  </w:style>
  <w:style w:type="character" w:customStyle="1" w:styleId="ListaNumero1SinnumeroCar">
    <w:name w:val="Lista Numero 1 Sin numero Car"/>
    <w:basedOn w:val="ListaNumero1Car"/>
    <w:link w:val="ListaNumero1Sinnumero"/>
    <w:rsid w:val="00807223"/>
    <w:rPr>
      <w:rFonts w:ascii="Calibri Light" w:eastAsia="Calibri" w:hAnsi="Calibri Light" w:cs="Times New Roman"/>
      <w:sz w:val="20"/>
      <w:szCs w:val="20"/>
      <w:lang w:eastAsia="es-ES"/>
    </w:rPr>
  </w:style>
  <w:style w:type="table" w:customStyle="1" w:styleId="Tablaconcuadrcula1">
    <w:name w:val="Tabla con cuadrícula1"/>
    <w:basedOn w:val="Tablanormal"/>
    <w:next w:val="Tablaconcuadrcula"/>
    <w:uiPriority w:val="59"/>
    <w:rsid w:val="00E35A4A"/>
    <w:pPr>
      <w:spacing w:after="0" w:line="240" w:lineRule="auto"/>
    </w:pPr>
    <w:rPr>
      <w:rFonts w:ascii="Calibri" w:eastAsia="Calibri" w:hAnsi="Calibri" w:cs="Times New Roman"/>
      <w:sz w:val="20"/>
      <w:szCs w:val="20"/>
      <w:lang w:eastAsia="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2">
    <w:name w:val="Tabla con cuadrícula2"/>
    <w:basedOn w:val="Tablanormal"/>
    <w:next w:val="Tablaconcuadrcula"/>
    <w:uiPriority w:val="59"/>
    <w:rsid w:val="004740C9"/>
    <w:pPr>
      <w:spacing w:after="0" w:line="240" w:lineRule="auto"/>
    </w:pPr>
    <w:rPr>
      <w:rFonts w:ascii="Calibri" w:eastAsia="Calibri" w:hAnsi="Calibri" w:cs="Times New Roman"/>
      <w:sz w:val="20"/>
      <w:szCs w:val="20"/>
      <w:lang w:eastAsia="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partadodeAnexo">
    <w:name w:val="Apartado de Anexo"/>
    <w:basedOn w:val="Ttulo2"/>
    <w:link w:val="ApartadodeAnexoCar"/>
    <w:qFormat/>
    <w:rsid w:val="009B599D"/>
    <w:pPr>
      <w:spacing w:after="120"/>
    </w:pPr>
    <w:rPr>
      <w:rFonts w:ascii="Calibri Light" w:hAnsi="Calibri Light"/>
      <w:b w:val="0"/>
      <w:color w:val="0A94D6"/>
      <w:sz w:val="24"/>
    </w:rPr>
  </w:style>
  <w:style w:type="character" w:customStyle="1" w:styleId="ApartadodeAnexoCar">
    <w:name w:val="Apartado de Anexo Car"/>
    <w:basedOn w:val="Ttulo2Car"/>
    <w:link w:val="ApartadodeAnexo"/>
    <w:rsid w:val="009B599D"/>
    <w:rPr>
      <w:rFonts w:ascii="Calibri Light" w:eastAsia="Times New Roman" w:hAnsi="Calibri Light" w:cs="Times New Roman"/>
      <w:b w:val="0"/>
      <w:bCs/>
      <w:color w:val="0A94D6"/>
      <w:sz w:val="24"/>
      <w:szCs w:val="26"/>
    </w:rPr>
  </w:style>
  <w:style w:type="paragraph" w:styleId="Revisin">
    <w:name w:val="Revision"/>
    <w:hidden/>
    <w:uiPriority w:val="99"/>
    <w:semiHidden/>
    <w:rsid w:val="00EE55C0"/>
    <w:pPr>
      <w:spacing w:after="0" w:line="240" w:lineRule="auto"/>
    </w:pPr>
    <w:rPr>
      <w:rFonts w:ascii="Calibri Light" w:hAnsi="Calibri Light"/>
      <w:sz w:val="20"/>
    </w:rPr>
  </w:style>
  <w:style w:type="character" w:customStyle="1" w:styleId="Mencinsinresolver1">
    <w:name w:val="Mención sin resolver1"/>
    <w:basedOn w:val="Fuentedeprrafopredeter"/>
    <w:uiPriority w:val="99"/>
    <w:semiHidden/>
    <w:unhideWhenUsed/>
    <w:rsid w:val="00393649"/>
    <w:rPr>
      <w:color w:val="605E5C"/>
      <w:shd w:val="clear" w:color="auto" w:fill="E1DFDD"/>
    </w:rPr>
  </w:style>
  <w:style w:type="character" w:customStyle="1" w:styleId="Mencinsinresolver2">
    <w:name w:val="Mención sin resolver2"/>
    <w:basedOn w:val="Fuentedeprrafopredeter"/>
    <w:uiPriority w:val="99"/>
    <w:semiHidden/>
    <w:unhideWhenUsed/>
    <w:rsid w:val="00862890"/>
    <w:rPr>
      <w:color w:val="605E5C"/>
      <w:shd w:val="clear" w:color="auto" w:fill="E1DFDD"/>
    </w:rPr>
  </w:style>
  <w:style w:type="character" w:customStyle="1" w:styleId="Mencinsinresolver3">
    <w:name w:val="Mención sin resolver3"/>
    <w:basedOn w:val="Fuentedeprrafopredeter"/>
    <w:uiPriority w:val="99"/>
    <w:semiHidden/>
    <w:unhideWhenUsed/>
    <w:rsid w:val="00E766C6"/>
    <w:rPr>
      <w:color w:val="605E5C"/>
      <w:shd w:val="clear" w:color="auto" w:fill="E1DFDD"/>
    </w:rPr>
  </w:style>
  <w:style w:type="character" w:customStyle="1" w:styleId="gmail-msohyperlink">
    <w:name w:val="gmail-msohyperlink"/>
    <w:basedOn w:val="Fuentedeprrafopredeter"/>
    <w:rsid w:val="000F230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986182">
      <w:bodyDiv w:val="1"/>
      <w:marLeft w:val="0"/>
      <w:marRight w:val="0"/>
      <w:marTop w:val="0"/>
      <w:marBottom w:val="0"/>
      <w:divBdr>
        <w:top w:val="none" w:sz="0" w:space="0" w:color="auto"/>
        <w:left w:val="none" w:sz="0" w:space="0" w:color="auto"/>
        <w:bottom w:val="none" w:sz="0" w:space="0" w:color="auto"/>
        <w:right w:val="none" w:sz="0" w:space="0" w:color="auto"/>
      </w:divBdr>
    </w:div>
    <w:div w:id="27412235">
      <w:bodyDiv w:val="1"/>
      <w:marLeft w:val="0"/>
      <w:marRight w:val="0"/>
      <w:marTop w:val="0"/>
      <w:marBottom w:val="0"/>
      <w:divBdr>
        <w:top w:val="none" w:sz="0" w:space="0" w:color="auto"/>
        <w:left w:val="none" w:sz="0" w:space="0" w:color="auto"/>
        <w:bottom w:val="none" w:sz="0" w:space="0" w:color="auto"/>
        <w:right w:val="none" w:sz="0" w:space="0" w:color="auto"/>
      </w:divBdr>
    </w:div>
    <w:div w:id="51119085">
      <w:bodyDiv w:val="1"/>
      <w:marLeft w:val="0"/>
      <w:marRight w:val="0"/>
      <w:marTop w:val="0"/>
      <w:marBottom w:val="0"/>
      <w:divBdr>
        <w:top w:val="none" w:sz="0" w:space="0" w:color="auto"/>
        <w:left w:val="none" w:sz="0" w:space="0" w:color="auto"/>
        <w:bottom w:val="none" w:sz="0" w:space="0" w:color="auto"/>
        <w:right w:val="none" w:sz="0" w:space="0" w:color="auto"/>
      </w:divBdr>
      <w:divsChild>
        <w:div w:id="1010377991">
          <w:marLeft w:val="0"/>
          <w:marRight w:val="0"/>
          <w:marTop w:val="0"/>
          <w:marBottom w:val="0"/>
          <w:divBdr>
            <w:top w:val="none" w:sz="0" w:space="0" w:color="auto"/>
            <w:left w:val="none" w:sz="0" w:space="0" w:color="auto"/>
            <w:bottom w:val="none" w:sz="0" w:space="0" w:color="auto"/>
            <w:right w:val="none" w:sz="0" w:space="0" w:color="auto"/>
          </w:divBdr>
        </w:div>
      </w:divsChild>
    </w:div>
    <w:div w:id="65345261">
      <w:bodyDiv w:val="1"/>
      <w:marLeft w:val="0"/>
      <w:marRight w:val="0"/>
      <w:marTop w:val="0"/>
      <w:marBottom w:val="0"/>
      <w:divBdr>
        <w:top w:val="none" w:sz="0" w:space="0" w:color="auto"/>
        <w:left w:val="none" w:sz="0" w:space="0" w:color="auto"/>
        <w:bottom w:val="none" w:sz="0" w:space="0" w:color="auto"/>
        <w:right w:val="none" w:sz="0" w:space="0" w:color="auto"/>
      </w:divBdr>
    </w:div>
    <w:div w:id="66928872">
      <w:bodyDiv w:val="1"/>
      <w:marLeft w:val="0"/>
      <w:marRight w:val="0"/>
      <w:marTop w:val="0"/>
      <w:marBottom w:val="0"/>
      <w:divBdr>
        <w:top w:val="none" w:sz="0" w:space="0" w:color="auto"/>
        <w:left w:val="none" w:sz="0" w:space="0" w:color="auto"/>
        <w:bottom w:val="none" w:sz="0" w:space="0" w:color="auto"/>
        <w:right w:val="none" w:sz="0" w:space="0" w:color="auto"/>
      </w:divBdr>
    </w:div>
    <w:div w:id="75134281">
      <w:bodyDiv w:val="1"/>
      <w:marLeft w:val="0"/>
      <w:marRight w:val="0"/>
      <w:marTop w:val="0"/>
      <w:marBottom w:val="0"/>
      <w:divBdr>
        <w:top w:val="none" w:sz="0" w:space="0" w:color="auto"/>
        <w:left w:val="none" w:sz="0" w:space="0" w:color="auto"/>
        <w:bottom w:val="none" w:sz="0" w:space="0" w:color="auto"/>
        <w:right w:val="none" w:sz="0" w:space="0" w:color="auto"/>
      </w:divBdr>
    </w:div>
    <w:div w:id="85467143">
      <w:bodyDiv w:val="1"/>
      <w:marLeft w:val="0"/>
      <w:marRight w:val="0"/>
      <w:marTop w:val="0"/>
      <w:marBottom w:val="0"/>
      <w:divBdr>
        <w:top w:val="none" w:sz="0" w:space="0" w:color="auto"/>
        <w:left w:val="none" w:sz="0" w:space="0" w:color="auto"/>
        <w:bottom w:val="none" w:sz="0" w:space="0" w:color="auto"/>
        <w:right w:val="none" w:sz="0" w:space="0" w:color="auto"/>
      </w:divBdr>
    </w:div>
    <w:div w:id="88089223">
      <w:bodyDiv w:val="1"/>
      <w:marLeft w:val="0"/>
      <w:marRight w:val="0"/>
      <w:marTop w:val="0"/>
      <w:marBottom w:val="0"/>
      <w:divBdr>
        <w:top w:val="none" w:sz="0" w:space="0" w:color="auto"/>
        <w:left w:val="none" w:sz="0" w:space="0" w:color="auto"/>
        <w:bottom w:val="none" w:sz="0" w:space="0" w:color="auto"/>
        <w:right w:val="none" w:sz="0" w:space="0" w:color="auto"/>
      </w:divBdr>
    </w:div>
    <w:div w:id="96948250">
      <w:bodyDiv w:val="1"/>
      <w:marLeft w:val="0"/>
      <w:marRight w:val="0"/>
      <w:marTop w:val="0"/>
      <w:marBottom w:val="0"/>
      <w:divBdr>
        <w:top w:val="none" w:sz="0" w:space="0" w:color="auto"/>
        <w:left w:val="none" w:sz="0" w:space="0" w:color="auto"/>
        <w:bottom w:val="none" w:sz="0" w:space="0" w:color="auto"/>
        <w:right w:val="none" w:sz="0" w:space="0" w:color="auto"/>
      </w:divBdr>
    </w:div>
    <w:div w:id="128672217">
      <w:bodyDiv w:val="1"/>
      <w:marLeft w:val="0"/>
      <w:marRight w:val="0"/>
      <w:marTop w:val="0"/>
      <w:marBottom w:val="0"/>
      <w:divBdr>
        <w:top w:val="none" w:sz="0" w:space="0" w:color="auto"/>
        <w:left w:val="none" w:sz="0" w:space="0" w:color="auto"/>
        <w:bottom w:val="none" w:sz="0" w:space="0" w:color="auto"/>
        <w:right w:val="none" w:sz="0" w:space="0" w:color="auto"/>
      </w:divBdr>
    </w:div>
    <w:div w:id="136073084">
      <w:bodyDiv w:val="1"/>
      <w:marLeft w:val="0"/>
      <w:marRight w:val="0"/>
      <w:marTop w:val="0"/>
      <w:marBottom w:val="0"/>
      <w:divBdr>
        <w:top w:val="none" w:sz="0" w:space="0" w:color="auto"/>
        <w:left w:val="none" w:sz="0" w:space="0" w:color="auto"/>
        <w:bottom w:val="none" w:sz="0" w:space="0" w:color="auto"/>
        <w:right w:val="none" w:sz="0" w:space="0" w:color="auto"/>
      </w:divBdr>
    </w:div>
    <w:div w:id="146867985">
      <w:bodyDiv w:val="1"/>
      <w:marLeft w:val="0"/>
      <w:marRight w:val="0"/>
      <w:marTop w:val="0"/>
      <w:marBottom w:val="0"/>
      <w:divBdr>
        <w:top w:val="none" w:sz="0" w:space="0" w:color="auto"/>
        <w:left w:val="none" w:sz="0" w:space="0" w:color="auto"/>
        <w:bottom w:val="none" w:sz="0" w:space="0" w:color="auto"/>
        <w:right w:val="none" w:sz="0" w:space="0" w:color="auto"/>
      </w:divBdr>
      <w:divsChild>
        <w:div w:id="2116629294">
          <w:marLeft w:val="144"/>
          <w:marRight w:val="0"/>
          <w:marTop w:val="60"/>
          <w:marBottom w:val="0"/>
          <w:divBdr>
            <w:top w:val="none" w:sz="0" w:space="0" w:color="auto"/>
            <w:left w:val="none" w:sz="0" w:space="0" w:color="auto"/>
            <w:bottom w:val="none" w:sz="0" w:space="0" w:color="auto"/>
            <w:right w:val="none" w:sz="0" w:space="0" w:color="auto"/>
          </w:divBdr>
        </w:div>
      </w:divsChild>
    </w:div>
    <w:div w:id="160658524">
      <w:bodyDiv w:val="1"/>
      <w:marLeft w:val="0"/>
      <w:marRight w:val="0"/>
      <w:marTop w:val="0"/>
      <w:marBottom w:val="0"/>
      <w:divBdr>
        <w:top w:val="none" w:sz="0" w:space="0" w:color="auto"/>
        <w:left w:val="none" w:sz="0" w:space="0" w:color="auto"/>
        <w:bottom w:val="none" w:sz="0" w:space="0" w:color="auto"/>
        <w:right w:val="none" w:sz="0" w:space="0" w:color="auto"/>
      </w:divBdr>
    </w:div>
    <w:div w:id="168297384">
      <w:bodyDiv w:val="1"/>
      <w:marLeft w:val="0"/>
      <w:marRight w:val="0"/>
      <w:marTop w:val="0"/>
      <w:marBottom w:val="0"/>
      <w:divBdr>
        <w:top w:val="none" w:sz="0" w:space="0" w:color="auto"/>
        <w:left w:val="none" w:sz="0" w:space="0" w:color="auto"/>
        <w:bottom w:val="none" w:sz="0" w:space="0" w:color="auto"/>
        <w:right w:val="none" w:sz="0" w:space="0" w:color="auto"/>
      </w:divBdr>
    </w:div>
    <w:div w:id="206651279">
      <w:bodyDiv w:val="1"/>
      <w:marLeft w:val="0"/>
      <w:marRight w:val="0"/>
      <w:marTop w:val="0"/>
      <w:marBottom w:val="0"/>
      <w:divBdr>
        <w:top w:val="none" w:sz="0" w:space="0" w:color="auto"/>
        <w:left w:val="none" w:sz="0" w:space="0" w:color="auto"/>
        <w:bottom w:val="none" w:sz="0" w:space="0" w:color="auto"/>
        <w:right w:val="none" w:sz="0" w:space="0" w:color="auto"/>
      </w:divBdr>
      <w:divsChild>
        <w:div w:id="1599407021">
          <w:marLeft w:val="547"/>
          <w:marRight w:val="0"/>
          <w:marTop w:val="0"/>
          <w:marBottom w:val="0"/>
          <w:divBdr>
            <w:top w:val="none" w:sz="0" w:space="0" w:color="auto"/>
            <w:left w:val="none" w:sz="0" w:space="0" w:color="auto"/>
            <w:bottom w:val="none" w:sz="0" w:space="0" w:color="auto"/>
            <w:right w:val="none" w:sz="0" w:space="0" w:color="auto"/>
          </w:divBdr>
        </w:div>
      </w:divsChild>
    </w:div>
    <w:div w:id="208807917">
      <w:bodyDiv w:val="1"/>
      <w:marLeft w:val="0"/>
      <w:marRight w:val="0"/>
      <w:marTop w:val="0"/>
      <w:marBottom w:val="0"/>
      <w:divBdr>
        <w:top w:val="none" w:sz="0" w:space="0" w:color="auto"/>
        <w:left w:val="none" w:sz="0" w:space="0" w:color="auto"/>
        <w:bottom w:val="none" w:sz="0" w:space="0" w:color="auto"/>
        <w:right w:val="none" w:sz="0" w:space="0" w:color="auto"/>
      </w:divBdr>
      <w:divsChild>
        <w:div w:id="337080733">
          <w:marLeft w:val="144"/>
          <w:marRight w:val="0"/>
          <w:marTop w:val="60"/>
          <w:marBottom w:val="0"/>
          <w:divBdr>
            <w:top w:val="none" w:sz="0" w:space="0" w:color="auto"/>
            <w:left w:val="none" w:sz="0" w:space="0" w:color="auto"/>
            <w:bottom w:val="none" w:sz="0" w:space="0" w:color="auto"/>
            <w:right w:val="none" w:sz="0" w:space="0" w:color="auto"/>
          </w:divBdr>
        </w:div>
        <w:div w:id="509490330">
          <w:marLeft w:val="144"/>
          <w:marRight w:val="0"/>
          <w:marTop w:val="60"/>
          <w:marBottom w:val="0"/>
          <w:divBdr>
            <w:top w:val="none" w:sz="0" w:space="0" w:color="auto"/>
            <w:left w:val="none" w:sz="0" w:space="0" w:color="auto"/>
            <w:bottom w:val="none" w:sz="0" w:space="0" w:color="auto"/>
            <w:right w:val="none" w:sz="0" w:space="0" w:color="auto"/>
          </w:divBdr>
        </w:div>
        <w:div w:id="696547741">
          <w:marLeft w:val="144"/>
          <w:marRight w:val="0"/>
          <w:marTop w:val="240"/>
          <w:marBottom w:val="0"/>
          <w:divBdr>
            <w:top w:val="none" w:sz="0" w:space="0" w:color="auto"/>
            <w:left w:val="none" w:sz="0" w:space="0" w:color="auto"/>
            <w:bottom w:val="none" w:sz="0" w:space="0" w:color="auto"/>
            <w:right w:val="none" w:sz="0" w:space="0" w:color="auto"/>
          </w:divBdr>
        </w:div>
        <w:div w:id="983848184">
          <w:marLeft w:val="144"/>
          <w:marRight w:val="0"/>
          <w:marTop w:val="60"/>
          <w:marBottom w:val="0"/>
          <w:divBdr>
            <w:top w:val="none" w:sz="0" w:space="0" w:color="auto"/>
            <w:left w:val="none" w:sz="0" w:space="0" w:color="auto"/>
            <w:bottom w:val="none" w:sz="0" w:space="0" w:color="auto"/>
            <w:right w:val="none" w:sz="0" w:space="0" w:color="auto"/>
          </w:divBdr>
        </w:div>
      </w:divsChild>
    </w:div>
    <w:div w:id="225339364">
      <w:bodyDiv w:val="1"/>
      <w:marLeft w:val="0"/>
      <w:marRight w:val="0"/>
      <w:marTop w:val="0"/>
      <w:marBottom w:val="0"/>
      <w:divBdr>
        <w:top w:val="none" w:sz="0" w:space="0" w:color="auto"/>
        <w:left w:val="none" w:sz="0" w:space="0" w:color="auto"/>
        <w:bottom w:val="none" w:sz="0" w:space="0" w:color="auto"/>
        <w:right w:val="none" w:sz="0" w:space="0" w:color="auto"/>
      </w:divBdr>
    </w:div>
    <w:div w:id="236017539">
      <w:bodyDiv w:val="1"/>
      <w:marLeft w:val="0"/>
      <w:marRight w:val="0"/>
      <w:marTop w:val="0"/>
      <w:marBottom w:val="0"/>
      <w:divBdr>
        <w:top w:val="none" w:sz="0" w:space="0" w:color="auto"/>
        <w:left w:val="none" w:sz="0" w:space="0" w:color="auto"/>
        <w:bottom w:val="none" w:sz="0" w:space="0" w:color="auto"/>
        <w:right w:val="none" w:sz="0" w:space="0" w:color="auto"/>
      </w:divBdr>
    </w:div>
    <w:div w:id="265581742">
      <w:bodyDiv w:val="1"/>
      <w:marLeft w:val="0"/>
      <w:marRight w:val="0"/>
      <w:marTop w:val="0"/>
      <w:marBottom w:val="0"/>
      <w:divBdr>
        <w:top w:val="none" w:sz="0" w:space="0" w:color="auto"/>
        <w:left w:val="none" w:sz="0" w:space="0" w:color="auto"/>
        <w:bottom w:val="none" w:sz="0" w:space="0" w:color="auto"/>
        <w:right w:val="none" w:sz="0" w:space="0" w:color="auto"/>
      </w:divBdr>
      <w:divsChild>
        <w:div w:id="1684090550">
          <w:marLeft w:val="144"/>
          <w:marRight w:val="0"/>
          <w:marTop w:val="120"/>
          <w:marBottom w:val="0"/>
          <w:divBdr>
            <w:top w:val="none" w:sz="0" w:space="0" w:color="auto"/>
            <w:left w:val="none" w:sz="0" w:space="0" w:color="auto"/>
            <w:bottom w:val="none" w:sz="0" w:space="0" w:color="auto"/>
            <w:right w:val="none" w:sz="0" w:space="0" w:color="auto"/>
          </w:divBdr>
        </w:div>
      </w:divsChild>
    </w:div>
    <w:div w:id="287518975">
      <w:bodyDiv w:val="1"/>
      <w:marLeft w:val="0"/>
      <w:marRight w:val="0"/>
      <w:marTop w:val="0"/>
      <w:marBottom w:val="0"/>
      <w:divBdr>
        <w:top w:val="none" w:sz="0" w:space="0" w:color="auto"/>
        <w:left w:val="none" w:sz="0" w:space="0" w:color="auto"/>
        <w:bottom w:val="none" w:sz="0" w:space="0" w:color="auto"/>
        <w:right w:val="none" w:sz="0" w:space="0" w:color="auto"/>
      </w:divBdr>
    </w:div>
    <w:div w:id="368990181">
      <w:bodyDiv w:val="1"/>
      <w:marLeft w:val="0"/>
      <w:marRight w:val="0"/>
      <w:marTop w:val="0"/>
      <w:marBottom w:val="0"/>
      <w:divBdr>
        <w:top w:val="none" w:sz="0" w:space="0" w:color="auto"/>
        <w:left w:val="none" w:sz="0" w:space="0" w:color="auto"/>
        <w:bottom w:val="none" w:sz="0" w:space="0" w:color="auto"/>
        <w:right w:val="none" w:sz="0" w:space="0" w:color="auto"/>
      </w:divBdr>
    </w:div>
    <w:div w:id="373846080">
      <w:bodyDiv w:val="1"/>
      <w:marLeft w:val="0"/>
      <w:marRight w:val="0"/>
      <w:marTop w:val="0"/>
      <w:marBottom w:val="0"/>
      <w:divBdr>
        <w:top w:val="none" w:sz="0" w:space="0" w:color="auto"/>
        <w:left w:val="none" w:sz="0" w:space="0" w:color="auto"/>
        <w:bottom w:val="none" w:sz="0" w:space="0" w:color="auto"/>
        <w:right w:val="none" w:sz="0" w:space="0" w:color="auto"/>
      </w:divBdr>
      <w:divsChild>
        <w:div w:id="2075080485">
          <w:marLeft w:val="547"/>
          <w:marRight w:val="0"/>
          <w:marTop w:val="0"/>
          <w:marBottom w:val="0"/>
          <w:divBdr>
            <w:top w:val="none" w:sz="0" w:space="0" w:color="auto"/>
            <w:left w:val="none" w:sz="0" w:space="0" w:color="auto"/>
            <w:bottom w:val="none" w:sz="0" w:space="0" w:color="auto"/>
            <w:right w:val="none" w:sz="0" w:space="0" w:color="auto"/>
          </w:divBdr>
        </w:div>
      </w:divsChild>
    </w:div>
    <w:div w:id="376125255">
      <w:bodyDiv w:val="1"/>
      <w:marLeft w:val="0"/>
      <w:marRight w:val="0"/>
      <w:marTop w:val="0"/>
      <w:marBottom w:val="0"/>
      <w:divBdr>
        <w:top w:val="none" w:sz="0" w:space="0" w:color="auto"/>
        <w:left w:val="none" w:sz="0" w:space="0" w:color="auto"/>
        <w:bottom w:val="none" w:sz="0" w:space="0" w:color="auto"/>
        <w:right w:val="none" w:sz="0" w:space="0" w:color="auto"/>
      </w:divBdr>
    </w:div>
    <w:div w:id="377097324">
      <w:bodyDiv w:val="1"/>
      <w:marLeft w:val="0"/>
      <w:marRight w:val="0"/>
      <w:marTop w:val="0"/>
      <w:marBottom w:val="0"/>
      <w:divBdr>
        <w:top w:val="none" w:sz="0" w:space="0" w:color="auto"/>
        <w:left w:val="none" w:sz="0" w:space="0" w:color="auto"/>
        <w:bottom w:val="none" w:sz="0" w:space="0" w:color="auto"/>
        <w:right w:val="none" w:sz="0" w:space="0" w:color="auto"/>
      </w:divBdr>
      <w:divsChild>
        <w:div w:id="211381932">
          <w:marLeft w:val="274"/>
          <w:marRight w:val="0"/>
          <w:marTop w:val="60"/>
          <w:marBottom w:val="0"/>
          <w:divBdr>
            <w:top w:val="none" w:sz="0" w:space="0" w:color="auto"/>
            <w:left w:val="none" w:sz="0" w:space="0" w:color="auto"/>
            <w:bottom w:val="none" w:sz="0" w:space="0" w:color="auto"/>
            <w:right w:val="none" w:sz="0" w:space="0" w:color="auto"/>
          </w:divBdr>
        </w:div>
        <w:div w:id="395982651">
          <w:marLeft w:val="274"/>
          <w:marRight w:val="0"/>
          <w:marTop w:val="60"/>
          <w:marBottom w:val="0"/>
          <w:divBdr>
            <w:top w:val="none" w:sz="0" w:space="0" w:color="auto"/>
            <w:left w:val="none" w:sz="0" w:space="0" w:color="auto"/>
            <w:bottom w:val="none" w:sz="0" w:space="0" w:color="auto"/>
            <w:right w:val="none" w:sz="0" w:space="0" w:color="auto"/>
          </w:divBdr>
        </w:div>
        <w:div w:id="1260062217">
          <w:marLeft w:val="144"/>
          <w:marRight w:val="0"/>
          <w:marTop w:val="120"/>
          <w:marBottom w:val="0"/>
          <w:divBdr>
            <w:top w:val="none" w:sz="0" w:space="0" w:color="auto"/>
            <w:left w:val="none" w:sz="0" w:space="0" w:color="auto"/>
            <w:bottom w:val="none" w:sz="0" w:space="0" w:color="auto"/>
            <w:right w:val="none" w:sz="0" w:space="0" w:color="auto"/>
          </w:divBdr>
        </w:div>
        <w:div w:id="1960380657">
          <w:marLeft w:val="274"/>
          <w:marRight w:val="0"/>
          <w:marTop w:val="60"/>
          <w:marBottom w:val="0"/>
          <w:divBdr>
            <w:top w:val="none" w:sz="0" w:space="0" w:color="auto"/>
            <w:left w:val="none" w:sz="0" w:space="0" w:color="auto"/>
            <w:bottom w:val="none" w:sz="0" w:space="0" w:color="auto"/>
            <w:right w:val="none" w:sz="0" w:space="0" w:color="auto"/>
          </w:divBdr>
        </w:div>
      </w:divsChild>
    </w:div>
    <w:div w:id="397943242">
      <w:bodyDiv w:val="1"/>
      <w:marLeft w:val="0"/>
      <w:marRight w:val="0"/>
      <w:marTop w:val="0"/>
      <w:marBottom w:val="0"/>
      <w:divBdr>
        <w:top w:val="none" w:sz="0" w:space="0" w:color="auto"/>
        <w:left w:val="none" w:sz="0" w:space="0" w:color="auto"/>
        <w:bottom w:val="none" w:sz="0" w:space="0" w:color="auto"/>
        <w:right w:val="none" w:sz="0" w:space="0" w:color="auto"/>
      </w:divBdr>
    </w:div>
    <w:div w:id="443811343">
      <w:bodyDiv w:val="1"/>
      <w:marLeft w:val="0"/>
      <w:marRight w:val="0"/>
      <w:marTop w:val="0"/>
      <w:marBottom w:val="0"/>
      <w:divBdr>
        <w:top w:val="none" w:sz="0" w:space="0" w:color="auto"/>
        <w:left w:val="none" w:sz="0" w:space="0" w:color="auto"/>
        <w:bottom w:val="none" w:sz="0" w:space="0" w:color="auto"/>
        <w:right w:val="none" w:sz="0" w:space="0" w:color="auto"/>
      </w:divBdr>
    </w:div>
    <w:div w:id="492112414">
      <w:bodyDiv w:val="1"/>
      <w:marLeft w:val="0"/>
      <w:marRight w:val="0"/>
      <w:marTop w:val="0"/>
      <w:marBottom w:val="0"/>
      <w:divBdr>
        <w:top w:val="none" w:sz="0" w:space="0" w:color="auto"/>
        <w:left w:val="none" w:sz="0" w:space="0" w:color="auto"/>
        <w:bottom w:val="none" w:sz="0" w:space="0" w:color="auto"/>
        <w:right w:val="none" w:sz="0" w:space="0" w:color="auto"/>
      </w:divBdr>
      <w:divsChild>
        <w:div w:id="396981751">
          <w:marLeft w:val="274"/>
          <w:marRight w:val="0"/>
          <w:marTop w:val="0"/>
          <w:marBottom w:val="0"/>
          <w:divBdr>
            <w:top w:val="none" w:sz="0" w:space="0" w:color="auto"/>
            <w:left w:val="none" w:sz="0" w:space="0" w:color="auto"/>
            <w:bottom w:val="none" w:sz="0" w:space="0" w:color="auto"/>
            <w:right w:val="none" w:sz="0" w:space="0" w:color="auto"/>
          </w:divBdr>
        </w:div>
        <w:div w:id="540674636">
          <w:marLeft w:val="274"/>
          <w:marRight w:val="0"/>
          <w:marTop w:val="0"/>
          <w:marBottom w:val="0"/>
          <w:divBdr>
            <w:top w:val="none" w:sz="0" w:space="0" w:color="auto"/>
            <w:left w:val="none" w:sz="0" w:space="0" w:color="auto"/>
            <w:bottom w:val="none" w:sz="0" w:space="0" w:color="auto"/>
            <w:right w:val="none" w:sz="0" w:space="0" w:color="auto"/>
          </w:divBdr>
        </w:div>
        <w:div w:id="678967654">
          <w:marLeft w:val="144"/>
          <w:marRight w:val="0"/>
          <w:marTop w:val="0"/>
          <w:marBottom w:val="0"/>
          <w:divBdr>
            <w:top w:val="none" w:sz="0" w:space="0" w:color="auto"/>
            <w:left w:val="none" w:sz="0" w:space="0" w:color="auto"/>
            <w:bottom w:val="none" w:sz="0" w:space="0" w:color="auto"/>
            <w:right w:val="none" w:sz="0" w:space="0" w:color="auto"/>
          </w:divBdr>
        </w:div>
        <w:div w:id="981277630">
          <w:marLeft w:val="274"/>
          <w:marRight w:val="0"/>
          <w:marTop w:val="0"/>
          <w:marBottom w:val="0"/>
          <w:divBdr>
            <w:top w:val="none" w:sz="0" w:space="0" w:color="auto"/>
            <w:left w:val="none" w:sz="0" w:space="0" w:color="auto"/>
            <w:bottom w:val="none" w:sz="0" w:space="0" w:color="auto"/>
            <w:right w:val="none" w:sz="0" w:space="0" w:color="auto"/>
          </w:divBdr>
        </w:div>
        <w:div w:id="1354575039">
          <w:marLeft w:val="144"/>
          <w:marRight w:val="0"/>
          <w:marTop w:val="0"/>
          <w:marBottom w:val="0"/>
          <w:divBdr>
            <w:top w:val="none" w:sz="0" w:space="0" w:color="auto"/>
            <w:left w:val="none" w:sz="0" w:space="0" w:color="auto"/>
            <w:bottom w:val="none" w:sz="0" w:space="0" w:color="auto"/>
            <w:right w:val="none" w:sz="0" w:space="0" w:color="auto"/>
          </w:divBdr>
        </w:div>
        <w:div w:id="1355382317">
          <w:marLeft w:val="274"/>
          <w:marRight w:val="0"/>
          <w:marTop w:val="0"/>
          <w:marBottom w:val="0"/>
          <w:divBdr>
            <w:top w:val="none" w:sz="0" w:space="0" w:color="auto"/>
            <w:left w:val="none" w:sz="0" w:space="0" w:color="auto"/>
            <w:bottom w:val="none" w:sz="0" w:space="0" w:color="auto"/>
            <w:right w:val="none" w:sz="0" w:space="0" w:color="auto"/>
          </w:divBdr>
        </w:div>
        <w:div w:id="1619871507">
          <w:marLeft w:val="274"/>
          <w:marRight w:val="0"/>
          <w:marTop w:val="0"/>
          <w:marBottom w:val="0"/>
          <w:divBdr>
            <w:top w:val="none" w:sz="0" w:space="0" w:color="auto"/>
            <w:left w:val="none" w:sz="0" w:space="0" w:color="auto"/>
            <w:bottom w:val="none" w:sz="0" w:space="0" w:color="auto"/>
            <w:right w:val="none" w:sz="0" w:space="0" w:color="auto"/>
          </w:divBdr>
        </w:div>
      </w:divsChild>
    </w:div>
    <w:div w:id="508908167">
      <w:bodyDiv w:val="1"/>
      <w:marLeft w:val="0"/>
      <w:marRight w:val="0"/>
      <w:marTop w:val="0"/>
      <w:marBottom w:val="0"/>
      <w:divBdr>
        <w:top w:val="none" w:sz="0" w:space="0" w:color="auto"/>
        <w:left w:val="none" w:sz="0" w:space="0" w:color="auto"/>
        <w:bottom w:val="none" w:sz="0" w:space="0" w:color="auto"/>
        <w:right w:val="none" w:sz="0" w:space="0" w:color="auto"/>
      </w:divBdr>
    </w:div>
    <w:div w:id="524758400">
      <w:bodyDiv w:val="1"/>
      <w:marLeft w:val="0"/>
      <w:marRight w:val="0"/>
      <w:marTop w:val="0"/>
      <w:marBottom w:val="0"/>
      <w:divBdr>
        <w:top w:val="none" w:sz="0" w:space="0" w:color="auto"/>
        <w:left w:val="none" w:sz="0" w:space="0" w:color="auto"/>
        <w:bottom w:val="none" w:sz="0" w:space="0" w:color="auto"/>
        <w:right w:val="none" w:sz="0" w:space="0" w:color="auto"/>
      </w:divBdr>
      <w:divsChild>
        <w:div w:id="1244491941">
          <w:marLeft w:val="0"/>
          <w:marRight w:val="0"/>
          <w:marTop w:val="0"/>
          <w:marBottom w:val="0"/>
          <w:divBdr>
            <w:top w:val="none" w:sz="0" w:space="0" w:color="auto"/>
            <w:left w:val="none" w:sz="0" w:space="0" w:color="auto"/>
            <w:bottom w:val="none" w:sz="0" w:space="0" w:color="auto"/>
            <w:right w:val="none" w:sz="0" w:space="0" w:color="auto"/>
          </w:divBdr>
        </w:div>
      </w:divsChild>
    </w:div>
    <w:div w:id="566837869">
      <w:bodyDiv w:val="1"/>
      <w:marLeft w:val="0"/>
      <w:marRight w:val="0"/>
      <w:marTop w:val="0"/>
      <w:marBottom w:val="0"/>
      <w:divBdr>
        <w:top w:val="none" w:sz="0" w:space="0" w:color="auto"/>
        <w:left w:val="none" w:sz="0" w:space="0" w:color="auto"/>
        <w:bottom w:val="none" w:sz="0" w:space="0" w:color="auto"/>
        <w:right w:val="none" w:sz="0" w:space="0" w:color="auto"/>
      </w:divBdr>
      <w:divsChild>
        <w:div w:id="633946351">
          <w:marLeft w:val="274"/>
          <w:marRight w:val="0"/>
          <w:marTop w:val="60"/>
          <w:marBottom w:val="0"/>
          <w:divBdr>
            <w:top w:val="none" w:sz="0" w:space="0" w:color="auto"/>
            <w:left w:val="none" w:sz="0" w:space="0" w:color="auto"/>
            <w:bottom w:val="none" w:sz="0" w:space="0" w:color="auto"/>
            <w:right w:val="none" w:sz="0" w:space="0" w:color="auto"/>
          </w:divBdr>
        </w:div>
        <w:div w:id="839276271">
          <w:marLeft w:val="274"/>
          <w:marRight w:val="0"/>
          <w:marTop w:val="60"/>
          <w:marBottom w:val="0"/>
          <w:divBdr>
            <w:top w:val="none" w:sz="0" w:space="0" w:color="auto"/>
            <w:left w:val="none" w:sz="0" w:space="0" w:color="auto"/>
            <w:bottom w:val="none" w:sz="0" w:space="0" w:color="auto"/>
            <w:right w:val="none" w:sz="0" w:space="0" w:color="auto"/>
          </w:divBdr>
        </w:div>
        <w:div w:id="1127162322">
          <w:marLeft w:val="274"/>
          <w:marRight w:val="0"/>
          <w:marTop w:val="60"/>
          <w:marBottom w:val="0"/>
          <w:divBdr>
            <w:top w:val="none" w:sz="0" w:space="0" w:color="auto"/>
            <w:left w:val="none" w:sz="0" w:space="0" w:color="auto"/>
            <w:bottom w:val="none" w:sz="0" w:space="0" w:color="auto"/>
            <w:right w:val="none" w:sz="0" w:space="0" w:color="auto"/>
          </w:divBdr>
        </w:div>
      </w:divsChild>
    </w:div>
    <w:div w:id="663165577">
      <w:bodyDiv w:val="1"/>
      <w:marLeft w:val="0"/>
      <w:marRight w:val="0"/>
      <w:marTop w:val="0"/>
      <w:marBottom w:val="0"/>
      <w:divBdr>
        <w:top w:val="none" w:sz="0" w:space="0" w:color="auto"/>
        <w:left w:val="none" w:sz="0" w:space="0" w:color="auto"/>
        <w:bottom w:val="none" w:sz="0" w:space="0" w:color="auto"/>
        <w:right w:val="none" w:sz="0" w:space="0" w:color="auto"/>
      </w:divBdr>
    </w:div>
    <w:div w:id="672026305">
      <w:bodyDiv w:val="1"/>
      <w:marLeft w:val="0"/>
      <w:marRight w:val="0"/>
      <w:marTop w:val="0"/>
      <w:marBottom w:val="0"/>
      <w:divBdr>
        <w:top w:val="none" w:sz="0" w:space="0" w:color="auto"/>
        <w:left w:val="none" w:sz="0" w:space="0" w:color="auto"/>
        <w:bottom w:val="none" w:sz="0" w:space="0" w:color="auto"/>
        <w:right w:val="none" w:sz="0" w:space="0" w:color="auto"/>
      </w:divBdr>
      <w:divsChild>
        <w:div w:id="1263301855">
          <w:marLeft w:val="274"/>
          <w:marRight w:val="0"/>
          <w:marTop w:val="0"/>
          <w:marBottom w:val="0"/>
          <w:divBdr>
            <w:top w:val="none" w:sz="0" w:space="0" w:color="auto"/>
            <w:left w:val="none" w:sz="0" w:space="0" w:color="auto"/>
            <w:bottom w:val="none" w:sz="0" w:space="0" w:color="auto"/>
            <w:right w:val="none" w:sz="0" w:space="0" w:color="auto"/>
          </w:divBdr>
        </w:div>
      </w:divsChild>
    </w:div>
    <w:div w:id="682246534">
      <w:bodyDiv w:val="1"/>
      <w:marLeft w:val="0"/>
      <w:marRight w:val="0"/>
      <w:marTop w:val="0"/>
      <w:marBottom w:val="0"/>
      <w:divBdr>
        <w:top w:val="none" w:sz="0" w:space="0" w:color="auto"/>
        <w:left w:val="none" w:sz="0" w:space="0" w:color="auto"/>
        <w:bottom w:val="none" w:sz="0" w:space="0" w:color="auto"/>
        <w:right w:val="none" w:sz="0" w:space="0" w:color="auto"/>
      </w:divBdr>
    </w:div>
    <w:div w:id="691348000">
      <w:bodyDiv w:val="1"/>
      <w:marLeft w:val="0"/>
      <w:marRight w:val="0"/>
      <w:marTop w:val="0"/>
      <w:marBottom w:val="0"/>
      <w:divBdr>
        <w:top w:val="none" w:sz="0" w:space="0" w:color="auto"/>
        <w:left w:val="none" w:sz="0" w:space="0" w:color="auto"/>
        <w:bottom w:val="none" w:sz="0" w:space="0" w:color="auto"/>
        <w:right w:val="none" w:sz="0" w:space="0" w:color="auto"/>
      </w:divBdr>
      <w:divsChild>
        <w:div w:id="695037260">
          <w:marLeft w:val="274"/>
          <w:marRight w:val="0"/>
          <w:marTop w:val="0"/>
          <w:marBottom w:val="0"/>
          <w:divBdr>
            <w:top w:val="none" w:sz="0" w:space="0" w:color="auto"/>
            <w:left w:val="none" w:sz="0" w:space="0" w:color="auto"/>
            <w:bottom w:val="none" w:sz="0" w:space="0" w:color="auto"/>
            <w:right w:val="none" w:sz="0" w:space="0" w:color="auto"/>
          </w:divBdr>
        </w:div>
      </w:divsChild>
    </w:div>
    <w:div w:id="702828454">
      <w:bodyDiv w:val="1"/>
      <w:marLeft w:val="0"/>
      <w:marRight w:val="0"/>
      <w:marTop w:val="0"/>
      <w:marBottom w:val="0"/>
      <w:divBdr>
        <w:top w:val="none" w:sz="0" w:space="0" w:color="auto"/>
        <w:left w:val="none" w:sz="0" w:space="0" w:color="auto"/>
        <w:bottom w:val="none" w:sz="0" w:space="0" w:color="auto"/>
        <w:right w:val="none" w:sz="0" w:space="0" w:color="auto"/>
      </w:divBdr>
    </w:div>
    <w:div w:id="709459670">
      <w:bodyDiv w:val="1"/>
      <w:marLeft w:val="0"/>
      <w:marRight w:val="0"/>
      <w:marTop w:val="0"/>
      <w:marBottom w:val="0"/>
      <w:divBdr>
        <w:top w:val="none" w:sz="0" w:space="0" w:color="auto"/>
        <w:left w:val="none" w:sz="0" w:space="0" w:color="auto"/>
        <w:bottom w:val="none" w:sz="0" w:space="0" w:color="auto"/>
        <w:right w:val="none" w:sz="0" w:space="0" w:color="auto"/>
      </w:divBdr>
    </w:div>
    <w:div w:id="743530488">
      <w:bodyDiv w:val="1"/>
      <w:marLeft w:val="0"/>
      <w:marRight w:val="0"/>
      <w:marTop w:val="0"/>
      <w:marBottom w:val="0"/>
      <w:divBdr>
        <w:top w:val="none" w:sz="0" w:space="0" w:color="auto"/>
        <w:left w:val="none" w:sz="0" w:space="0" w:color="auto"/>
        <w:bottom w:val="none" w:sz="0" w:space="0" w:color="auto"/>
        <w:right w:val="none" w:sz="0" w:space="0" w:color="auto"/>
      </w:divBdr>
    </w:div>
    <w:div w:id="779028695">
      <w:bodyDiv w:val="1"/>
      <w:marLeft w:val="0"/>
      <w:marRight w:val="0"/>
      <w:marTop w:val="0"/>
      <w:marBottom w:val="0"/>
      <w:divBdr>
        <w:top w:val="none" w:sz="0" w:space="0" w:color="auto"/>
        <w:left w:val="none" w:sz="0" w:space="0" w:color="auto"/>
        <w:bottom w:val="none" w:sz="0" w:space="0" w:color="auto"/>
        <w:right w:val="none" w:sz="0" w:space="0" w:color="auto"/>
      </w:divBdr>
    </w:div>
    <w:div w:id="789054788">
      <w:bodyDiv w:val="1"/>
      <w:marLeft w:val="0"/>
      <w:marRight w:val="0"/>
      <w:marTop w:val="0"/>
      <w:marBottom w:val="0"/>
      <w:divBdr>
        <w:top w:val="none" w:sz="0" w:space="0" w:color="auto"/>
        <w:left w:val="none" w:sz="0" w:space="0" w:color="auto"/>
        <w:bottom w:val="none" w:sz="0" w:space="0" w:color="auto"/>
        <w:right w:val="none" w:sz="0" w:space="0" w:color="auto"/>
      </w:divBdr>
      <w:divsChild>
        <w:div w:id="2054117170">
          <w:marLeft w:val="144"/>
          <w:marRight w:val="0"/>
          <w:marTop w:val="120"/>
          <w:marBottom w:val="0"/>
          <w:divBdr>
            <w:top w:val="none" w:sz="0" w:space="0" w:color="auto"/>
            <w:left w:val="none" w:sz="0" w:space="0" w:color="auto"/>
            <w:bottom w:val="none" w:sz="0" w:space="0" w:color="auto"/>
            <w:right w:val="none" w:sz="0" w:space="0" w:color="auto"/>
          </w:divBdr>
        </w:div>
      </w:divsChild>
    </w:div>
    <w:div w:id="806975731">
      <w:bodyDiv w:val="1"/>
      <w:marLeft w:val="0"/>
      <w:marRight w:val="0"/>
      <w:marTop w:val="0"/>
      <w:marBottom w:val="0"/>
      <w:divBdr>
        <w:top w:val="none" w:sz="0" w:space="0" w:color="auto"/>
        <w:left w:val="none" w:sz="0" w:space="0" w:color="auto"/>
        <w:bottom w:val="none" w:sz="0" w:space="0" w:color="auto"/>
        <w:right w:val="none" w:sz="0" w:space="0" w:color="auto"/>
      </w:divBdr>
      <w:divsChild>
        <w:div w:id="707603541">
          <w:marLeft w:val="274"/>
          <w:marRight w:val="0"/>
          <w:marTop w:val="0"/>
          <w:marBottom w:val="0"/>
          <w:divBdr>
            <w:top w:val="none" w:sz="0" w:space="0" w:color="auto"/>
            <w:left w:val="none" w:sz="0" w:space="0" w:color="auto"/>
            <w:bottom w:val="none" w:sz="0" w:space="0" w:color="auto"/>
            <w:right w:val="none" w:sz="0" w:space="0" w:color="auto"/>
          </w:divBdr>
        </w:div>
        <w:div w:id="1164471639">
          <w:marLeft w:val="274"/>
          <w:marRight w:val="0"/>
          <w:marTop w:val="0"/>
          <w:marBottom w:val="0"/>
          <w:divBdr>
            <w:top w:val="none" w:sz="0" w:space="0" w:color="auto"/>
            <w:left w:val="none" w:sz="0" w:space="0" w:color="auto"/>
            <w:bottom w:val="none" w:sz="0" w:space="0" w:color="auto"/>
            <w:right w:val="none" w:sz="0" w:space="0" w:color="auto"/>
          </w:divBdr>
        </w:div>
        <w:div w:id="2077124962">
          <w:marLeft w:val="274"/>
          <w:marRight w:val="0"/>
          <w:marTop w:val="0"/>
          <w:marBottom w:val="0"/>
          <w:divBdr>
            <w:top w:val="none" w:sz="0" w:space="0" w:color="auto"/>
            <w:left w:val="none" w:sz="0" w:space="0" w:color="auto"/>
            <w:bottom w:val="none" w:sz="0" w:space="0" w:color="auto"/>
            <w:right w:val="none" w:sz="0" w:space="0" w:color="auto"/>
          </w:divBdr>
        </w:div>
        <w:div w:id="977295130">
          <w:marLeft w:val="274"/>
          <w:marRight w:val="0"/>
          <w:marTop w:val="0"/>
          <w:marBottom w:val="0"/>
          <w:divBdr>
            <w:top w:val="none" w:sz="0" w:space="0" w:color="auto"/>
            <w:left w:val="none" w:sz="0" w:space="0" w:color="auto"/>
            <w:bottom w:val="none" w:sz="0" w:space="0" w:color="auto"/>
            <w:right w:val="none" w:sz="0" w:space="0" w:color="auto"/>
          </w:divBdr>
        </w:div>
      </w:divsChild>
    </w:div>
    <w:div w:id="824662733">
      <w:bodyDiv w:val="1"/>
      <w:marLeft w:val="0"/>
      <w:marRight w:val="0"/>
      <w:marTop w:val="0"/>
      <w:marBottom w:val="0"/>
      <w:divBdr>
        <w:top w:val="none" w:sz="0" w:space="0" w:color="auto"/>
        <w:left w:val="none" w:sz="0" w:space="0" w:color="auto"/>
        <w:bottom w:val="none" w:sz="0" w:space="0" w:color="auto"/>
        <w:right w:val="none" w:sz="0" w:space="0" w:color="auto"/>
      </w:divBdr>
    </w:div>
    <w:div w:id="882983541">
      <w:bodyDiv w:val="1"/>
      <w:marLeft w:val="0"/>
      <w:marRight w:val="0"/>
      <w:marTop w:val="0"/>
      <w:marBottom w:val="0"/>
      <w:divBdr>
        <w:top w:val="none" w:sz="0" w:space="0" w:color="auto"/>
        <w:left w:val="none" w:sz="0" w:space="0" w:color="auto"/>
        <w:bottom w:val="none" w:sz="0" w:space="0" w:color="auto"/>
        <w:right w:val="none" w:sz="0" w:space="0" w:color="auto"/>
      </w:divBdr>
    </w:div>
    <w:div w:id="884948289">
      <w:bodyDiv w:val="1"/>
      <w:marLeft w:val="0"/>
      <w:marRight w:val="0"/>
      <w:marTop w:val="0"/>
      <w:marBottom w:val="0"/>
      <w:divBdr>
        <w:top w:val="none" w:sz="0" w:space="0" w:color="auto"/>
        <w:left w:val="none" w:sz="0" w:space="0" w:color="auto"/>
        <w:bottom w:val="none" w:sz="0" w:space="0" w:color="auto"/>
        <w:right w:val="none" w:sz="0" w:space="0" w:color="auto"/>
      </w:divBdr>
      <w:divsChild>
        <w:div w:id="1858083226">
          <w:marLeft w:val="274"/>
          <w:marRight w:val="0"/>
          <w:marTop w:val="60"/>
          <w:marBottom w:val="0"/>
          <w:divBdr>
            <w:top w:val="none" w:sz="0" w:space="0" w:color="auto"/>
            <w:left w:val="none" w:sz="0" w:space="0" w:color="auto"/>
            <w:bottom w:val="none" w:sz="0" w:space="0" w:color="auto"/>
            <w:right w:val="none" w:sz="0" w:space="0" w:color="auto"/>
          </w:divBdr>
        </w:div>
      </w:divsChild>
    </w:div>
    <w:div w:id="891959817">
      <w:bodyDiv w:val="1"/>
      <w:marLeft w:val="0"/>
      <w:marRight w:val="0"/>
      <w:marTop w:val="0"/>
      <w:marBottom w:val="0"/>
      <w:divBdr>
        <w:top w:val="none" w:sz="0" w:space="0" w:color="auto"/>
        <w:left w:val="none" w:sz="0" w:space="0" w:color="auto"/>
        <w:bottom w:val="none" w:sz="0" w:space="0" w:color="auto"/>
        <w:right w:val="none" w:sz="0" w:space="0" w:color="auto"/>
      </w:divBdr>
    </w:div>
    <w:div w:id="892619820">
      <w:bodyDiv w:val="1"/>
      <w:marLeft w:val="0"/>
      <w:marRight w:val="0"/>
      <w:marTop w:val="0"/>
      <w:marBottom w:val="0"/>
      <w:divBdr>
        <w:top w:val="none" w:sz="0" w:space="0" w:color="auto"/>
        <w:left w:val="none" w:sz="0" w:space="0" w:color="auto"/>
        <w:bottom w:val="none" w:sz="0" w:space="0" w:color="auto"/>
        <w:right w:val="none" w:sz="0" w:space="0" w:color="auto"/>
      </w:divBdr>
      <w:divsChild>
        <w:div w:id="1335259422">
          <w:marLeft w:val="135"/>
          <w:marRight w:val="135"/>
          <w:marTop w:val="0"/>
          <w:marBottom w:val="90"/>
          <w:divBdr>
            <w:top w:val="none" w:sz="0" w:space="0" w:color="auto"/>
            <w:left w:val="none" w:sz="0" w:space="0" w:color="auto"/>
            <w:bottom w:val="none" w:sz="0" w:space="0" w:color="auto"/>
            <w:right w:val="none" w:sz="0" w:space="0" w:color="auto"/>
          </w:divBdr>
        </w:div>
        <w:div w:id="1039553246">
          <w:marLeft w:val="135"/>
          <w:marRight w:val="135"/>
          <w:marTop w:val="0"/>
          <w:marBottom w:val="90"/>
          <w:divBdr>
            <w:top w:val="none" w:sz="0" w:space="0" w:color="auto"/>
            <w:left w:val="none" w:sz="0" w:space="0" w:color="auto"/>
            <w:bottom w:val="none" w:sz="0" w:space="0" w:color="auto"/>
            <w:right w:val="none" w:sz="0" w:space="0" w:color="auto"/>
          </w:divBdr>
        </w:div>
      </w:divsChild>
    </w:div>
    <w:div w:id="916287786">
      <w:bodyDiv w:val="1"/>
      <w:marLeft w:val="0"/>
      <w:marRight w:val="0"/>
      <w:marTop w:val="0"/>
      <w:marBottom w:val="0"/>
      <w:divBdr>
        <w:top w:val="none" w:sz="0" w:space="0" w:color="auto"/>
        <w:left w:val="none" w:sz="0" w:space="0" w:color="auto"/>
        <w:bottom w:val="none" w:sz="0" w:space="0" w:color="auto"/>
        <w:right w:val="none" w:sz="0" w:space="0" w:color="auto"/>
      </w:divBdr>
    </w:div>
    <w:div w:id="929314527">
      <w:bodyDiv w:val="1"/>
      <w:marLeft w:val="0"/>
      <w:marRight w:val="0"/>
      <w:marTop w:val="0"/>
      <w:marBottom w:val="0"/>
      <w:divBdr>
        <w:top w:val="none" w:sz="0" w:space="0" w:color="auto"/>
        <w:left w:val="none" w:sz="0" w:space="0" w:color="auto"/>
        <w:bottom w:val="none" w:sz="0" w:space="0" w:color="auto"/>
        <w:right w:val="none" w:sz="0" w:space="0" w:color="auto"/>
      </w:divBdr>
    </w:div>
    <w:div w:id="993416602">
      <w:bodyDiv w:val="1"/>
      <w:marLeft w:val="0"/>
      <w:marRight w:val="0"/>
      <w:marTop w:val="0"/>
      <w:marBottom w:val="0"/>
      <w:divBdr>
        <w:top w:val="none" w:sz="0" w:space="0" w:color="auto"/>
        <w:left w:val="none" w:sz="0" w:space="0" w:color="auto"/>
        <w:bottom w:val="none" w:sz="0" w:space="0" w:color="auto"/>
        <w:right w:val="none" w:sz="0" w:space="0" w:color="auto"/>
      </w:divBdr>
    </w:div>
    <w:div w:id="996496226">
      <w:bodyDiv w:val="1"/>
      <w:marLeft w:val="0"/>
      <w:marRight w:val="0"/>
      <w:marTop w:val="0"/>
      <w:marBottom w:val="0"/>
      <w:divBdr>
        <w:top w:val="none" w:sz="0" w:space="0" w:color="auto"/>
        <w:left w:val="none" w:sz="0" w:space="0" w:color="auto"/>
        <w:bottom w:val="none" w:sz="0" w:space="0" w:color="auto"/>
        <w:right w:val="none" w:sz="0" w:space="0" w:color="auto"/>
      </w:divBdr>
    </w:div>
    <w:div w:id="998656690">
      <w:bodyDiv w:val="1"/>
      <w:marLeft w:val="0"/>
      <w:marRight w:val="0"/>
      <w:marTop w:val="0"/>
      <w:marBottom w:val="0"/>
      <w:divBdr>
        <w:top w:val="none" w:sz="0" w:space="0" w:color="auto"/>
        <w:left w:val="none" w:sz="0" w:space="0" w:color="auto"/>
        <w:bottom w:val="none" w:sz="0" w:space="0" w:color="auto"/>
        <w:right w:val="none" w:sz="0" w:space="0" w:color="auto"/>
      </w:divBdr>
      <w:divsChild>
        <w:div w:id="166553508">
          <w:marLeft w:val="274"/>
          <w:marRight w:val="0"/>
          <w:marTop w:val="60"/>
          <w:marBottom w:val="0"/>
          <w:divBdr>
            <w:top w:val="none" w:sz="0" w:space="0" w:color="auto"/>
            <w:left w:val="none" w:sz="0" w:space="0" w:color="auto"/>
            <w:bottom w:val="none" w:sz="0" w:space="0" w:color="auto"/>
            <w:right w:val="none" w:sz="0" w:space="0" w:color="auto"/>
          </w:divBdr>
        </w:div>
        <w:div w:id="304238786">
          <w:marLeft w:val="144"/>
          <w:marRight w:val="0"/>
          <w:marTop w:val="120"/>
          <w:marBottom w:val="0"/>
          <w:divBdr>
            <w:top w:val="none" w:sz="0" w:space="0" w:color="auto"/>
            <w:left w:val="none" w:sz="0" w:space="0" w:color="auto"/>
            <w:bottom w:val="none" w:sz="0" w:space="0" w:color="auto"/>
            <w:right w:val="none" w:sz="0" w:space="0" w:color="auto"/>
          </w:divBdr>
        </w:div>
        <w:div w:id="741491248">
          <w:marLeft w:val="274"/>
          <w:marRight w:val="0"/>
          <w:marTop w:val="60"/>
          <w:marBottom w:val="0"/>
          <w:divBdr>
            <w:top w:val="none" w:sz="0" w:space="0" w:color="auto"/>
            <w:left w:val="none" w:sz="0" w:space="0" w:color="auto"/>
            <w:bottom w:val="none" w:sz="0" w:space="0" w:color="auto"/>
            <w:right w:val="none" w:sz="0" w:space="0" w:color="auto"/>
          </w:divBdr>
        </w:div>
        <w:div w:id="827207242">
          <w:marLeft w:val="274"/>
          <w:marRight w:val="0"/>
          <w:marTop w:val="60"/>
          <w:marBottom w:val="0"/>
          <w:divBdr>
            <w:top w:val="none" w:sz="0" w:space="0" w:color="auto"/>
            <w:left w:val="none" w:sz="0" w:space="0" w:color="auto"/>
            <w:bottom w:val="none" w:sz="0" w:space="0" w:color="auto"/>
            <w:right w:val="none" w:sz="0" w:space="0" w:color="auto"/>
          </w:divBdr>
        </w:div>
      </w:divsChild>
    </w:div>
    <w:div w:id="1005060765">
      <w:bodyDiv w:val="1"/>
      <w:marLeft w:val="0"/>
      <w:marRight w:val="0"/>
      <w:marTop w:val="0"/>
      <w:marBottom w:val="0"/>
      <w:divBdr>
        <w:top w:val="none" w:sz="0" w:space="0" w:color="auto"/>
        <w:left w:val="none" w:sz="0" w:space="0" w:color="auto"/>
        <w:bottom w:val="none" w:sz="0" w:space="0" w:color="auto"/>
        <w:right w:val="none" w:sz="0" w:space="0" w:color="auto"/>
      </w:divBdr>
    </w:div>
    <w:div w:id="1005137073">
      <w:bodyDiv w:val="1"/>
      <w:marLeft w:val="0"/>
      <w:marRight w:val="0"/>
      <w:marTop w:val="0"/>
      <w:marBottom w:val="0"/>
      <w:divBdr>
        <w:top w:val="none" w:sz="0" w:space="0" w:color="auto"/>
        <w:left w:val="none" w:sz="0" w:space="0" w:color="auto"/>
        <w:bottom w:val="none" w:sz="0" w:space="0" w:color="auto"/>
        <w:right w:val="none" w:sz="0" w:space="0" w:color="auto"/>
      </w:divBdr>
    </w:div>
    <w:div w:id="1036663523">
      <w:bodyDiv w:val="1"/>
      <w:marLeft w:val="0"/>
      <w:marRight w:val="0"/>
      <w:marTop w:val="0"/>
      <w:marBottom w:val="0"/>
      <w:divBdr>
        <w:top w:val="none" w:sz="0" w:space="0" w:color="auto"/>
        <w:left w:val="none" w:sz="0" w:space="0" w:color="auto"/>
        <w:bottom w:val="none" w:sz="0" w:space="0" w:color="auto"/>
        <w:right w:val="none" w:sz="0" w:space="0" w:color="auto"/>
      </w:divBdr>
      <w:divsChild>
        <w:div w:id="738746286">
          <w:marLeft w:val="0"/>
          <w:marRight w:val="0"/>
          <w:marTop w:val="0"/>
          <w:marBottom w:val="0"/>
          <w:divBdr>
            <w:top w:val="none" w:sz="0" w:space="0" w:color="auto"/>
            <w:left w:val="none" w:sz="0" w:space="0" w:color="auto"/>
            <w:bottom w:val="none" w:sz="0" w:space="0" w:color="auto"/>
            <w:right w:val="none" w:sz="0" w:space="0" w:color="auto"/>
          </w:divBdr>
        </w:div>
      </w:divsChild>
    </w:div>
    <w:div w:id="1045835945">
      <w:bodyDiv w:val="1"/>
      <w:marLeft w:val="0"/>
      <w:marRight w:val="0"/>
      <w:marTop w:val="0"/>
      <w:marBottom w:val="0"/>
      <w:divBdr>
        <w:top w:val="none" w:sz="0" w:space="0" w:color="auto"/>
        <w:left w:val="none" w:sz="0" w:space="0" w:color="auto"/>
        <w:bottom w:val="none" w:sz="0" w:space="0" w:color="auto"/>
        <w:right w:val="none" w:sz="0" w:space="0" w:color="auto"/>
      </w:divBdr>
    </w:div>
    <w:div w:id="1050109392">
      <w:bodyDiv w:val="1"/>
      <w:marLeft w:val="0"/>
      <w:marRight w:val="0"/>
      <w:marTop w:val="0"/>
      <w:marBottom w:val="0"/>
      <w:divBdr>
        <w:top w:val="none" w:sz="0" w:space="0" w:color="auto"/>
        <w:left w:val="none" w:sz="0" w:space="0" w:color="auto"/>
        <w:bottom w:val="none" w:sz="0" w:space="0" w:color="auto"/>
        <w:right w:val="none" w:sz="0" w:space="0" w:color="auto"/>
      </w:divBdr>
    </w:div>
    <w:div w:id="1083450725">
      <w:bodyDiv w:val="1"/>
      <w:marLeft w:val="0"/>
      <w:marRight w:val="0"/>
      <w:marTop w:val="0"/>
      <w:marBottom w:val="0"/>
      <w:divBdr>
        <w:top w:val="none" w:sz="0" w:space="0" w:color="auto"/>
        <w:left w:val="none" w:sz="0" w:space="0" w:color="auto"/>
        <w:bottom w:val="none" w:sz="0" w:space="0" w:color="auto"/>
        <w:right w:val="none" w:sz="0" w:space="0" w:color="auto"/>
      </w:divBdr>
      <w:divsChild>
        <w:div w:id="967390787">
          <w:marLeft w:val="274"/>
          <w:marRight w:val="0"/>
          <w:marTop w:val="0"/>
          <w:marBottom w:val="0"/>
          <w:divBdr>
            <w:top w:val="none" w:sz="0" w:space="0" w:color="auto"/>
            <w:left w:val="none" w:sz="0" w:space="0" w:color="auto"/>
            <w:bottom w:val="none" w:sz="0" w:space="0" w:color="auto"/>
            <w:right w:val="none" w:sz="0" w:space="0" w:color="auto"/>
          </w:divBdr>
        </w:div>
      </w:divsChild>
    </w:div>
    <w:div w:id="1091514590">
      <w:bodyDiv w:val="1"/>
      <w:marLeft w:val="0"/>
      <w:marRight w:val="0"/>
      <w:marTop w:val="0"/>
      <w:marBottom w:val="0"/>
      <w:divBdr>
        <w:top w:val="none" w:sz="0" w:space="0" w:color="auto"/>
        <w:left w:val="none" w:sz="0" w:space="0" w:color="auto"/>
        <w:bottom w:val="none" w:sz="0" w:space="0" w:color="auto"/>
        <w:right w:val="none" w:sz="0" w:space="0" w:color="auto"/>
      </w:divBdr>
    </w:div>
    <w:div w:id="1096560340">
      <w:bodyDiv w:val="1"/>
      <w:marLeft w:val="0"/>
      <w:marRight w:val="0"/>
      <w:marTop w:val="0"/>
      <w:marBottom w:val="0"/>
      <w:divBdr>
        <w:top w:val="none" w:sz="0" w:space="0" w:color="auto"/>
        <w:left w:val="none" w:sz="0" w:space="0" w:color="auto"/>
        <w:bottom w:val="none" w:sz="0" w:space="0" w:color="auto"/>
        <w:right w:val="none" w:sz="0" w:space="0" w:color="auto"/>
      </w:divBdr>
    </w:div>
    <w:div w:id="1132290142">
      <w:bodyDiv w:val="1"/>
      <w:marLeft w:val="0"/>
      <w:marRight w:val="0"/>
      <w:marTop w:val="0"/>
      <w:marBottom w:val="0"/>
      <w:divBdr>
        <w:top w:val="none" w:sz="0" w:space="0" w:color="auto"/>
        <w:left w:val="none" w:sz="0" w:space="0" w:color="auto"/>
        <w:bottom w:val="none" w:sz="0" w:space="0" w:color="auto"/>
        <w:right w:val="none" w:sz="0" w:space="0" w:color="auto"/>
      </w:divBdr>
    </w:div>
    <w:div w:id="1134179466">
      <w:bodyDiv w:val="1"/>
      <w:marLeft w:val="0"/>
      <w:marRight w:val="0"/>
      <w:marTop w:val="0"/>
      <w:marBottom w:val="0"/>
      <w:divBdr>
        <w:top w:val="none" w:sz="0" w:space="0" w:color="auto"/>
        <w:left w:val="none" w:sz="0" w:space="0" w:color="auto"/>
        <w:bottom w:val="none" w:sz="0" w:space="0" w:color="auto"/>
        <w:right w:val="none" w:sz="0" w:space="0" w:color="auto"/>
      </w:divBdr>
    </w:div>
    <w:div w:id="1164782673">
      <w:bodyDiv w:val="1"/>
      <w:marLeft w:val="0"/>
      <w:marRight w:val="0"/>
      <w:marTop w:val="0"/>
      <w:marBottom w:val="0"/>
      <w:divBdr>
        <w:top w:val="none" w:sz="0" w:space="0" w:color="auto"/>
        <w:left w:val="none" w:sz="0" w:space="0" w:color="auto"/>
        <w:bottom w:val="none" w:sz="0" w:space="0" w:color="auto"/>
        <w:right w:val="none" w:sz="0" w:space="0" w:color="auto"/>
      </w:divBdr>
      <w:divsChild>
        <w:div w:id="548340137">
          <w:marLeft w:val="274"/>
          <w:marRight w:val="0"/>
          <w:marTop w:val="0"/>
          <w:marBottom w:val="0"/>
          <w:divBdr>
            <w:top w:val="none" w:sz="0" w:space="0" w:color="auto"/>
            <w:left w:val="none" w:sz="0" w:space="0" w:color="auto"/>
            <w:bottom w:val="none" w:sz="0" w:space="0" w:color="auto"/>
            <w:right w:val="none" w:sz="0" w:space="0" w:color="auto"/>
          </w:divBdr>
        </w:div>
      </w:divsChild>
    </w:div>
    <w:div w:id="1173757729">
      <w:bodyDiv w:val="1"/>
      <w:marLeft w:val="0"/>
      <w:marRight w:val="0"/>
      <w:marTop w:val="0"/>
      <w:marBottom w:val="0"/>
      <w:divBdr>
        <w:top w:val="none" w:sz="0" w:space="0" w:color="auto"/>
        <w:left w:val="none" w:sz="0" w:space="0" w:color="auto"/>
        <w:bottom w:val="none" w:sz="0" w:space="0" w:color="auto"/>
        <w:right w:val="none" w:sz="0" w:space="0" w:color="auto"/>
      </w:divBdr>
    </w:div>
    <w:div w:id="1191454390">
      <w:bodyDiv w:val="1"/>
      <w:marLeft w:val="0"/>
      <w:marRight w:val="0"/>
      <w:marTop w:val="0"/>
      <w:marBottom w:val="0"/>
      <w:divBdr>
        <w:top w:val="none" w:sz="0" w:space="0" w:color="auto"/>
        <w:left w:val="none" w:sz="0" w:space="0" w:color="auto"/>
        <w:bottom w:val="none" w:sz="0" w:space="0" w:color="auto"/>
        <w:right w:val="none" w:sz="0" w:space="0" w:color="auto"/>
      </w:divBdr>
    </w:div>
    <w:div w:id="1221941483">
      <w:bodyDiv w:val="1"/>
      <w:marLeft w:val="0"/>
      <w:marRight w:val="0"/>
      <w:marTop w:val="0"/>
      <w:marBottom w:val="0"/>
      <w:divBdr>
        <w:top w:val="none" w:sz="0" w:space="0" w:color="auto"/>
        <w:left w:val="none" w:sz="0" w:space="0" w:color="auto"/>
        <w:bottom w:val="none" w:sz="0" w:space="0" w:color="auto"/>
        <w:right w:val="none" w:sz="0" w:space="0" w:color="auto"/>
      </w:divBdr>
      <w:divsChild>
        <w:div w:id="371612878">
          <w:marLeft w:val="274"/>
          <w:marRight w:val="0"/>
          <w:marTop w:val="0"/>
          <w:marBottom w:val="0"/>
          <w:divBdr>
            <w:top w:val="none" w:sz="0" w:space="0" w:color="auto"/>
            <w:left w:val="none" w:sz="0" w:space="0" w:color="auto"/>
            <w:bottom w:val="none" w:sz="0" w:space="0" w:color="auto"/>
            <w:right w:val="none" w:sz="0" w:space="0" w:color="auto"/>
          </w:divBdr>
        </w:div>
        <w:div w:id="456988812">
          <w:marLeft w:val="274"/>
          <w:marRight w:val="0"/>
          <w:marTop w:val="0"/>
          <w:marBottom w:val="0"/>
          <w:divBdr>
            <w:top w:val="none" w:sz="0" w:space="0" w:color="auto"/>
            <w:left w:val="none" w:sz="0" w:space="0" w:color="auto"/>
            <w:bottom w:val="none" w:sz="0" w:space="0" w:color="auto"/>
            <w:right w:val="none" w:sz="0" w:space="0" w:color="auto"/>
          </w:divBdr>
        </w:div>
        <w:div w:id="565191448">
          <w:marLeft w:val="274"/>
          <w:marRight w:val="0"/>
          <w:marTop w:val="0"/>
          <w:marBottom w:val="0"/>
          <w:divBdr>
            <w:top w:val="none" w:sz="0" w:space="0" w:color="auto"/>
            <w:left w:val="none" w:sz="0" w:space="0" w:color="auto"/>
            <w:bottom w:val="none" w:sz="0" w:space="0" w:color="auto"/>
            <w:right w:val="none" w:sz="0" w:space="0" w:color="auto"/>
          </w:divBdr>
        </w:div>
        <w:div w:id="1589581393">
          <w:marLeft w:val="274"/>
          <w:marRight w:val="0"/>
          <w:marTop w:val="0"/>
          <w:marBottom w:val="0"/>
          <w:divBdr>
            <w:top w:val="none" w:sz="0" w:space="0" w:color="auto"/>
            <w:left w:val="none" w:sz="0" w:space="0" w:color="auto"/>
            <w:bottom w:val="none" w:sz="0" w:space="0" w:color="auto"/>
            <w:right w:val="none" w:sz="0" w:space="0" w:color="auto"/>
          </w:divBdr>
        </w:div>
      </w:divsChild>
    </w:div>
    <w:div w:id="1223364799">
      <w:bodyDiv w:val="1"/>
      <w:marLeft w:val="0"/>
      <w:marRight w:val="0"/>
      <w:marTop w:val="0"/>
      <w:marBottom w:val="0"/>
      <w:divBdr>
        <w:top w:val="none" w:sz="0" w:space="0" w:color="auto"/>
        <w:left w:val="none" w:sz="0" w:space="0" w:color="auto"/>
        <w:bottom w:val="none" w:sz="0" w:space="0" w:color="auto"/>
        <w:right w:val="none" w:sz="0" w:space="0" w:color="auto"/>
      </w:divBdr>
      <w:divsChild>
        <w:div w:id="964190813">
          <w:marLeft w:val="706"/>
          <w:marRight w:val="0"/>
          <w:marTop w:val="170"/>
          <w:marBottom w:val="0"/>
          <w:divBdr>
            <w:top w:val="none" w:sz="0" w:space="0" w:color="auto"/>
            <w:left w:val="none" w:sz="0" w:space="0" w:color="auto"/>
            <w:bottom w:val="none" w:sz="0" w:space="0" w:color="auto"/>
            <w:right w:val="none" w:sz="0" w:space="0" w:color="auto"/>
          </w:divBdr>
        </w:div>
        <w:div w:id="770976519">
          <w:marLeft w:val="706"/>
          <w:marRight w:val="0"/>
          <w:marTop w:val="170"/>
          <w:marBottom w:val="0"/>
          <w:divBdr>
            <w:top w:val="none" w:sz="0" w:space="0" w:color="auto"/>
            <w:left w:val="none" w:sz="0" w:space="0" w:color="auto"/>
            <w:bottom w:val="none" w:sz="0" w:space="0" w:color="auto"/>
            <w:right w:val="none" w:sz="0" w:space="0" w:color="auto"/>
          </w:divBdr>
        </w:div>
        <w:div w:id="1505196899">
          <w:marLeft w:val="706"/>
          <w:marRight w:val="0"/>
          <w:marTop w:val="170"/>
          <w:marBottom w:val="0"/>
          <w:divBdr>
            <w:top w:val="none" w:sz="0" w:space="0" w:color="auto"/>
            <w:left w:val="none" w:sz="0" w:space="0" w:color="auto"/>
            <w:bottom w:val="none" w:sz="0" w:space="0" w:color="auto"/>
            <w:right w:val="none" w:sz="0" w:space="0" w:color="auto"/>
          </w:divBdr>
        </w:div>
        <w:div w:id="837118605">
          <w:marLeft w:val="706"/>
          <w:marRight w:val="0"/>
          <w:marTop w:val="170"/>
          <w:marBottom w:val="0"/>
          <w:divBdr>
            <w:top w:val="none" w:sz="0" w:space="0" w:color="auto"/>
            <w:left w:val="none" w:sz="0" w:space="0" w:color="auto"/>
            <w:bottom w:val="none" w:sz="0" w:space="0" w:color="auto"/>
            <w:right w:val="none" w:sz="0" w:space="0" w:color="auto"/>
          </w:divBdr>
        </w:div>
        <w:div w:id="1220752648">
          <w:marLeft w:val="706"/>
          <w:marRight w:val="0"/>
          <w:marTop w:val="170"/>
          <w:marBottom w:val="0"/>
          <w:divBdr>
            <w:top w:val="none" w:sz="0" w:space="0" w:color="auto"/>
            <w:left w:val="none" w:sz="0" w:space="0" w:color="auto"/>
            <w:bottom w:val="none" w:sz="0" w:space="0" w:color="auto"/>
            <w:right w:val="none" w:sz="0" w:space="0" w:color="auto"/>
          </w:divBdr>
        </w:div>
        <w:div w:id="983630960">
          <w:marLeft w:val="706"/>
          <w:marRight w:val="0"/>
          <w:marTop w:val="170"/>
          <w:marBottom w:val="0"/>
          <w:divBdr>
            <w:top w:val="none" w:sz="0" w:space="0" w:color="auto"/>
            <w:left w:val="none" w:sz="0" w:space="0" w:color="auto"/>
            <w:bottom w:val="none" w:sz="0" w:space="0" w:color="auto"/>
            <w:right w:val="none" w:sz="0" w:space="0" w:color="auto"/>
          </w:divBdr>
        </w:div>
        <w:div w:id="1137721724">
          <w:marLeft w:val="706"/>
          <w:marRight w:val="0"/>
          <w:marTop w:val="170"/>
          <w:marBottom w:val="0"/>
          <w:divBdr>
            <w:top w:val="none" w:sz="0" w:space="0" w:color="auto"/>
            <w:left w:val="none" w:sz="0" w:space="0" w:color="auto"/>
            <w:bottom w:val="none" w:sz="0" w:space="0" w:color="auto"/>
            <w:right w:val="none" w:sz="0" w:space="0" w:color="auto"/>
          </w:divBdr>
        </w:div>
        <w:div w:id="1141538139">
          <w:marLeft w:val="706"/>
          <w:marRight w:val="0"/>
          <w:marTop w:val="170"/>
          <w:marBottom w:val="0"/>
          <w:divBdr>
            <w:top w:val="none" w:sz="0" w:space="0" w:color="auto"/>
            <w:left w:val="none" w:sz="0" w:space="0" w:color="auto"/>
            <w:bottom w:val="none" w:sz="0" w:space="0" w:color="auto"/>
            <w:right w:val="none" w:sz="0" w:space="0" w:color="auto"/>
          </w:divBdr>
        </w:div>
        <w:div w:id="684139834">
          <w:marLeft w:val="706"/>
          <w:marRight w:val="0"/>
          <w:marTop w:val="170"/>
          <w:marBottom w:val="0"/>
          <w:divBdr>
            <w:top w:val="none" w:sz="0" w:space="0" w:color="auto"/>
            <w:left w:val="none" w:sz="0" w:space="0" w:color="auto"/>
            <w:bottom w:val="none" w:sz="0" w:space="0" w:color="auto"/>
            <w:right w:val="none" w:sz="0" w:space="0" w:color="auto"/>
          </w:divBdr>
        </w:div>
        <w:div w:id="1198855345">
          <w:marLeft w:val="706"/>
          <w:marRight w:val="0"/>
          <w:marTop w:val="170"/>
          <w:marBottom w:val="0"/>
          <w:divBdr>
            <w:top w:val="none" w:sz="0" w:space="0" w:color="auto"/>
            <w:left w:val="none" w:sz="0" w:space="0" w:color="auto"/>
            <w:bottom w:val="none" w:sz="0" w:space="0" w:color="auto"/>
            <w:right w:val="none" w:sz="0" w:space="0" w:color="auto"/>
          </w:divBdr>
        </w:div>
        <w:div w:id="1386873552">
          <w:marLeft w:val="706"/>
          <w:marRight w:val="0"/>
          <w:marTop w:val="170"/>
          <w:marBottom w:val="0"/>
          <w:divBdr>
            <w:top w:val="none" w:sz="0" w:space="0" w:color="auto"/>
            <w:left w:val="none" w:sz="0" w:space="0" w:color="auto"/>
            <w:bottom w:val="none" w:sz="0" w:space="0" w:color="auto"/>
            <w:right w:val="none" w:sz="0" w:space="0" w:color="auto"/>
          </w:divBdr>
        </w:div>
        <w:div w:id="539786994">
          <w:marLeft w:val="706"/>
          <w:marRight w:val="0"/>
          <w:marTop w:val="170"/>
          <w:marBottom w:val="0"/>
          <w:divBdr>
            <w:top w:val="none" w:sz="0" w:space="0" w:color="auto"/>
            <w:left w:val="none" w:sz="0" w:space="0" w:color="auto"/>
            <w:bottom w:val="none" w:sz="0" w:space="0" w:color="auto"/>
            <w:right w:val="none" w:sz="0" w:space="0" w:color="auto"/>
          </w:divBdr>
        </w:div>
      </w:divsChild>
    </w:div>
    <w:div w:id="1282415739">
      <w:bodyDiv w:val="1"/>
      <w:marLeft w:val="0"/>
      <w:marRight w:val="0"/>
      <w:marTop w:val="0"/>
      <w:marBottom w:val="0"/>
      <w:divBdr>
        <w:top w:val="none" w:sz="0" w:space="0" w:color="auto"/>
        <w:left w:val="none" w:sz="0" w:space="0" w:color="auto"/>
        <w:bottom w:val="none" w:sz="0" w:space="0" w:color="auto"/>
        <w:right w:val="none" w:sz="0" w:space="0" w:color="auto"/>
      </w:divBdr>
    </w:div>
    <w:div w:id="1289237497">
      <w:bodyDiv w:val="1"/>
      <w:marLeft w:val="0"/>
      <w:marRight w:val="0"/>
      <w:marTop w:val="0"/>
      <w:marBottom w:val="0"/>
      <w:divBdr>
        <w:top w:val="none" w:sz="0" w:space="0" w:color="auto"/>
        <w:left w:val="none" w:sz="0" w:space="0" w:color="auto"/>
        <w:bottom w:val="none" w:sz="0" w:space="0" w:color="auto"/>
        <w:right w:val="none" w:sz="0" w:space="0" w:color="auto"/>
      </w:divBdr>
      <w:divsChild>
        <w:div w:id="142354400">
          <w:marLeft w:val="0"/>
          <w:marRight w:val="0"/>
          <w:marTop w:val="0"/>
          <w:marBottom w:val="0"/>
          <w:divBdr>
            <w:top w:val="none" w:sz="0" w:space="0" w:color="auto"/>
            <w:left w:val="none" w:sz="0" w:space="0" w:color="auto"/>
            <w:bottom w:val="none" w:sz="0" w:space="0" w:color="auto"/>
            <w:right w:val="none" w:sz="0" w:space="0" w:color="auto"/>
          </w:divBdr>
          <w:divsChild>
            <w:div w:id="1585063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141438">
      <w:bodyDiv w:val="1"/>
      <w:marLeft w:val="0"/>
      <w:marRight w:val="0"/>
      <w:marTop w:val="0"/>
      <w:marBottom w:val="0"/>
      <w:divBdr>
        <w:top w:val="none" w:sz="0" w:space="0" w:color="auto"/>
        <w:left w:val="none" w:sz="0" w:space="0" w:color="auto"/>
        <w:bottom w:val="none" w:sz="0" w:space="0" w:color="auto"/>
        <w:right w:val="none" w:sz="0" w:space="0" w:color="auto"/>
      </w:divBdr>
    </w:div>
    <w:div w:id="1311669251">
      <w:bodyDiv w:val="1"/>
      <w:marLeft w:val="0"/>
      <w:marRight w:val="0"/>
      <w:marTop w:val="0"/>
      <w:marBottom w:val="0"/>
      <w:divBdr>
        <w:top w:val="none" w:sz="0" w:space="0" w:color="auto"/>
        <w:left w:val="none" w:sz="0" w:space="0" w:color="auto"/>
        <w:bottom w:val="none" w:sz="0" w:space="0" w:color="auto"/>
        <w:right w:val="none" w:sz="0" w:space="0" w:color="auto"/>
      </w:divBdr>
    </w:div>
    <w:div w:id="1333264791">
      <w:bodyDiv w:val="1"/>
      <w:marLeft w:val="0"/>
      <w:marRight w:val="0"/>
      <w:marTop w:val="0"/>
      <w:marBottom w:val="0"/>
      <w:divBdr>
        <w:top w:val="none" w:sz="0" w:space="0" w:color="auto"/>
        <w:left w:val="none" w:sz="0" w:space="0" w:color="auto"/>
        <w:bottom w:val="none" w:sz="0" w:space="0" w:color="auto"/>
        <w:right w:val="none" w:sz="0" w:space="0" w:color="auto"/>
      </w:divBdr>
      <w:divsChild>
        <w:div w:id="167907779">
          <w:marLeft w:val="274"/>
          <w:marRight w:val="0"/>
          <w:marTop w:val="0"/>
          <w:marBottom w:val="0"/>
          <w:divBdr>
            <w:top w:val="none" w:sz="0" w:space="0" w:color="auto"/>
            <w:left w:val="none" w:sz="0" w:space="0" w:color="auto"/>
            <w:bottom w:val="none" w:sz="0" w:space="0" w:color="auto"/>
            <w:right w:val="none" w:sz="0" w:space="0" w:color="auto"/>
          </w:divBdr>
        </w:div>
        <w:div w:id="222645045">
          <w:marLeft w:val="144"/>
          <w:marRight w:val="0"/>
          <w:marTop w:val="0"/>
          <w:marBottom w:val="0"/>
          <w:divBdr>
            <w:top w:val="none" w:sz="0" w:space="0" w:color="auto"/>
            <w:left w:val="none" w:sz="0" w:space="0" w:color="auto"/>
            <w:bottom w:val="none" w:sz="0" w:space="0" w:color="auto"/>
            <w:right w:val="none" w:sz="0" w:space="0" w:color="auto"/>
          </w:divBdr>
        </w:div>
        <w:div w:id="452553464">
          <w:marLeft w:val="274"/>
          <w:marRight w:val="0"/>
          <w:marTop w:val="0"/>
          <w:marBottom w:val="0"/>
          <w:divBdr>
            <w:top w:val="none" w:sz="0" w:space="0" w:color="auto"/>
            <w:left w:val="none" w:sz="0" w:space="0" w:color="auto"/>
            <w:bottom w:val="none" w:sz="0" w:space="0" w:color="auto"/>
            <w:right w:val="none" w:sz="0" w:space="0" w:color="auto"/>
          </w:divBdr>
        </w:div>
        <w:div w:id="995958427">
          <w:marLeft w:val="274"/>
          <w:marRight w:val="0"/>
          <w:marTop w:val="0"/>
          <w:marBottom w:val="0"/>
          <w:divBdr>
            <w:top w:val="none" w:sz="0" w:space="0" w:color="auto"/>
            <w:left w:val="none" w:sz="0" w:space="0" w:color="auto"/>
            <w:bottom w:val="none" w:sz="0" w:space="0" w:color="auto"/>
            <w:right w:val="none" w:sz="0" w:space="0" w:color="auto"/>
          </w:divBdr>
        </w:div>
        <w:div w:id="1209487851">
          <w:marLeft w:val="274"/>
          <w:marRight w:val="0"/>
          <w:marTop w:val="0"/>
          <w:marBottom w:val="0"/>
          <w:divBdr>
            <w:top w:val="none" w:sz="0" w:space="0" w:color="auto"/>
            <w:left w:val="none" w:sz="0" w:space="0" w:color="auto"/>
            <w:bottom w:val="none" w:sz="0" w:space="0" w:color="auto"/>
            <w:right w:val="none" w:sz="0" w:space="0" w:color="auto"/>
          </w:divBdr>
        </w:div>
        <w:div w:id="1406027182">
          <w:marLeft w:val="144"/>
          <w:marRight w:val="0"/>
          <w:marTop w:val="0"/>
          <w:marBottom w:val="0"/>
          <w:divBdr>
            <w:top w:val="none" w:sz="0" w:space="0" w:color="auto"/>
            <w:left w:val="none" w:sz="0" w:space="0" w:color="auto"/>
            <w:bottom w:val="none" w:sz="0" w:space="0" w:color="auto"/>
            <w:right w:val="none" w:sz="0" w:space="0" w:color="auto"/>
          </w:divBdr>
        </w:div>
        <w:div w:id="2009359615">
          <w:marLeft w:val="274"/>
          <w:marRight w:val="0"/>
          <w:marTop w:val="0"/>
          <w:marBottom w:val="0"/>
          <w:divBdr>
            <w:top w:val="none" w:sz="0" w:space="0" w:color="auto"/>
            <w:left w:val="none" w:sz="0" w:space="0" w:color="auto"/>
            <w:bottom w:val="none" w:sz="0" w:space="0" w:color="auto"/>
            <w:right w:val="none" w:sz="0" w:space="0" w:color="auto"/>
          </w:divBdr>
        </w:div>
      </w:divsChild>
    </w:div>
    <w:div w:id="1350721840">
      <w:bodyDiv w:val="1"/>
      <w:marLeft w:val="0"/>
      <w:marRight w:val="0"/>
      <w:marTop w:val="0"/>
      <w:marBottom w:val="0"/>
      <w:divBdr>
        <w:top w:val="none" w:sz="0" w:space="0" w:color="auto"/>
        <w:left w:val="none" w:sz="0" w:space="0" w:color="auto"/>
        <w:bottom w:val="none" w:sz="0" w:space="0" w:color="auto"/>
        <w:right w:val="none" w:sz="0" w:space="0" w:color="auto"/>
      </w:divBdr>
    </w:div>
    <w:div w:id="1368339031">
      <w:bodyDiv w:val="1"/>
      <w:marLeft w:val="0"/>
      <w:marRight w:val="0"/>
      <w:marTop w:val="0"/>
      <w:marBottom w:val="0"/>
      <w:divBdr>
        <w:top w:val="none" w:sz="0" w:space="0" w:color="auto"/>
        <w:left w:val="none" w:sz="0" w:space="0" w:color="auto"/>
        <w:bottom w:val="none" w:sz="0" w:space="0" w:color="auto"/>
        <w:right w:val="none" w:sz="0" w:space="0" w:color="auto"/>
      </w:divBdr>
      <w:divsChild>
        <w:div w:id="1513645942">
          <w:marLeft w:val="0"/>
          <w:marRight w:val="0"/>
          <w:marTop w:val="0"/>
          <w:marBottom w:val="0"/>
          <w:divBdr>
            <w:top w:val="none" w:sz="0" w:space="0" w:color="auto"/>
            <w:left w:val="none" w:sz="0" w:space="0" w:color="auto"/>
            <w:bottom w:val="none" w:sz="0" w:space="0" w:color="auto"/>
            <w:right w:val="none" w:sz="0" w:space="0" w:color="auto"/>
          </w:divBdr>
        </w:div>
      </w:divsChild>
    </w:div>
    <w:div w:id="1373732003">
      <w:bodyDiv w:val="1"/>
      <w:marLeft w:val="0"/>
      <w:marRight w:val="0"/>
      <w:marTop w:val="0"/>
      <w:marBottom w:val="0"/>
      <w:divBdr>
        <w:top w:val="none" w:sz="0" w:space="0" w:color="auto"/>
        <w:left w:val="none" w:sz="0" w:space="0" w:color="auto"/>
        <w:bottom w:val="none" w:sz="0" w:space="0" w:color="auto"/>
        <w:right w:val="none" w:sz="0" w:space="0" w:color="auto"/>
      </w:divBdr>
      <w:divsChild>
        <w:div w:id="78521870">
          <w:marLeft w:val="706"/>
          <w:marRight w:val="0"/>
          <w:marTop w:val="60"/>
          <w:marBottom w:val="0"/>
          <w:divBdr>
            <w:top w:val="none" w:sz="0" w:space="0" w:color="auto"/>
            <w:left w:val="none" w:sz="0" w:space="0" w:color="auto"/>
            <w:bottom w:val="none" w:sz="0" w:space="0" w:color="auto"/>
            <w:right w:val="none" w:sz="0" w:space="0" w:color="auto"/>
          </w:divBdr>
        </w:div>
        <w:div w:id="135999630">
          <w:marLeft w:val="706"/>
          <w:marRight w:val="0"/>
          <w:marTop w:val="60"/>
          <w:marBottom w:val="0"/>
          <w:divBdr>
            <w:top w:val="none" w:sz="0" w:space="0" w:color="auto"/>
            <w:left w:val="none" w:sz="0" w:space="0" w:color="auto"/>
            <w:bottom w:val="none" w:sz="0" w:space="0" w:color="auto"/>
            <w:right w:val="none" w:sz="0" w:space="0" w:color="auto"/>
          </w:divBdr>
        </w:div>
        <w:div w:id="337737688">
          <w:marLeft w:val="706"/>
          <w:marRight w:val="0"/>
          <w:marTop w:val="60"/>
          <w:marBottom w:val="0"/>
          <w:divBdr>
            <w:top w:val="none" w:sz="0" w:space="0" w:color="auto"/>
            <w:left w:val="none" w:sz="0" w:space="0" w:color="auto"/>
            <w:bottom w:val="none" w:sz="0" w:space="0" w:color="auto"/>
            <w:right w:val="none" w:sz="0" w:space="0" w:color="auto"/>
          </w:divBdr>
        </w:div>
        <w:div w:id="429005786">
          <w:marLeft w:val="706"/>
          <w:marRight w:val="0"/>
          <w:marTop w:val="60"/>
          <w:marBottom w:val="0"/>
          <w:divBdr>
            <w:top w:val="none" w:sz="0" w:space="0" w:color="auto"/>
            <w:left w:val="none" w:sz="0" w:space="0" w:color="auto"/>
            <w:bottom w:val="none" w:sz="0" w:space="0" w:color="auto"/>
            <w:right w:val="none" w:sz="0" w:space="0" w:color="auto"/>
          </w:divBdr>
        </w:div>
        <w:div w:id="901405541">
          <w:marLeft w:val="706"/>
          <w:marRight w:val="0"/>
          <w:marTop w:val="60"/>
          <w:marBottom w:val="0"/>
          <w:divBdr>
            <w:top w:val="none" w:sz="0" w:space="0" w:color="auto"/>
            <w:left w:val="none" w:sz="0" w:space="0" w:color="auto"/>
            <w:bottom w:val="none" w:sz="0" w:space="0" w:color="auto"/>
            <w:right w:val="none" w:sz="0" w:space="0" w:color="auto"/>
          </w:divBdr>
        </w:div>
        <w:div w:id="1165366180">
          <w:marLeft w:val="706"/>
          <w:marRight w:val="0"/>
          <w:marTop w:val="60"/>
          <w:marBottom w:val="0"/>
          <w:divBdr>
            <w:top w:val="none" w:sz="0" w:space="0" w:color="auto"/>
            <w:left w:val="none" w:sz="0" w:space="0" w:color="auto"/>
            <w:bottom w:val="none" w:sz="0" w:space="0" w:color="auto"/>
            <w:right w:val="none" w:sz="0" w:space="0" w:color="auto"/>
          </w:divBdr>
        </w:div>
        <w:div w:id="1254389894">
          <w:marLeft w:val="706"/>
          <w:marRight w:val="0"/>
          <w:marTop w:val="60"/>
          <w:marBottom w:val="0"/>
          <w:divBdr>
            <w:top w:val="none" w:sz="0" w:space="0" w:color="auto"/>
            <w:left w:val="none" w:sz="0" w:space="0" w:color="auto"/>
            <w:bottom w:val="none" w:sz="0" w:space="0" w:color="auto"/>
            <w:right w:val="none" w:sz="0" w:space="0" w:color="auto"/>
          </w:divBdr>
        </w:div>
      </w:divsChild>
    </w:div>
    <w:div w:id="1388797480">
      <w:bodyDiv w:val="1"/>
      <w:marLeft w:val="0"/>
      <w:marRight w:val="0"/>
      <w:marTop w:val="0"/>
      <w:marBottom w:val="0"/>
      <w:divBdr>
        <w:top w:val="none" w:sz="0" w:space="0" w:color="auto"/>
        <w:left w:val="none" w:sz="0" w:space="0" w:color="auto"/>
        <w:bottom w:val="none" w:sz="0" w:space="0" w:color="auto"/>
        <w:right w:val="none" w:sz="0" w:space="0" w:color="auto"/>
      </w:divBdr>
      <w:divsChild>
        <w:div w:id="597099993">
          <w:marLeft w:val="135"/>
          <w:marRight w:val="135"/>
          <w:marTop w:val="0"/>
          <w:marBottom w:val="90"/>
          <w:divBdr>
            <w:top w:val="none" w:sz="0" w:space="0" w:color="auto"/>
            <w:left w:val="none" w:sz="0" w:space="0" w:color="auto"/>
            <w:bottom w:val="none" w:sz="0" w:space="0" w:color="auto"/>
            <w:right w:val="none" w:sz="0" w:space="0" w:color="auto"/>
          </w:divBdr>
        </w:div>
        <w:div w:id="1422214961">
          <w:marLeft w:val="135"/>
          <w:marRight w:val="135"/>
          <w:marTop w:val="0"/>
          <w:marBottom w:val="90"/>
          <w:divBdr>
            <w:top w:val="none" w:sz="0" w:space="0" w:color="auto"/>
            <w:left w:val="none" w:sz="0" w:space="0" w:color="auto"/>
            <w:bottom w:val="none" w:sz="0" w:space="0" w:color="auto"/>
            <w:right w:val="none" w:sz="0" w:space="0" w:color="auto"/>
          </w:divBdr>
        </w:div>
      </w:divsChild>
    </w:div>
    <w:div w:id="1391149737">
      <w:bodyDiv w:val="1"/>
      <w:marLeft w:val="0"/>
      <w:marRight w:val="0"/>
      <w:marTop w:val="0"/>
      <w:marBottom w:val="0"/>
      <w:divBdr>
        <w:top w:val="none" w:sz="0" w:space="0" w:color="auto"/>
        <w:left w:val="none" w:sz="0" w:space="0" w:color="auto"/>
        <w:bottom w:val="none" w:sz="0" w:space="0" w:color="auto"/>
        <w:right w:val="none" w:sz="0" w:space="0" w:color="auto"/>
      </w:divBdr>
    </w:div>
    <w:div w:id="1391424531">
      <w:bodyDiv w:val="1"/>
      <w:marLeft w:val="0"/>
      <w:marRight w:val="0"/>
      <w:marTop w:val="0"/>
      <w:marBottom w:val="0"/>
      <w:divBdr>
        <w:top w:val="none" w:sz="0" w:space="0" w:color="auto"/>
        <w:left w:val="none" w:sz="0" w:space="0" w:color="auto"/>
        <w:bottom w:val="none" w:sz="0" w:space="0" w:color="auto"/>
        <w:right w:val="none" w:sz="0" w:space="0" w:color="auto"/>
      </w:divBdr>
    </w:div>
    <w:div w:id="1411658999">
      <w:bodyDiv w:val="1"/>
      <w:marLeft w:val="0"/>
      <w:marRight w:val="0"/>
      <w:marTop w:val="0"/>
      <w:marBottom w:val="0"/>
      <w:divBdr>
        <w:top w:val="none" w:sz="0" w:space="0" w:color="auto"/>
        <w:left w:val="none" w:sz="0" w:space="0" w:color="auto"/>
        <w:bottom w:val="none" w:sz="0" w:space="0" w:color="auto"/>
        <w:right w:val="none" w:sz="0" w:space="0" w:color="auto"/>
      </w:divBdr>
    </w:div>
    <w:div w:id="1434940104">
      <w:bodyDiv w:val="1"/>
      <w:marLeft w:val="0"/>
      <w:marRight w:val="0"/>
      <w:marTop w:val="0"/>
      <w:marBottom w:val="0"/>
      <w:divBdr>
        <w:top w:val="none" w:sz="0" w:space="0" w:color="auto"/>
        <w:left w:val="none" w:sz="0" w:space="0" w:color="auto"/>
        <w:bottom w:val="none" w:sz="0" w:space="0" w:color="auto"/>
        <w:right w:val="none" w:sz="0" w:space="0" w:color="auto"/>
      </w:divBdr>
    </w:div>
    <w:div w:id="1459371895">
      <w:bodyDiv w:val="1"/>
      <w:marLeft w:val="0"/>
      <w:marRight w:val="0"/>
      <w:marTop w:val="0"/>
      <w:marBottom w:val="0"/>
      <w:divBdr>
        <w:top w:val="none" w:sz="0" w:space="0" w:color="auto"/>
        <w:left w:val="none" w:sz="0" w:space="0" w:color="auto"/>
        <w:bottom w:val="none" w:sz="0" w:space="0" w:color="auto"/>
        <w:right w:val="none" w:sz="0" w:space="0" w:color="auto"/>
      </w:divBdr>
    </w:div>
    <w:div w:id="1460881251">
      <w:bodyDiv w:val="1"/>
      <w:marLeft w:val="0"/>
      <w:marRight w:val="0"/>
      <w:marTop w:val="0"/>
      <w:marBottom w:val="0"/>
      <w:divBdr>
        <w:top w:val="none" w:sz="0" w:space="0" w:color="auto"/>
        <w:left w:val="none" w:sz="0" w:space="0" w:color="auto"/>
        <w:bottom w:val="none" w:sz="0" w:space="0" w:color="auto"/>
        <w:right w:val="none" w:sz="0" w:space="0" w:color="auto"/>
      </w:divBdr>
      <w:divsChild>
        <w:div w:id="979043247">
          <w:marLeft w:val="0"/>
          <w:marRight w:val="0"/>
          <w:marTop w:val="0"/>
          <w:marBottom w:val="0"/>
          <w:divBdr>
            <w:top w:val="none" w:sz="0" w:space="0" w:color="auto"/>
            <w:left w:val="none" w:sz="0" w:space="0" w:color="auto"/>
            <w:bottom w:val="none" w:sz="0" w:space="0" w:color="auto"/>
            <w:right w:val="none" w:sz="0" w:space="0" w:color="auto"/>
          </w:divBdr>
        </w:div>
      </w:divsChild>
    </w:div>
    <w:div w:id="1462773369">
      <w:bodyDiv w:val="1"/>
      <w:marLeft w:val="0"/>
      <w:marRight w:val="0"/>
      <w:marTop w:val="0"/>
      <w:marBottom w:val="0"/>
      <w:divBdr>
        <w:top w:val="none" w:sz="0" w:space="0" w:color="auto"/>
        <w:left w:val="none" w:sz="0" w:space="0" w:color="auto"/>
        <w:bottom w:val="none" w:sz="0" w:space="0" w:color="auto"/>
        <w:right w:val="none" w:sz="0" w:space="0" w:color="auto"/>
      </w:divBdr>
    </w:div>
    <w:div w:id="1473863774">
      <w:bodyDiv w:val="1"/>
      <w:marLeft w:val="0"/>
      <w:marRight w:val="0"/>
      <w:marTop w:val="0"/>
      <w:marBottom w:val="0"/>
      <w:divBdr>
        <w:top w:val="none" w:sz="0" w:space="0" w:color="auto"/>
        <w:left w:val="none" w:sz="0" w:space="0" w:color="auto"/>
        <w:bottom w:val="none" w:sz="0" w:space="0" w:color="auto"/>
        <w:right w:val="none" w:sz="0" w:space="0" w:color="auto"/>
      </w:divBdr>
      <w:divsChild>
        <w:div w:id="261189595">
          <w:marLeft w:val="547"/>
          <w:marRight w:val="0"/>
          <w:marTop w:val="0"/>
          <w:marBottom w:val="0"/>
          <w:divBdr>
            <w:top w:val="none" w:sz="0" w:space="0" w:color="auto"/>
            <w:left w:val="none" w:sz="0" w:space="0" w:color="auto"/>
            <w:bottom w:val="none" w:sz="0" w:space="0" w:color="auto"/>
            <w:right w:val="none" w:sz="0" w:space="0" w:color="auto"/>
          </w:divBdr>
        </w:div>
      </w:divsChild>
    </w:div>
    <w:div w:id="1476222894">
      <w:bodyDiv w:val="1"/>
      <w:marLeft w:val="0"/>
      <w:marRight w:val="0"/>
      <w:marTop w:val="0"/>
      <w:marBottom w:val="0"/>
      <w:divBdr>
        <w:top w:val="none" w:sz="0" w:space="0" w:color="auto"/>
        <w:left w:val="none" w:sz="0" w:space="0" w:color="auto"/>
        <w:bottom w:val="none" w:sz="0" w:space="0" w:color="auto"/>
        <w:right w:val="none" w:sz="0" w:space="0" w:color="auto"/>
      </w:divBdr>
    </w:div>
    <w:div w:id="1490714058">
      <w:bodyDiv w:val="1"/>
      <w:marLeft w:val="0"/>
      <w:marRight w:val="0"/>
      <w:marTop w:val="0"/>
      <w:marBottom w:val="0"/>
      <w:divBdr>
        <w:top w:val="none" w:sz="0" w:space="0" w:color="auto"/>
        <w:left w:val="none" w:sz="0" w:space="0" w:color="auto"/>
        <w:bottom w:val="none" w:sz="0" w:space="0" w:color="auto"/>
        <w:right w:val="none" w:sz="0" w:space="0" w:color="auto"/>
      </w:divBdr>
    </w:div>
    <w:div w:id="1500652478">
      <w:bodyDiv w:val="1"/>
      <w:marLeft w:val="0"/>
      <w:marRight w:val="0"/>
      <w:marTop w:val="0"/>
      <w:marBottom w:val="0"/>
      <w:divBdr>
        <w:top w:val="none" w:sz="0" w:space="0" w:color="auto"/>
        <w:left w:val="none" w:sz="0" w:space="0" w:color="auto"/>
        <w:bottom w:val="none" w:sz="0" w:space="0" w:color="auto"/>
        <w:right w:val="none" w:sz="0" w:space="0" w:color="auto"/>
      </w:divBdr>
    </w:div>
    <w:div w:id="1525896344">
      <w:bodyDiv w:val="1"/>
      <w:marLeft w:val="0"/>
      <w:marRight w:val="0"/>
      <w:marTop w:val="0"/>
      <w:marBottom w:val="0"/>
      <w:divBdr>
        <w:top w:val="none" w:sz="0" w:space="0" w:color="auto"/>
        <w:left w:val="none" w:sz="0" w:space="0" w:color="auto"/>
        <w:bottom w:val="none" w:sz="0" w:space="0" w:color="auto"/>
        <w:right w:val="none" w:sz="0" w:space="0" w:color="auto"/>
      </w:divBdr>
    </w:div>
    <w:div w:id="1534075772">
      <w:bodyDiv w:val="1"/>
      <w:marLeft w:val="0"/>
      <w:marRight w:val="0"/>
      <w:marTop w:val="0"/>
      <w:marBottom w:val="0"/>
      <w:divBdr>
        <w:top w:val="none" w:sz="0" w:space="0" w:color="auto"/>
        <w:left w:val="none" w:sz="0" w:space="0" w:color="auto"/>
        <w:bottom w:val="none" w:sz="0" w:space="0" w:color="auto"/>
        <w:right w:val="none" w:sz="0" w:space="0" w:color="auto"/>
      </w:divBdr>
    </w:div>
    <w:div w:id="1561474782">
      <w:bodyDiv w:val="1"/>
      <w:marLeft w:val="0"/>
      <w:marRight w:val="0"/>
      <w:marTop w:val="0"/>
      <w:marBottom w:val="0"/>
      <w:divBdr>
        <w:top w:val="none" w:sz="0" w:space="0" w:color="auto"/>
        <w:left w:val="none" w:sz="0" w:space="0" w:color="auto"/>
        <w:bottom w:val="none" w:sz="0" w:space="0" w:color="auto"/>
        <w:right w:val="none" w:sz="0" w:space="0" w:color="auto"/>
      </w:divBdr>
    </w:div>
    <w:div w:id="1563055457">
      <w:bodyDiv w:val="1"/>
      <w:marLeft w:val="0"/>
      <w:marRight w:val="0"/>
      <w:marTop w:val="0"/>
      <w:marBottom w:val="0"/>
      <w:divBdr>
        <w:top w:val="none" w:sz="0" w:space="0" w:color="auto"/>
        <w:left w:val="none" w:sz="0" w:space="0" w:color="auto"/>
        <w:bottom w:val="none" w:sz="0" w:space="0" w:color="auto"/>
        <w:right w:val="none" w:sz="0" w:space="0" w:color="auto"/>
      </w:divBdr>
    </w:div>
    <w:div w:id="1603684047">
      <w:bodyDiv w:val="1"/>
      <w:marLeft w:val="0"/>
      <w:marRight w:val="0"/>
      <w:marTop w:val="0"/>
      <w:marBottom w:val="0"/>
      <w:divBdr>
        <w:top w:val="none" w:sz="0" w:space="0" w:color="auto"/>
        <w:left w:val="none" w:sz="0" w:space="0" w:color="auto"/>
        <w:bottom w:val="none" w:sz="0" w:space="0" w:color="auto"/>
        <w:right w:val="none" w:sz="0" w:space="0" w:color="auto"/>
      </w:divBdr>
    </w:div>
    <w:div w:id="1619754349">
      <w:bodyDiv w:val="1"/>
      <w:marLeft w:val="0"/>
      <w:marRight w:val="0"/>
      <w:marTop w:val="0"/>
      <w:marBottom w:val="0"/>
      <w:divBdr>
        <w:top w:val="none" w:sz="0" w:space="0" w:color="auto"/>
        <w:left w:val="none" w:sz="0" w:space="0" w:color="auto"/>
        <w:bottom w:val="none" w:sz="0" w:space="0" w:color="auto"/>
        <w:right w:val="none" w:sz="0" w:space="0" w:color="auto"/>
      </w:divBdr>
    </w:div>
    <w:div w:id="1632633710">
      <w:bodyDiv w:val="1"/>
      <w:marLeft w:val="0"/>
      <w:marRight w:val="0"/>
      <w:marTop w:val="0"/>
      <w:marBottom w:val="0"/>
      <w:divBdr>
        <w:top w:val="none" w:sz="0" w:space="0" w:color="auto"/>
        <w:left w:val="none" w:sz="0" w:space="0" w:color="auto"/>
        <w:bottom w:val="none" w:sz="0" w:space="0" w:color="auto"/>
        <w:right w:val="none" w:sz="0" w:space="0" w:color="auto"/>
      </w:divBdr>
    </w:div>
    <w:div w:id="1650399548">
      <w:bodyDiv w:val="1"/>
      <w:marLeft w:val="0"/>
      <w:marRight w:val="0"/>
      <w:marTop w:val="0"/>
      <w:marBottom w:val="0"/>
      <w:divBdr>
        <w:top w:val="none" w:sz="0" w:space="0" w:color="auto"/>
        <w:left w:val="none" w:sz="0" w:space="0" w:color="auto"/>
        <w:bottom w:val="none" w:sz="0" w:space="0" w:color="auto"/>
        <w:right w:val="none" w:sz="0" w:space="0" w:color="auto"/>
      </w:divBdr>
    </w:div>
    <w:div w:id="1660424362">
      <w:bodyDiv w:val="1"/>
      <w:marLeft w:val="0"/>
      <w:marRight w:val="0"/>
      <w:marTop w:val="0"/>
      <w:marBottom w:val="0"/>
      <w:divBdr>
        <w:top w:val="none" w:sz="0" w:space="0" w:color="auto"/>
        <w:left w:val="none" w:sz="0" w:space="0" w:color="auto"/>
        <w:bottom w:val="none" w:sz="0" w:space="0" w:color="auto"/>
        <w:right w:val="none" w:sz="0" w:space="0" w:color="auto"/>
      </w:divBdr>
    </w:div>
    <w:div w:id="1668051604">
      <w:bodyDiv w:val="1"/>
      <w:marLeft w:val="0"/>
      <w:marRight w:val="0"/>
      <w:marTop w:val="0"/>
      <w:marBottom w:val="0"/>
      <w:divBdr>
        <w:top w:val="none" w:sz="0" w:space="0" w:color="auto"/>
        <w:left w:val="none" w:sz="0" w:space="0" w:color="auto"/>
        <w:bottom w:val="none" w:sz="0" w:space="0" w:color="auto"/>
        <w:right w:val="none" w:sz="0" w:space="0" w:color="auto"/>
      </w:divBdr>
    </w:div>
    <w:div w:id="1715303486">
      <w:bodyDiv w:val="1"/>
      <w:marLeft w:val="0"/>
      <w:marRight w:val="0"/>
      <w:marTop w:val="0"/>
      <w:marBottom w:val="0"/>
      <w:divBdr>
        <w:top w:val="none" w:sz="0" w:space="0" w:color="auto"/>
        <w:left w:val="none" w:sz="0" w:space="0" w:color="auto"/>
        <w:bottom w:val="none" w:sz="0" w:space="0" w:color="auto"/>
        <w:right w:val="none" w:sz="0" w:space="0" w:color="auto"/>
      </w:divBdr>
    </w:div>
    <w:div w:id="1729839706">
      <w:bodyDiv w:val="1"/>
      <w:marLeft w:val="0"/>
      <w:marRight w:val="0"/>
      <w:marTop w:val="0"/>
      <w:marBottom w:val="0"/>
      <w:divBdr>
        <w:top w:val="none" w:sz="0" w:space="0" w:color="auto"/>
        <w:left w:val="none" w:sz="0" w:space="0" w:color="auto"/>
        <w:bottom w:val="none" w:sz="0" w:space="0" w:color="auto"/>
        <w:right w:val="none" w:sz="0" w:space="0" w:color="auto"/>
      </w:divBdr>
    </w:div>
    <w:div w:id="1730182564">
      <w:bodyDiv w:val="1"/>
      <w:marLeft w:val="0"/>
      <w:marRight w:val="0"/>
      <w:marTop w:val="0"/>
      <w:marBottom w:val="0"/>
      <w:divBdr>
        <w:top w:val="none" w:sz="0" w:space="0" w:color="auto"/>
        <w:left w:val="none" w:sz="0" w:space="0" w:color="auto"/>
        <w:bottom w:val="none" w:sz="0" w:space="0" w:color="auto"/>
        <w:right w:val="none" w:sz="0" w:space="0" w:color="auto"/>
      </w:divBdr>
    </w:div>
    <w:div w:id="1787313664">
      <w:bodyDiv w:val="1"/>
      <w:marLeft w:val="0"/>
      <w:marRight w:val="0"/>
      <w:marTop w:val="0"/>
      <w:marBottom w:val="0"/>
      <w:divBdr>
        <w:top w:val="none" w:sz="0" w:space="0" w:color="auto"/>
        <w:left w:val="none" w:sz="0" w:space="0" w:color="auto"/>
        <w:bottom w:val="none" w:sz="0" w:space="0" w:color="auto"/>
        <w:right w:val="none" w:sz="0" w:space="0" w:color="auto"/>
      </w:divBdr>
    </w:div>
    <w:div w:id="1796095708">
      <w:bodyDiv w:val="1"/>
      <w:marLeft w:val="0"/>
      <w:marRight w:val="0"/>
      <w:marTop w:val="0"/>
      <w:marBottom w:val="0"/>
      <w:divBdr>
        <w:top w:val="none" w:sz="0" w:space="0" w:color="auto"/>
        <w:left w:val="none" w:sz="0" w:space="0" w:color="auto"/>
        <w:bottom w:val="none" w:sz="0" w:space="0" w:color="auto"/>
        <w:right w:val="none" w:sz="0" w:space="0" w:color="auto"/>
      </w:divBdr>
    </w:div>
    <w:div w:id="1797022714">
      <w:bodyDiv w:val="1"/>
      <w:marLeft w:val="0"/>
      <w:marRight w:val="0"/>
      <w:marTop w:val="0"/>
      <w:marBottom w:val="0"/>
      <w:divBdr>
        <w:top w:val="none" w:sz="0" w:space="0" w:color="auto"/>
        <w:left w:val="none" w:sz="0" w:space="0" w:color="auto"/>
        <w:bottom w:val="none" w:sz="0" w:space="0" w:color="auto"/>
        <w:right w:val="none" w:sz="0" w:space="0" w:color="auto"/>
      </w:divBdr>
    </w:div>
    <w:div w:id="1798136462">
      <w:bodyDiv w:val="1"/>
      <w:marLeft w:val="0"/>
      <w:marRight w:val="0"/>
      <w:marTop w:val="0"/>
      <w:marBottom w:val="0"/>
      <w:divBdr>
        <w:top w:val="none" w:sz="0" w:space="0" w:color="auto"/>
        <w:left w:val="none" w:sz="0" w:space="0" w:color="auto"/>
        <w:bottom w:val="none" w:sz="0" w:space="0" w:color="auto"/>
        <w:right w:val="none" w:sz="0" w:space="0" w:color="auto"/>
      </w:divBdr>
    </w:div>
    <w:div w:id="1843349163">
      <w:bodyDiv w:val="1"/>
      <w:marLeft w:val="0"/>
      <w:marRight w:val="0"/>
      <w:marTop w:val="0"/>
      <w:marBottom w:val="0"/>
      <w:divBdr>
        <w:top w:val="none" w:sz="0" w:space="0" w:color="auto"/>
        <w:left w:val="none" w:sz="0" w:space="0" w:color="auto"/>
        <w:bottom w:val="none" w:sz="0" w:space="0" w:color="auto"/>
        <w:right w:val="none" w:sz="0" w:space="0" w:color="auto"/>
      </w:divBdr>
    </w:div>
    <w:div w:id="1879781170">
      <w:bodyDiv w:val="1"/>
      <w:marLeft w:val="0"/>
      <w:marRight w:val="0"/>
      <w:marTop w:val="0"/>
      <w:marBottom w:val="0"/>
      <w:divBdr>
        <w:top w:val="none" w:sz="0" w:space="0" w:color="auto"/>
        <w:left w:val="none" w:sz="0" w:space="0" w:color="auto"/>
        <w:bottom w:val="none" w:sz="0" w:space="0" w:color="auto"/>
        <w:right w:val="none" w:sz="0" w:space="0" w:color="auto"/>
      </w:divBdr>
    </w:div>
    <w:div w:id="1913152496">
      <w:bodyDiv w:val="1"/>
      <w:marLeft w:val="0"/>
      <w:marRight w:val="0"/>
      <w:marTop w:val="0"/>
      <w:marBottom w:val="0"/>
      <w:divBdr>
        <w:top w:val="none" w:sz="0" w:space="0" w:color="auto"/>
        <w:left w:val="none" w:sz="0" w:space="0" w:color="auto"/>
        <w:bottom w:val="none" w:sz="0" w:space="0" w:color="auto"/>
        <w:right w:val="none" w:sz="0" w:space="0" w:color="auto"/>
      </w:divBdr>
    </w:div>
    <w:div w:id="1925414760">
      <w:bodyDiv w:val="1"/>
      <w:marLeft w:val="0"/>
      <w:marRight w:val="0"/>
      <w:marTop w:val="0"/>
      <w:marBottom w:val="0"/>
      <w:divBdr>
        <w:top w:val="none" w:sz="0" w:space="0" w:color="auto"/>
        <w:left w:val="none" w:sz="0" w:space="0" w:color="auto"/>
        <w:bottom w:val="none" w:sz="0" w:space="0" w:color="auto"/>
        <w:right w:val="none" w:sz="0" w:space="0" w:color="auto"/>
      </w:divBdr>
    </w:div>
    <w:div w:id="1944650356">
      <w:bodyDiv w:val="1"/>
      <w:marLeft w:val="0"/>
      <w:marRight w:val="0"/>
      <w:marTop w:val="0"/>
      <w:marBottom w:val="0"/>
      <w:divBdr>
        <w:top w:val="none" w:sz="0" w:space="0" w:color="auto"/>
        <w:left w:val="none" w:sz="0" w:space="0" w:color="auto"/>
        <w:bottom w:val="none" w:sz="0" w:space="0" w:color="auto"/>
        <w:right w:val="none" w:sz="0" w:space="0" w:color="auto"/>
      </w:divBdr>
    </w:div>
    <w:div w:id="1949503350">
      <w:bodyDiv w:val="1"/>
      <w:marLeft w:val="0"/>
      <w:marRight w:val="0"/>
      <w:marTop w:val="0"/>
      <w:marBottom w:val="0"/>
      <w:divBdr>
        <w:top w:val="none" w:sz="0" w:space="0" w:color="auto"/>
        <w:left w:val="none" w:sz="0" w:space="0" w:color="auto"/>
        <w:bottom w:val="none" w:sz="0" w:space="0" w:color="auto"/>
        <w:right w:val="none" w:sz="0" w:space="0" w:color="auto"/>
      </w:divBdr>
    </w:div>
    <w:div w:id="1953051178">
      <w:bodyDiv w:val="1"/>
      <w:marLeft w:val="0"/>
      <w:marRight w:val="0"/>
      <w:marTop w:val="0"/>
      <w:marBottom w:val="0"/>
      <w:divBdr>
        <w:top w:val="none" w:sz="0" w:space="0" w:color="auto"/>
        <w:left w:val="none" w:sz="0" w:space="0" w:color="auto"/>
        <w:bottom w:val="none" w:sz="0" w:space="0" w:color="auto"/>
        <w:right w:val="none" w:sz="0" w:space="0" w:color="auto"/>
      </w:divBdr>
    </w:div>
    <w:div w:id="2000421650">
      <w:bodyDiv w:val="1"/>
      <w:marLeft w:val="0"/>
      <w:marRight w:val="0"/>
      <w:marTop w:val="0"/>
      <w:marBottom w:val="0"/>
      <w:divBdr>
        <w:top w:val="none" w:sz="0" w:space="0" w:color="auto"/>
        <w:left w:val="none" w:sz="0" w:space="0" w:color="auto"/>
        <w:bottom w:val="none" w:sz="0" w:space="0" w:color="auto"/>
        <w:right w:val="none" w:sz="0" w:space="0" w:color="auto"/>
      </w:divBdr>
    </w:div>
    <w:div w:id="2017878010">
      <w:bodyDiv w:val="1"/>
      <w:marLeft w:val="0"/>
      <w:marRight w:val="0"/>
      <w:marTop w:val="0"/>
      <w:marBottom w:val="0"/>
      <w:divBdr>
        <w:top w:val="none" w:sz="0" w:space="0" w:color="auto"/>
        <w:left w:val="none" w:sz="0" w:space="0" w:color="auto"/>
        <w:bottom w:val="none" w:sz="0" w:space="0" w:color="auto"/>
        <w:right w:val="none" w:sz="0" w:space="0" w:color="auto"/>
      </w:divBdr>
    </w:div>
    <w:div w:id="2052340198">
      <w:bodyDiv w:val="1"/>
      <w:marLeft w:val="0"/>
      <w:marRight w:val="0"/>
      <w:marTop w:val="0"/>
      <w:marBottom w:val="0"/>
      <w:divBdr>
        <w:top w:val="none" w:sz="0" w:space="0" w:color="auto"/>
        <w:left w:val="none" w:sz="0" w:space="0" w:color="auto"/>
        <w:bottom w:val="none" w:sz="0" w:space="0" w:color="auto"/>
        <w:right w:val="none" w:sz="0" w:space="0" w:color="auto"/>
      </w:divBdr>
    </w:div>
    <w:div w:id="2063555759">
      <w:bodyDiv w:val="1"/>
      <w:marLeft w:val="0"/>
      <w:marRight w:val="0"/>
      <w:marTop w:val="0"/>
      <w:marBottom w:val="0"/>
      <w:divBdr>
        <w:top w:val="none" w:sz="0" w:space="0" w:color="auto"/>
        <w:left w:val="none" w:sz="0" w:space="0" w:color="auto"/>
        <w:bottom w:val="none" w:sz="0" w:space="0" w:color="auto"/>
        <w:right w:val="none" w:sz="0" w:space="0" w:color="auto"/>
      </w:divBdr>
    </w:div>
    <w:div w:id="2079739421">
      <w:bodyDiv w:val="1"/>
      <w:marLeft w:val="0"/>
      <w:marRight w:val="0"/>
      <w:marTop w:val="0"/>
      <w:marBottom w:val="0"/>
      <w:divBdr>
        <w:top w:val="none" w:sz="0" w:space="0" w:color="auto"/>
        <w:left w:val="none" w:sz="0" w:space="0" w:color="auto"/>
        <w:bottom w:val="none" w:sz="0" w:space="0" w:color="auto"/>
        <w:right w:val="none" w:sz="0" w:space="0" w:color="auto"/>
      </w:divBdr>
    </w:div>
    <w:div w:id="2102945582">
      <w:bodyDiv w:val="1"/>
      <w:marLeft w:val="0"/>
      <w:marRight w:val="0"/>
      <w:marTop w:val="0"/>
      <w:marBottom w:val="0"/>
      <w:divBdr>
        <w:top w:val="none" w:sz="0" w:space="0" w:color="auto"/>
        <w:left w:val="none" w:sz="0" w:space="0" w:color="auto"/>
        <w:bottom w:val="none" w:sz="0" w:space="0" w:color="auto"/>
        <w:right w:val="none" w:sz="0" w:space="0" w:color="auto"/>
      </w:divBdr>
      <w:divsChild>
        <w:div w:id="2138908564">
          <w:marLeft w:val="274"/>
          <w:marRight w:val="0"/>
          <w:marTop w:val="0"/>
          <w:marBottom w:val="0"/>
          <w:divBdr>
            <w:top w:val="none" w:sz="0" w:space="0" w:color="auto"/>
            <w:left w:val="none" w:sz="0" w:space="0" w:color="auto"/>
            <w:bottom w:val="none" w:sz="0" w:space="0" w:color="auto"/>
            <w:right w:val="none" w:sz="0" w:space="0" w:color="auto"/>
          </w:divBdr>
        </w:div>
      </w:divsChild>
    </w:div>
    <w:div w:id="2108303237">
      <w:bodyDiv w:val="1"/>
      <w:marLeft w:val="0"/>
      <w:marRight w:val="0"/>
      <w:marTop w:val="0"/>
      <w:marBottom w:val="0"/>
      <w:divBdr>
        <w:top w:val="none" w:sz="0" w:space="0" w:color="auto"/>
        <w:left w:val="none" w:sz="0" w:space="0" w:color="auto"/>
        <w:bottom w:val="none" w:sz="0" w:space="0" w:color="auto"/>
        <w:right w:val="none" w:sz="0" w:space="0" w:color="auto"/>
      </w:divBdr>
      <w:divsChild>
        <w:div w:id="1501696892">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admision.sscc@haya.es" TargetMode="External"/><Relationship Id="rId18" Type="http://schemas.openxmlformats.org/officeDocument/2006/relationships/hyperlink" Target="mailto:admision.sscc@haya.es" TargetMode="External"/><Relationship Id="rId26" Type="http://schemas.openxmlformats.org/officeDocument/2006/relationships/hyperlink" Target="mailto:egi.entradas@bbva.com" TargetMode="External"/><Relationship Id="rId39" Type="http://schemas.openxmlformats.org/officeDocument/2006/relationships/package" Target="embeddings/Microsoft_Excel_Worksheet.xlsx"/><Relationship Id="rId21" Type="http://schemas.openxmlformats.org/officeDocument/2006/relationships/hyperlink" Target="mailto:entradas-BBVA@haya.es" TargetMode="External"/><Relationship Id="rId34" Type="http://schemas.openxmlformats.org/officeDocument/2006/relationships/image" Target="media/image4.emf"/><Relationship Id="rId42" Type="http://schemas.openxmlformats.org/officeDocument/2006/relationships/footer" Target="footer1.xml"/><Relationship Id="rId47" Type="http://schemas.openxmlformats.org/officeDocument/2006/relationships/glossaryDocument" Target="glossary/document.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mailto:egi.entradas@bbva.com" TargetMode="External"/><Relationship Id="rId29" Type="http://schemas.openxmlformats.org/officeDocument/2006/relationships/hyperlink" Target="mailto:facturacion.recatalunya.es@bbva.com"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2.emf"/><Relationship Id="rId32" Type="http://schemas.openxmlformats.org/officeDocument/2006/relationships/image" Target="media/image3.emf"/><Relationship Id="rId37" Type="http://schemas.openxmlformats.org/officeDocument/2006/relationships/package" Target="embeddings/Microsoft_Word_Document2.docx"/><Relationship Id="rId40" Type="http://schemas.openxmlformats.org/officeDocument/2006/relationships/header" Target="header1.xml"/><Relationship Id="rId45"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yperlink" Target="mailto:subastasfiscal@haya.es" TargetMode="External"/><Relationship Id="rId23" Type="http://schemas.openxmlformats.org/officeDocument/2006/relationships/hyperlink" Target="mailto:entradas-bbva@haya.es" TargetMode="External"/><Relationship Id="rId28" Type="http://schemas.openxmlformats.org/officeDocument/2006/relationships/hyperlink" Target="mailto:bzb00714@opplus.bbva.com" TargetMode="External"/><Relationship Id="rId36" Type="http://schemas.openxmlformats.org/officeDocument/2006/relationships/image" Target="media/image5.emf"/><Relationship Id="rId10" Type="http://schemas.openxmlformats.org/officeDocument/2006/relationships/endnotes" Target="endnotes.xml"/><Relationship Id="rId19" Type="http://schemas.openxmlformats.org/officeDocument/2006/relationships/hyperlink" Target="http://intercambio.haya.es" TargetMode="External"/><Relationship Id="rId31" Type="http://schemas.openxmlformats.org/officeDocument/2006/relationships/hyperlink" Target="mailto:incidenciasactivos.ssjjre.es@bbva.com" TargetMode="External"/><Relationship Id="rId44"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mailto:admision.sscc@haya.es" TargetMode="External"/><Relationship Id="rId22" Type="http://schemas.openxmlformats.org/officeDocument/2006/relationships/hyperlink" Target="mailto:egi.entradas@bbva.com" TargetMode="External"/><Relationship Id="rId27" Type="http://schemas.openxmlformats.org/officeDocument/2006/relationships/hyperlink" Target="mailto:cips@bbva.com" TargetMode="External"/><Relationship Id="rId30" Type="http://schemas.openxmlformats.org/officeDocument/2006/relationships/hyperlink" Target="mailto:provisionesimpuestos@haya.es" TargetMode="External"/><Relationship Id="rId35" Type="http://schemas.openxmlformats.org/officeDocument/2006/relationships/package" Target="embeddings/Microsoft_Word_Document1.docx"/><Relationship Id="rId43" Type="http://schemas.openxmlformats.org/officeDocument/2006/relationships/header" Target="header3.xml"/><Relationship Id="rId48"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microsoft.com/office/2007/relationships/hdphoto" Target="media/hdphoto1.wdp"/><Relationship Id="rId17" Type="http://schemas.openxmlformats.org/officeDocument/2006/relationships/hyperlink" Target="mailto:subastasfiscal@haya.es" TargetMode="External"/><Relationship Id="rId25" Type="http://schemas.openxmlformats.org/officeDocument/2006/relationships/oleObject" Target="embeddings/oleObject1.bin"/><Relationship Id="rId33" Type="http://schemas.openxmlformats.org/officeDocument/2006/relationships/package" Target="embeddings/Microsoft_Word_Document.docx"/><Relationship Id="rId38" Type="http://schemas.openxmlformats.org/officeDocument/2006/relationships/image" Target="media/image6.emf"/><Relationship Id="rId46" Type="http://schemas.microsoft.com/office/2011/relationships/people" Target="people.xml"/><Relationship Id="rId20" Type="http://schemas.openxmlformats.org/officeDocument/2006/relationships/hyperlink" Target="mailto:oficinaepa@bbva.com" TargetMode="External"/><Relationship Id="rId41" Type="http://schemas.openxmlformats.org/officeDocument/2006/relationships/header" Target="header2.xml"/></Relationships>
</file>

<file path=word/_rels/header2.xml.rels><?xml version="1.0" encoding="UTF-8" standalone="yes"?>
<Relationships xmlns="http://schemas.openxmlformats.org/package/2006/relationships"><Relationship Id="rId1" Type="http://schemas.openxmlformats.org/officeDocument/2006/relationships/image" Target="media/image7.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613E178FA7364C28A1C7878384848895"/>
        <w:category>
          <w:name w:val="General"/>
          <w:gallery w:val="placeholder"/>
        </w:category>
        <w:types>
          <w:type w:val="bbPlcHdr"/>
        </w:types>
        <w:behaviors>
          <w:behavior w:val="content"/>
        </w:behaviors>
        <w:guid w:val="{956FCF92-78CB-44BC-9706-ECD474809100}"/>
      </w:docPartPr>
      <w:docPartBody>
        <w:p w:rsidR="00401D7B" w:rsidRDefault="00BD19FA" w:rsidP="00BD19FA">
          <w:pPr>
            <w:pStyle w:val="613E178FA7364C28A1C7878384848895"/>
          </w:pPr>
          <w:r w:rsidRPr="004921C5">
            <w:rPr>
              <w:rStyle w:val="Textodelmarcadordeposicin"/>
            </w:rPr>
            <w:t>Elija un elemento.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revisionView w:comments="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A35E0"/>
    <w:rsid w:val="00053DAC"/>
    <w:rsid w:val="000640AE"/>
    <w:rsid w:val="000667F6"/>
    <w:rsid w:val="00077F83"/>
    <w:rsid w:val="00096DE4"/>
    <w:rsid w:val="000A00C3"/>
    <w:rsid w:val="000C03A3"/>
    <w:rsid w:val="000E6917"/>
    <w:rsid w:val="000F4473"/>
    <w:rsid w:val="00100DF0"/>
    <w:rsid w:val="00103A4F"/>
    <w:rsid w:val="0011631B"/>
    <w:rsid w:val="00145B28"/>
    <w:rsid w:val="00154BB4"/>
    <w:rsid w:val="0015754A"/>
    <w:rsid w:val="00183617"/>
    <w:rsid w:val="001D649E"/>
    <w:rsid w:val="001E52C3"/>
    <w:rsid w:val="001F27DA"/>
    <w:rsid w:val="001F72AB"/>
    <w:rsid w:val="002017C4"/>
    <w:rsid w:val="00214E73"/>
    <w:rsid w:val="002267B7"/>
    <w:rsid w:val="002B24E5"/>
    <w:rsid w:val="002B3329"/>
    <w:rsid w:val="002C6D20"/>
    <w:rsid w:val="002D16C0"/>
    <w:rsid w:val="003432E9"/>
    <w:rsid w:val="00350E5E"/>
    <w:rsid w:val="00354E7C"/>
    <w:rsid w:val="003D3C41"/>
    <w:rsid w:val="00401D7B"/>
    <w:rsid w:val="00466D8B"/>
    <w:rsid w:val="004E1A57"/>
    <w:rsid w:val="0056156F"/>
    <w:rsid w:val="0056248E"/>
    <w:rsid w:val="00593971"/>
    <w:rsid w:val="005E7AB0"/>
    <w:rsid w:val="005F7330"/>
    <w:rsid w:val="006077A3"/>
    <w:rsid w:val="00630CA2"/>
    <w:rsid w:val="0067401D"/>
    <w:rsid w:val="006C61BA"/>
    <w:rsid w:val="00706A08"/>
    <w:rsid w:val="00725B8E"/>
    <w:rsid w:val="007366CD"/>
    <w:rsid w:val="00753092"/>
    <w:rsid w:val="00763D68"/>
    <w:rsid w:val="00764249"/>
    <w:rsid w:val="007644A1"/>
    <w:rsid w:val="00774B2F"/>
    <w:rsid w:val="0077695B"/>
    <w:rsid w:val="00782D15"/>
    <w:rsid w:val="00783654"/>
    <w:rsid w:val="007928C0"/>
    <w:rsid w:val="007A4E17"/>
    <w:rsid w:val="007D63E3"/>
    <w:rsid w:val="00810970"/>
    <w:rsid w:val="00827B43"/>
    <w:rsid w:val="008461C3"/>
    <w:rsid w:val="008612F8"/>
    <w:rsid w:val="00881D19"/>
    <w:rsid w:val="008A4558"/>
    <w:rsid w:val="008B1C3B"/>
    <w:rsid w:val="008B4246"/>
    <w:rsid w:val="008C249E"/>
    <w:rsid w:val="008F56DB"/>
    <w:rsid w:val="00946F36"/>
    <w:rsid w:val="0096348B"/>
    <w:rsid w:val="009764A6"/>
    <w:rsid w:val="00981867"/>
    <w:rsid w:val="00990C19"/>
    <w:rsid w:val="009B3DC0"/>
    <w:rsid w:val="009D040D"/>
    <w:rsid w:val="00A052BF"/>
    <w:rsid w:val="00A246AF"/>
    <w:rsid w:val="00A31842"/>
    <w:rsid w:val="00AA7180"/>
    <w:rsid w:val="00B1264A"/>
    <w:rsid w:val="00B27F67"/>
    <w:rsid w:val="00B472E0"/>
    <w:rsid w:val="00BB1DE8"/>
    <w:rsid w:val="00BD19FA"/>
    <w:rsid w:val="00BD4A67"/>
    <w:rsid w:val="00BF4B80"/>
    <w:rsid w:val="00C125DB"/>
    <w:rsid w:val="00C13EDE"/>
    <w:rsid w:val="00C26624"/>
    <w:rsid w:val="00C27819"/>
    <w:rsid w:val="00C872DF"/>
    <w:rsid w:val="00C87DD0"/>
    <w:rsid w:val="00CB35E1"/>
    <w:rsid w:val="00D0191D"/>
    <w:rsid w:val="00D1609F"/>
    <w:rsid w:val="00D44E60"/>
    <w:rsid w:val="00D46BB2"/>
    <w:rsid w:val="00D612AE"/>
    <w:rsid w:val="00D71BCD"/>
    <w:rsid w:val="00D82398"/>
    <w:rsid w:val="00DB5089"/>
    <w:rsid w:val="00DE7B0F"/>
    <w:rsid w:val="00E3054C"/>
    <w:rsid w:val="00E34A5E"/>
    <w:rsid w:val="00E65091"/>
    <w:rsid w:val="00E840FE"/>
    <w:rsid w:val="00E850A7"/>
    <w:rsid w:val="00E91C32"/>
    <w:rsid w:val="00EA193A"/>
    <w:rsid w:val="00EC1ABD"/>
    <w:rsid w:val="00EF3900"/>
    <w:rsid w:val="00EF6798"/>
    <w:rsid w:val="00F8281F"/>
    <w:rsid w:val="00FA35E0"/>
    <w:rsid w:val="00FA6472"/>
    <w:rsid w:val="00FE5C23"/>
    <w:rsid w:val="00FE75A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BD19FA"/>
    <w:rPr>
      <w:color w:val="808080"/>
    </w:rPr>
  </w:style>
  <w:style w:type="paragraph" w:customStyle="1" w:styleId="E3EC87B73381489AAFA8DA31F6452684">
    <w:name w:val="E3EC87B73381489AAFA8DA31F6452684"/>
    <w:rsid w:val="00FA35E0"/>
  </w:style>
  <w:style w:type="paragraph" w:customStyle="1" w:styleId="C833B1BF571B4C51848D9DC3DC0C950A">
    <w:name w:val="C833B1BF571B4C51848D9DC3DC0C950A"/>
    <w:rsid w:val="007366CD"/>
  </w:style>
  <w:style w:type="paragraph" w:customStyle="1" w:styleId="F1385F76586A4A4C9DB915A08ED85D31">
    <w:name w:val="F1385F76586A4A4C9DB915A08ED85D31"/>
    <w:rsid w:val="007366CD"/>
  </w:style>
  <w:style w:type="paragraph" w:customStyle="1" w:styleId="822F7881CFFD4192A53F7FCCC54BCB04">
    <w:name w:val="822F7881CFFD4192A53F7FCCC54BCB04"/>
    <w:rsid w:val="007366CD"/>
  </w:style>
  <w:style w:type="paragraph" w:customStyle="1" w:styleId="0A6258C01C37418797384D7EB920FFB3">
    <w:name w:val="0A6258C01C37418797384D7EB920FFB3"/>
    <w:rsid w:val="007366CD"/>
  </w:style>
  <w:style w:type="paragraph" w:customStyle="1" w:styleId="F3041A97E9344C3581795AE8C73C2636">
    <w:name w:val="F3041A97E9344C3581795AE8C73C2636"/>
    <w:rsid w:val="007366CD"/>
  </w:style>
  <w:style w:type="paragraph" w:customStyle="1" w:styleId="072C13B2CEA44C9BBE424563E487F87F">
    <w:name w:val="072C13B2CEA44C9BBE424563E487F87F"/>
    <w:rsid w:val="007366CD"/>
  </w:style>
  <w:style w:type="paragraph" w:customStyle="1" w:styleId="E704B28E2F80433BB4A5C9C355BEC0E9">
    <w:name w:val="E704B28E2F80433BB4A5C9C355BEC0E9"/>
    <w:rsid w:val="007366CD"/>
  </w:style>
  <w:style w:type="paragraph" w:customStyle="1" w:styleId="B70D25D7A4A94E99AAB38BAEC3D7580D">
    <w:name w:val="B70D25D7A4A94E99AAB38BAEC3D7580D"/>
    <w:rsid w:val="00CB35E1"/>
  </w:style>
  <w:style w:type="paragraph" w:customStyle="1" w:styleId="13D7B30602874543BBBA95370036BFFB">
    <w:name w:val="13D7B30602874543BBBA95370036BFFB"/>
    <w:rsid w:val="00CB35E1"/>
  </w:style>
  <w:style w:type="paragraph" w:customStyle="1" w:styleId="DF6EC275E16143919BC6AAC8525F8492">
    <w:name w:val="DF6EC275E16143919BC6AAC8525F8492"/>
    <w:rsid w:val="00CB35E1"/>
  </w:style>
  <w:style w:type="paragraph" w:customStyle="1" w:styleId="613E178FA7364C28A1C7878384848895">
    <w:name w:val="613E178FA7364C28A1C7878384848895"/>
    <w:rsid w:val="00BD19FA"/>
  </w:style>
  <w:style w:type="paragraph" w:customStyle="1" w:styleId="16456D2F30E14611807EEB58373E63B9">
    <w:name w:val="16456D2F30E14611807EEB58373E63B9"/>
    <w:rsid w:val="008612F8"/>
  </w:style>
  <w:style w:type="paragraph" w:customStyle="1" w:styleId="73F11306D5CD4D47A3D601E696740C0A">
    <w:name w:val="73F11306D5CD4D47A3D601E696740C0A"/>
    <w:rsid w:val="008612F8"/>
  </w:style>
  <w:style w:type="paragraph" w:customStyle="1" w:styleId="004FFC91FE8C45EEAC0B260BC46186F8">
    <w:name w:val="004FFC91FE8C45EEAC0B260BC46186F8"/>
    <w:rsid w:val="008612F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1F1C05E4B4CEA1439EC947C96049200D" ma:contentTypeVersion="10" ma:contentTypeDescription="Crear nuevo documento." ma:contentTypeScope="" ma:versionID="6e92e5eca76748217058940d2ac609ab">
  <xsd:schema xmlns:xsd="http://www.w3.org/2001/XMLSchema" xmlns:xs="http://www.w3.org/2001/XMLSchema" xmlns:p="http://schemas.microsoft.com/office/2006/metadata/properties" xmlns:ns3="4a43eb24-eaf5-499a-a3f9-977d0f957595" xmlns:ns4="4f493540-f7d9-474c-a27e-13417b9103ba" targetNamespace="http://schemas.microsoft.com/office/2006/metadata/properties" ma:root="true" ma:fieldsID="f20bed8a7f63bf2460183de3494903f9" ns3:_="" ns4:_="">
    <xsd:import namespace="4a43eb24-eaf5-499a-a3f9-977d0f957595"/>
    <xsd:import namespace="4f493540-f7d9-474c-a27e-13417b9103ba"/>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DateTaken"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a43eb24-eaf5-499a-a3f9-977d0f95759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f493540-f7d9-474c-a27e-13417b9103ba" elementFormDefault="qualified">
    <xsd:import namespace="http://schemas.microsoft.com/office/2006/documentManagement/types"/>
    <xsd:import namespace="http://schemas.microsoft.com/office/infopath/2007/PartnerControls"/>
    <xsd:element name="SharedWithUsers" ma:index="10"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talles de uso compartido" ma:internalName="SharedWithDetails" ma:readOnly="true">
      <xsd:simpleType>
        <xsd:restriction base="dms:Note">
          <xsd:maxLength value="255"/>
        </xsd:restriction>
      </xsd:simpleType>
    </xsd:element>
    <xsd:element name="SharingHintHash" ma:index="12"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95F88D-E75D-41F5-A23C-7E0DA1EBB76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a43eb24-eaf5-499a-a3f9-977d0f957595"/>
    <ds:schemaRef ds:uri="4f493540-f7d9-474c-a27e-13417b9103b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51858B9-2B44-40C6-A129-C676297E7D42}">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A1A7B5B0-903D-4897-AD53-34596891CD1E}">
  <ds:schemaRefs>
    <ds:schemaRef ds:uri="http://schemas.microsoft.com/sharepoint/v3/contenttype/forms"/>
  </ds:schemaRefs>
</ds:datastoreItem>
</file>

<file path=customXml/itemProps4.xml><?xml version="1.0" encoding="utf-8"?>
<ds:datastoreItem xmlns:ds="http://schemas.openxmlformats.org/officeDocument/2006/customXml" ds:itemID="{A01A3E04-4634-42E2-A087-8AB5B309EF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TotalTime>
  <Pages>21</Pages>
  <Words>8476</Words>
  <Characters>46620</Characters>
  <Application>Microsoft Office Word</Application>
  <DocSecurity>0</DocSecurity>
  <Lines>388</Lines>
  <Paragraphs>109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54987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Procesos de Soporte</dc:subject>
  <dc:creator>Angel Lopez-Pequeño Sanchez</dc:creator>
  <cp:keywords/>
  <dc:description/>
  <cp:lastModifiedBy>Natalia Peñalba Falkenthal</cp:lastModifiedBy>
  <cp:revision>24</cp:revision>
  <cp:lastPrinted>2018-11-06T11:23:00Z</cp:lastPrinted>
  <dcterms:created xsi:type="dcterms:W3CDTF">2021-02-05T11:00:00Z</dcterms:created>
  <dcterms:modified xsi:type="dcterms:W3CDTF">2021-02-10T14:50:00Z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0x0101001F1C05E4B4CEA1439EC947C96049200D</vt:lpwstr>
  </property>
</Properties>
</file>